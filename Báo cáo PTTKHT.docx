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bookmark0"/>
    <w:bookmarkEnd w:id="0"/>
    <w:p w14:paraId="75706068" w14:textId="77777777" w:rsidR="001546EF" w:rsidRPr="00F5458E" w:rsidRDefault="001546EF" w:rsidP="001E4AE8">
      <w:pPr>
        <w:ind w:right="49"/>
        <w:jc w:val="center"/>
        <w:rPr>
          <w:rFonts w:cs="Times New Roman"/>
          <w:b/>
          <w:sz w:val="32"/>
          <w:szCs w:val="32"/>
        </w:rPr>
      </w:pPr>
      <w:r w:rsidRPr="00F5458E">
        <w:rPr>
          <w:rFonts w:cs="Times New Roman"/>
          <w:noProof/>
          <w:sz w:val="32"/>
          <w:szCs w:val="32"/>
        </w:rPr>
        <mc:AlternateContent>
          <mc:Choice Requires="wpg">
            <w:drawing>
              <wp:anchor distT="0" distB="0" distL="0" distR="0" simplePos="0" relativeHeight="251658240" behindDoc="1" locked="0" layoutInCell="1" allowOverlap="1" wp14:anchorId="775C3B60" wp14:editId="51554A57">
                <wp:simplePos x="0" y="0"/>
                <wp:positionH relativeFrom="margin">
                  <wp:align>left</wp:align>
                </wp:positionH>
                <wp:positionV relativeFrom="margin">
                  <wp:align>center</wp:align>
                </wp:positionV>
                <wp:extent cx="7076941" cy="9409430"/>
                <wp:effectExtent l="0" t="0" r="10160" b="127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76941" cy="9409430"/>
                          <a:chOff x="0" y="0"/>
                          <a:chExt cx="6319469" cy="9737470"/>
                        </a:xfrm>
                      </wpg:grpSpPr>
                      <wps:wsp>
                        <wps:cNvPr id="2" name="Graphic 2"/>
                        <wps:cNvSpPr/>
                        <wps:spPr>
                          <a:xfrm>
                            <a:off x="39014" y="9509518"/>
                            <a:ext cx="187960" cy="187960"/>
                          </a:xfrm>
                          <a:custGeom>
                            <a:avLst/>
                            <a:gdLst/>
                            <a:ahLst/>
                            <a:cxnLst/>
                            <a:rect l="l" t="t" r="r" b="b"/>
                            <a:pathLst>
                              <a:path w="187960" h="187960">
                                <a:moveTo>
                                  <a:pt x="187452" y="129235"/>
                                </a:moveTo>
                                <a:lnTo>
                                  <a:pt x="58216" y="129235"/>
                                </a:lnTo>
                                <a:lnTo>
                                  <a:pt x="58216" y="0"/>
                                </a:lnTo>
                                <a:lnTo>
                                  <a:pt x="0" y="0"/>
                                </a:lnTo>
                                <a:lnTo>
                                  <a:pt x="0" y="129235"/>
                                </a:lnTo>
                                <a:lnTo>
                                  <a:pt x="0" y="187744"/>
                                </a:lnTo>
                                <a:lnTo>
                                  <a:pt x="58216" y="187744"/>
                                </a:lnTo>
                                <a:lnTo>
                                  <a:pt x="187452" y="187744"/>
                                </a:lnTo>
                                <a:lnTo>
                                  <a:pt x="187452" y="129235"/>
                                </a:lnTo>
                                <a:close/>
                              </a:path>
                            </a:pathLst>
                          </a:custGeom>
                          <a:solidFill>
                            <a:srgbClr val="000080"/>
                          </a:solidFill>
                        </wps:spPr>
                        <wps:bodyPr wrap="square" lIns="0" tIns="0" rIns="0" bIns="0" rtlCol="0">
                          <a:prstTxWarp prst="textNoShape">
                            <a:avLst/>
                          </a:prstTxWarp>
                          <a:noAutofit/>
                        </wps:bodyPr>
                      </wps:wsp>
                      <wps:wsp>
                        <wps:cNvPr id="3" name="Graphic 3"/>
                        <wps:cNvSpPr/>
                        <wps:spPr>
                          <a:xfrm>
                            <a:off x="0" y="9509505"/>
                            <a:ext cx="226695" cy="227965"/>
                          </a:xfrm>
                          <a:custGeom>
                            <a:avLst/>
                            <a:gdLst/>
                            <a:ahLst/>
                            <a:cxnLst/>
                            <a:rect l="l" t="t" r="r" b="b"/>
                            <a:pathLst>
                              <a:path w="226695" h="227965">
                                <a:moveTo>
                                  <a:pt x="137160" y="29870"/>
                                </a:moveTo>
                                <a:lnTo>
                                  <a:pt x="7924" y="29870"/>
                                </a:lnTo>
                                <a:lnTo>
                                  <a:pt x="7924" y="0"/>
                                </a:lnTo>
                                <a:lnTo>
                                  <a:pt x="0" y="0"/>
                                </a:lnTo>
                                <a:lnTo>
                                  <a:pt x="0" y="29870"/>
                                </a:lnTo>
                                <a:lnTo>
                                  <a:pt x="0" y="38404"/>
                                </a:lnTo>
                                <a:lnTo>
                                  <a:pt x="7924" y="38404"/>
                                </a:lnTo>
                                <a:lnTo>
                                  <a:pt x="137160" y="38404"/>
                                </a:lnTo>
                                <a:lnTo>
                                  <a:pt x="137160" y="29870"/>
                                </a:lnTo>
                                <a:close/>
                              </a:path>
                              <a:path w="226695" h="227965">
                                <a:moveTo>
                                  <a:pt x="226466" y="218846"/>
                                </a:moveTo>
                                <a:lnTo>
                                  <a:pt x="186842" y="218846"/>
                                </a:lnTo>
                                <a:lnTo>
                                  <a:pt x="186842" y="88087"/>
                                </a:lnTo>
                                <a:lnTo>
                                  <a:pt x="186842" y="79552"/>
                                </a:lnTo>
                                <a:lnTo>
                                  <a:pt x="178003" y="79552"/>
                                </a:lnTo>
                                <a:lnTo>
                                  <a:pt x="146913" y="79552"/>
                                </a:lnTo>
                                <a:lnTo>
                                  <a:pt x="146913" y="29870"/>
                                </a:lnTo>
                                <a:lnTo>
                                  <a:pt x="138988" y="29870"/>
                                </a:lnTo>
                                <a:lnTo>
                                  <a:pt x="138988" y="79552"/>
                                </a:lnTo>
                                <a:lnTo>
                                  <a:pt x="7924" y="79552"/>
                                </a:lnTo>
                                <a:lnTo>
                                  <a:pt x="0" y="79552"/>
                                </a:lnTo>
                                <a:lnTo>
                                  <a:pt x="0" y="88087"/>
                                </a:lnTo>
                                <a:lnTo>
                                  <a:pt x="0" y="218846"/>
                                </a:lnTo>
                                <a:lnTo>
                                  <a:pt x="0" y="227380"/>
                                </a:lnTo>
                                <a:lnTo>
                                  <a:pt x="7924" y="227380"/>
                                </a:lnTo>
                                <a:lnTo>
                                  <a:pt x="137160" y="227380"/>
                                </a:lnTo>
                                <a:lnTo>
                                  <a:pt x="137160" y="218846"/>
                                </a:lnTo>
                                <a:lnTo>
                                  <a:pt x="7924" y="218846"/>
                                </a:lnTo>
                                <a:lnTo>
                                  <a:pt x="7924" y="88087"/>
                                </a:lnTo>
                                <a:lnTo>
                                  <a:pt x="138988" y="88087"/>
                                </a:lnTo>
                                <a:lnTo>
                                  <a:pt x="138988" y="227380"/>
                                </a:lnTo>
                                <a:lnTo>
                                  <a:pt x="146913" y="227380"/>
                                </a:lnTo>
                                <a:lnTo>
                                  <a:pt x="146913" y="88087"/>
                                </a:lnTo>
                                <a:lnTo>
                                  <a:pt x="178003" y="88087"/>
                                </a:lnTo>
                                <a:lnTo>
                                  <a:pt x="178003" y="218846"/>
                                </a:lnTo>
                                <a:lnTo>
                                  <a:pt x="178003" y="227380"/>
                                </a:lnTo>
                                <a:lnTo>
                                  <a:pt x="186842" y="227380"/>
                                </a:lnTo>
                                <a:lnTo>
                                  <a:pt x="226466" y="227380"/>
                                </a:lnTo>
                                <a:lnTo>
                                  <a:pt x="226466" y="218846"/>
                                </a:lnTo>
                                <a:close/>
                              </a:path>
                            </a:pathLst>
                          </a:custGeom>
                          <a:solidFill>
                            <a:srgbClr val="000000"/>
                          </a:solidFill>
                        </wps:spPr>
                        <wps:bodyPr wrap="square" lIns="0" tIns="0" rIns="0" bIns="0" rtlCol="0">
                          <a:prstTxWarp prst="textNoShape">
                            <a:avLst/>
                          </a:prstTxWarp>
                          <a:noAutofit/>
                        </wps:bodyPr>
                      </wps:wsp>
                      <wps:wsp>
                        <wps:cNvPr id="4" name="Graphic 4"/>
                        <wps:cNvSpPr/>
                        <wps:spPr>
                          <a:xfrm>
                            <a:off x="39014" y="39928"/>
                            <a:ext cx="187960" cy="187960"/>
                          </a:xfrm>
                          <a:custGeom>
                            <a:avLst/>
                            <a:gdLst/>
                            <a:ahLst/>
                            <a:cxnLst/>
                            <a:rect l="l" t="t" r="r" b="b"/>
                            <a:pathLst>
                              <a:path w="187960" h="187960">
                                <a:moveTo>
                                  <a:pt x="187452" y="76"/>
                                </a:moveTo>
                                <a:lnTo>
                                  <a:pt x="58216" y="76"/>
                                </a:lnTo>
                                <a:lnTo>
                                  <a:pt x="0" y="0"/>
                                </a:lnTo>
                                <a:lnTo>
                                  <a:pt x="0" y="58293"/>
                                </a:lnTo>
                                <a:lnTo>
                                  <a:pt x="0" y="187452"/>
                                </a:lnTo>
                                <a:lnTo>
                                  <a:pt x="58216" y="187452"/>
                                </a:lnTo>
                                <a:lnTo>
                                  <a:pt x="58216" y="58293"/>
                                </a:lnTo>
                                <a:lnTo>
                                  <a:pt x="187452" y="58293"/>
                                </a:lnTo>
                                <a:lnTo>
                                  <a:pt x="187452" y="76"/>
                                </a:lnTo>
                                <a:close/>
                              </a:path>
                            </a:pathLst>
                          </a:custGeom>
                          <a:solidFill>
                            <a:srgbClr val="000080"/>
                          </a:solidFill>
                        </wps:spPr>
                        <wps:bodyPr wrap="square" lIns="0" tIns="0" rIns="0" bIns="0" rtlCol="0">
                          <a:prstTxWarp prst="textNoShape">
                            <a:avLst/>
                          </a:prstTxWarp>
                          <a:noAutofit/>
                        </wps:bodyPr>
                      </wps:wsp>
                      <wps:wsp>
                        <wps:cNvPr id="5" name="Graphic 5"/>
                        <wps:cNvSpPr/>
                        <wps:spPr>
                          <a:xfrm>
                            <a:off x="0" y="0"/>
                            <a:ext cx="226695" cy="227965"/>
                          </a:xfrm>
                          <a:custGeom>
                            <a:avLst/>
                            <a:gdLst/>
                            <a:ahLst/>
                            <a:cxnLst/>
                            <a:rect l="l" t="t" r="r" b="b"/>
                            <a:pathLst>
                              <a:path w="226695" h="227965">
                                <a:moveTo>
                                  <a:pt x="196596" y="139344"/>
                                </a:moveTo>
                                <a:lnTo>
                                  <a:pt x="146913" y="139344"/>
                                </a:lnTo>
                                <a:lnTo>
                                  <a:pt x="146913" y="8559"/>
                                </a:lnTo>
                                <a:lnTo>
                                  <a:pt x="146913" y="25"/>
                                </a:lnTo>
                                <a:lnTo>
                                  <a:pt x="138988" y="0"/>
                                </a:lnTo>
                                <a:lnTo>
                                  <a:pt x="0" y="25"/>
                                </a:lnTo>
                                <a:lnTo>
                                  <a:pt x="0" y="8559"/>
                                </a:lnTo>
                                <a:lnTo>
                                  <a:pt x="0" y="137845"/>
                                </a:lnTo>
                                <a:lnTo>
                                  <a:pt x="7924" y="137845"/>
                                </a:lnTo>
                                <a:lnTo>
                                  <a:pt x="7924" y="8559"/>
                                </a:lnTo>
                                <a:lnTo>
                                  <a:pt x="138988" y="8559"/>
                                </a:lnTo>
                                <a:lnTo>
                                  <a:pt x="138988" y="139344"/>
                                </a:lnTo>
                                <a:lnTo>
                                  <a:pt x="0" y="139344"/>
                                </a:lnTo>
                                <a:lnTo>
                                  <a:pt x="0" y="147878"/>
                                </a:lnTo>
                                <a:lnTo>
                                  <a:pt x="138988" y="147878"/>
                                </a:lnTo>
                                <a:lnTo>
                                  <a:pt x="138988" y="178917"/>
                                </a:lnTo>
                                <a:lnTo>
                                  <a:pt x="7924" y="178917"/>
                                </a:lnTo>
                                <a:lnTo>
                                  <a:pt x="0" y="178917"/>
                                </a:lnTo>
                                <a:lnTo>
                                  <a:pt x="0" y="187756"/>
                                </a:lnTo>
                                <a:lnTo>
                                  <a:pt x="0" y="227380"/>
                                </a:lnTo>
                                <a:lnTo>
                                  <a:pt x="7924" y="227380"/>
                                </a:lnTo>
                                <a:lnTo>
                                  <a:pt x="7924" y="187756"/>
                                </a:lnTo>
                                <a:lnTo>
                                  <a:pt x="138988" y="187756"/>
                                </a:lnTo>
                                <a:lnTo>
                                  <a:pt x="146913" y="187756"/>
                                </a:lnTo>
                                <a:lnTo>
                                  <a:pt x="146913" y="178917"/>
                                </a:lnTo>
                                <a:lnTo>
                                  <a:pt x="146913" y="147878"/>
                                </a:lnTo>
                                <a:lnTo>
                                  <a:pt x="196596" y="147878"/>
                                </a:lnTo>
                                <a:lnTo>
                                  <a:pt x="196596" y="139344"/>
                                </a:lnTo>
                                <a:close/>
                              </a:path>
                              <a:path w="226695" h="227965">
                                <a:moveTo>
                                  <a:pt x="226466" y="25"/>
                                </a:moveTo>
                                <a:lnTo>
                                  <a:pt x="188671" y="25"/>
                                </a:lnTo>
                                <a:lnTo>
                                  <a:pt x="188671" y="8559"/>
                                </a:lnTo>
                                <a:lnTo>
                                  <a:pt x="188671" y="137845"/>
                                </a:lnTo>
                                <a:lnTo>
                                  <a:pt x="196583" y="137845"/>
                                </a:lnTo>
                                <a:lnTo>
                                  <a:pt x="196583" y="8559"/>
                                </a:lnTo>
                                <a:lnTo>
                                  <a:pt x="226466" y="8559"/>
                                </a:lnTo>
                                <a:lnTo>
                                  <a:pt x="226466" y="25"/>
                                </a:lnTo>
                                <a:close/>
                              </a:path>
                            </a:pathLst>
                          </a:custGeom>
                          <a:solidFill>
                            <a:srgbClr val="000000"/>
                          </a:solidFill>
                        </wps:spPr>
                        <wps:bodyPr wrap="square" lIns="0" tIns="0" rIns="0" bIns="0" rtlCol="0">
                          <a:prstTxWarp prst="textNoShape">
                            <a:avLst/>
                          </a:prstTxWarp>
                          <a:noAutofit/>
                        </wps:bodyPr>
                      </wps:wsp>
                      <wps:wsp>
                        <wps:cNvPr id="6" name="Graphic 6"/>
                        <wps:cNvSpPr/>
                        <wps:spPr>
                          <a:xfrm>
                            <a:off x="228600" y="9638741"/>
                            <a:ext cx="231775" cy="59055"/>
                          </a:xfrm>
                          <a:custGeom>
                            <a:avLst/>
                            <a:gdLst/>
                            <a:ahLst/>
                            <a:cxnLst/>
                            <a:rect l="l" t="t" r="r" b="b"/>
                            <a:pathLst>
                              <a:path w="231775" h="59055">
                                <a:moveTo>
                                  <a:pt x="231647" y="0"/>
                                </a:moveTo>
                                <a:lnTo>
                                  <a:pt x="0" y="0"/>
                                </a:lnTo>
                                <a:lnTo>
                                  <a:pt x="0" y="58521"/>
                                </a:lnTo>
                                <a:lnTo>
                                  <a:pt x="231647" y="58521"/>
                                </a:lnTo>
                                <a:lnTo>
                                  <a:pt x="231647" y="0"/>
                                </a:lnTo>
                                <a:close/>
                              </a:path>
                            </a:pathLst>
                          </a:custGeom>
                          <a:solidFill>
                            <a:srgbClr val="000080"/>
                          </a:solidFill>
                        </wps:spPr>
                        <wps:bodyPr wrap="square" lIns="0" tIns="0" rIns="0" bIns="0" rtlCol="0">
                          <a:prstTxWarp prst="textNoShape">
                            <a:avLst/>
                          </a:prstTxWarp>
                          <a:noAutofit/>
                        </wps:bodyPr>
                      </wps:wsp>
                      <wps:wsp>
                        <wps:cNvPr id="7" name="Graphic 7"/>
                        <wps:cNvSpPr/>
                        <wps:spPr>
                          <a:xfrm>
                            <a:off x="228600" y="9728352"/>
                            <a:ext cx="231775" cy="8890"/>
                          </a:xfrm>
                          <a:custGeom>
                            <a:avLst/>
                            <a:gdLst/>
                            <a:ahLst/>
                            <a:cxnLst/>
                            <a:rect l="l" t="t" r="r" b="b"/>
                            <a:pathLst>
                              <a:path w="231775" h="8890">
                                <a:moveTo>
                                  <a:pt x="231647" y="0"/>
                                </a:moveTo>
                                <a:lnTo>
                                  <a:pt x="0" y="0"/>
                                </a:lnTo>
                                <a:lnTo>
                                  <a:pt x="0" y="8534"/>
                                </a:lnTo>
                                <a:lnTo>
                                  <a:pt x="231647" y="8534"/>
                                </a:lnTo>
                                <a:lnTo>
                                  <a:pt x="231647" y="0"/>
                                </a:lnTo>
                                <a:close/>
                              </a:path>
                            </a:pathLst>
                          </a:custGeom>
                          <a:solidFill>
                            <a:srgbClr val="000000"/>
                          </a:solidFill>
                        </wps:spPr>
                        <wps:bodyPr wrap="square" lIns="0" tIns="0" rIns="0" bIns="0" rtlCol="0">
                          <a:prstTxWarp prst="textNoShape">
                            <a:avLst/>
                          </a:prstTxWarp>
                          <a:noAutofit/>
                        </wps:bodyPr>
                      </wps:wsp>
                      <wps:wsp>
                        <wps:cNvPr id="8" name="Graphic 8"/>
                        <wps:cNvSpPr/>
                        <wps:spPr>
                          <a:xfrm>
                            <a:off x="461772" y="9638741"/>
                            <a:ext cx="232410" cy="59055"/>
                          </a:xfrm>
                          <a:custGeom>
                            <a:avLst/>
                            <a:gdLst/>
                            <a:ahLst/>
                            <a:cxnLst/>
                            <a:rect l="l" t="t" r="r" b="b"/>
                            <a:pathLst>
                              <a:path w="232410" h="59055">
                                <a:moveTo>
                                  <a:pt x="231952" y="0"/>
                                </a:moveTo>
                                <a:lnTo>
                                  <a:pt x="0" y="0"/>
                                </a:lnTo>
                                <a:lnTo>
                                  <a:pt x="0" y="58521"/>
                                </a:lnTo>
                                <a:lnTo>
                                  <a:pt x="231952" y="58521"/>
                                </a:lnTo>
                                <a:lnTo>
                                  <a:pt x="231952" y="0"/>
                                </a:lnTo>
                                <a:close/>
                              </a:path>
                            </a:pathLst>
                          </a:custGeom>
                          <a:solidFill>
                            <a:srgbClr val="000080"/>
                          </a:solidFill>
                        </wps:spPr>
                        <wps:bodyPr wrap="square" lIns="0" tIns="0" rIns="0" bIns="0" rtlCol="0">
                          <a:prstTxWarp prst="textNoShape">
                            <a:avLst/>
                          </a:prstTxWarp>
                          <a:noAutofit/>
                        </wps:bodyPr>
                      </wps:wsp>
                      <wps:wsp>
                        <wps:cNvPr id="9" name="Graphic 9"/>
                        <wps:cNvSpPr/>
                        <wps:spPr>
                          <a:xfrm>
                            <a:off x="461772" y="9728352"/>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10" name="Graphic 10"/>
                        <wps:cNvSpPr/>
                        <wps:spPr>
                          <a:xfrm>
                            <a:off x="694893" y="9638741"/>
                            <a:ext cx="232410" cy="59055"/>
                          </a:xfrm>
                          <a:custGeom>
                            <a:avLst/>
                            <a:gdLst/>
                            <a:ahLst/>
                            <a:cxnLst/>
                            <a:rect l="l" t="t" r="r" b="b"/>
                            <a:pathLst>
                              <a:path w="232410" h="59055">
                                <a:moveTo>
                                  <a:pt x="231952" y="0"/>
                                </a:moveTo>
                                <a:lnTo>
                                  <a:pt x="0" y="0"/>
                                </a:lnTo>
                                <a:lnTo>
                                  <a:pt x="0" y="58521"/>
                                </a:lnTo>
                                <a:lnTo>
                                  <a:pt x="231952" y="58521"/>
                                </a:lnTo>
                                <a:lnTo>
                                  <a:pt x="231952" y="0"/>
                                </a:lnTo>
                                <a:close/>
                              </a:path>
                            </a:pathLst>
                          </a:custGeom>
                          <a:solidFill>
                            <a:srgbClr val="000080"/>
                          </a:solidFill>
                        </wps:spPr>
                        <wps:bodyPr wrap="square" lIns="0" tIns="0" rIns="0" bIns="0" rtlCol="0">
                          <a:prstTxWarp prst="textNoShape">
                            <a:avLst/>
                          </a:prstTxWarp>
                          <a:noAutofit/>
                        </wps:bodyPr>
                      </wps:wsp>
                      <wps:wsp>
                        <wps:cNvPr id="11" name="Graphic 11"/>
                        <wps:cNvSpPr/>
                        <wps:spPr>
                          <a:xfrm>
                            <a:off x="694893" y="9728352"/>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12" name="Graphic 12"/>
                        <wps:cNvSpPr/>
                        <wps:spPr>
                          <a:xfrm>
                            <a:off x="928065"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13" name="Graphic 13"/>
                        <wps:cNvSpPr/>
                        <wps:spPr>
                          <a:xfrm>
                            <a:off x="928065"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14" name="Graphic 14"/>
                        <wps:cNvSpPr/>
                        <wps:spPr>
                          <a:xfrm>
                            <a:off x="1162761"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15" name="Graphic 15"/>
                        <wps:cNvSpPr/>
                        <wps:spPr>
                          <a:xfrm>
                            <a:off x="1162761"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16" name="Graphic 16"/>
                        <wps:cNvSpPr/>
                        <wps:spPr>
                          <a:xfrm>
                            <a:off x="1397838" y="9638741"/>
                            <a:ext cx="233679" cy="59055"/>
                          </a:xfrm>
                          <a:custGeom>
                            <a:avLst/>
                            <a:gdLst/>
                            <a:ahLst/>
                            <a:cxnLst/>
                            <a:rect l="l" t="t" r="r" b="b"/>
                            <a:pathLst>
                              <a:path w="233679" h="59055">
                                <a:moveTo>
                                  <a:pt x="233171" y="0"/>
                                </a:moveTo>
                                <a:lnTo>
                                  <a:pt x="0" y="0"/>
                                </a:lnTo>
                                <a:lnTo>
                                  <a:pt x="0" y="58521"/>
                                </a:lnTo>
                                <a:lnTo>
                                  <a:pt x="233171" y="58521"/>
                                </a:lnTo>
                                <a:lnTo>
                                  <a:pt x="233171" y="0"/>
                                </a:lnTo>
                                <a:close/>
                              </a:path>
                            </a:pathLst>
                          </a:custGeom>
                          <a:solidFill>
                            <a:srgbClr val="000080"/>
                          </a:solidFill>
                        </wps:spPr>
                        <wps:bodyPr wrap="square" lIns="0" tIns="0" rIns="0" bIns="0" rtlCol="0">
                          <a:prstTxWarp prst="textNoShape">
                            <a:avLst/>
                          </a:prstTxWarp>
                          <a:noAutofit/>
                        </wps:bodyPr>
                      </wps:wsp>
                      <wps:wsp>
                        <wps:cNvPr id="17" name="Graphic 17"/>
                        <wps:cNvSpPr/>
                        <wps:spPr>
                          <a:xfrm>
                            <a:off x="1397838" y="9728352"/>
                            <a:ext cx="233679" cy="8890"/>
                          </a:xfrm>
                          <a:custGeom>
                            <a:avLst/>
                            <a:gdLst/>
                            <a:ahLst/>
                            <a:cxnLst/>
                            <a:rect l="l" t="t" r="r" b="b"/>
                            <a:pathLst>
                              <a:path w="233679" h="8890">
                                <a:moveTo>
                                  <a:pt x="233171" y="0"/>
                                </a:moveTo>
                                <a:lnTo>
                                  <a:pt x="0" y="0"/>
                                </a:lnTo>
                                <a:lnTo>
                                  <a:pt x="0" y="8534"/>
                                </a:lnTo>
                                <a:lnTo>
                                  <a:pt x="233171" y="8534"/>
                                </a:lnTo>
                                <a:lnTo>
                                  <a:pt x="233171" y="0"/>
                                </a:lnTo>
                                <a:close/>
                              </a:path>
                            </a:pathLst>
                          </a:custGeom>
                          <a:solidFill>
                            <a:srgbClr val="000000"/>
                          </a:solidFill>
                        </wps:spPr>
                        <wps:bodyPr wrap="square" lIns="0" tIns="0" rIns="0" bIns="0" rtlCol="0">
                          <a:prstTxWarp prst="textNoShape">
                            <a:avLst/>
                          </a:prstTxWarp>
                          <a:noAutofit/>
                        </wps:bodyPr>
                      </wps:wsp>
                      <wps:wsp>
                        <wps:cNvPr id="18" name="Graphic 18"/>
                        <wps:cNvSpPr/>
                        <wps:spPr>
                          <a:xfrm>
                            <a:off x="1632534" y="9638741"/>
                            <a:ext cx="233679" cy="59055"/>
                          </a:xfrm>
                          <a:custGeom>
                            <a:avLst/>
                            <a:gdLst/>
                            <a:ahLst/>
                            <a:cxnLst/>
                            <a:rect l="l" t="t" r="r" b="b"/>
                            <a:pathLst>
                              <a:path w="233679" h="59055">
                                <a:moveTo>
                                  <a:pt x="233172" y="0"/>
                                </a:moveTo>
                                <a:lnTo>
                                  <a:pt x="0" y="0"/>
                                </a:lnTo>
                                <a:lnTo>
                                  <a:pt x="0" y="58521"/>
                                </a:lnTo>
                                <a:lnTo>
                                  <a:pt x="233172" y="58521"/>
                                </a:lnTo>
                                <a:lnTo>
                                  <a:pt x="233172" y="0"/>
                                </a:lnTo>
                                <a:close/>
                              </a:path>
                            </a:pathLst>
                          </a:custGeom>
                          <a:solidFill>
                            <a:srgbClr val="000080"/>
                          </a:solidFill>
                        </wps:spPr>
                        <wps:bodyPr wrap="square" lIns="0" tIns="0" rIns="0" bIns="0" rtlCol="0">
                          <a:prstTxWarp prst="textNoShape">
                            <a:avLst/>
                          </a:prstTxWarp>
                          <a:noAutofit/>
                        </wps:bodyPr>
                      </wps:wsp>
                      <wps:wsp>
                        <wps:cNvPr id="19" name="Graphic 19"/>
                        <wps:cNvSpPr/>
                        <wps:spPr>
                          <a:xfrm>
                            <a:off x="1632534" y="9728352"/>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20" name="Graphic 20"/>
                        <wps:cNvSpPr/>
                        <wps:spPr>
                          <a:xfrm>
                            <a:off x="1867230"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21" name="Graphic 21"/>
                        <wps:cNvSpPr/>
                        <wps:spPr>
                          <a:xfrm>
                            <a:off x="1867230"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22" name="Graphic 22"/>
                        <wps:cNvSpPr/>
                        <wps:spPr>
                          <a:xfrm>
                            <a:off x="2101926"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23" name="Graphic 23"/>
                        <wps:cNvSpPr/>
                        <wps:spPr>
                          <a:xfrm>
                            <a:off x="2101926"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24" name="Graphic 24"/>
                        <wps:cNvSpPr/>
                        <wps:spPr>
                          <a:xfrm>
                            <a:off x="2336622"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25" name="Graphic 25"/>
                        <wps:cNvSpPr/>
                        <wps:spPr>
                          <a:xfrm>
                            <a:off x="2336622"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26" name="Graphic 26"/>
                        <wps:cNvSpPr/>
                        <wps:spPr>
                          <a:xfrm>
                            <a:off x="2571318"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27" name="Graphic 27"/>
                        <wps:cNvSpPr/>
                        <wps:spPr>
                          <a:xfrm>
                            <a:off x="2571318"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28" name="Graphic 28"/>
                        <wps:cNvSpPr/>
                        <wps:spPr>
                          <a:xfrm>
                            <a:off x="2806014"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29" name="Graphic 29"/>
                        <wps:cNvSpPr/>
                        <wps:spPr>
                          <a:xfrm>
                            <a:off x="2806014"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30" name="Graphic 30"/>
                        <wps:cNvSpPr/>
                        <wps:spPr>
                          <a:xfrm>
                            <a:off x="3040964" y="9638741"/>
                            <a:ext cx="233679" cy="59055"/>
                          </a:xfrm>
                          <a:custGeom>
                            <a:avLst/>
                            <a:gdLst/>
                            <a:ahLst/>
                            <a:cxnLst/>
                            <a:rect l="l" t="t" r="r" b="b"/>
                            <a:pathLst>
                              <a:path w="233679" h="59055">
                                <a:moveTo>
                                  <a:pt x="233172" y="0"/>
                                </a:moveTo>
                                <a:lnTo>
                                  <a:pt x="0" y="0"/>
                                </a:lnTo>
                                <a:lnTo>
                                  <a:pt x="0" y="58521"/>
                                </a:lnTo>
                                <a:lnTo>
                                  <a:pt x="233172" y="58521"/>
                                </a:lnTo>
                                <a:lnTo>
                                  <a:pt x="233172" y="0"/>
                                </a:lnTo>
                                <a:close/>
                              </a:path>
                            </a:pathLst>
                          </a:custGeom>
                          <a:solidFill>
                            <a:srgbClr val="000080"/>
                          </a:solidFill>
                        </wps:spPr>
                        <wps:bodyPr wrap="square" lIns="0" tIns="0" rIns="0" bIns="0" rtlCol="0">
                          <a:prstTxWarp prst="textNoShape">
                            <a:avLst/>
                          </a:prstTxWarp>
                          <a:noAutofit/>
                        </wps:bodyPr>
                      </wps:wsp>
                      <wps:wsp>
                        <wps:cNvPr id="31" name="Graphic 31"/>
                        <wps:cNvSpPr/>
                        <wps:spPr>
                          <a:xfrm>
                            <a:off x="3040964" y="9728352"/>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32" name="Graphic 32"/>
                        <wps:cNvSpPr/>
                        <wps:spPr>
                          <a:xfrm>
                            <a:off x="3275660" y="9638741"/>
                            <a:ext cx="233679" cy="59055"/>
                          </a:xfrm>
                          <a:custGeom>
                            <a:avLst/>
                            <a:gdLst/>
                            <a:ahLst/>
                            <a:cxnLst/>
                            <a:rect l="l" t="t" r="r" b="b"/>
                            <a:pathLst>
                              <a:path w="233679" h="59055">
                                <a:moveTo>
                                  <a:pt x="233172" y="0"/>
                                </a:moveTo>
                                <a:lnTo>
                                  <a:pt x="0" y="0"/>
                                </a:lnTo>
                                <a:lnTo>
                                  <a:pt x="0" y="58521"/>
                                </a:lnTo>
                                <a:lnTo>
                                  <a:pt x="233172" y="58521"/>
                                </a:lnTo>
                                <a:lnTo>
                                  <a:pt x="233172" y="0"/>
                                </a:lnTo>
                                <a:close/>
                              </a:path>
                            </a:pathLst>
                          </a:custGeom>
                          <a:solidFill>
                            <a:srgbClr val="000080"/>
                          </a:solidFill>
                        </wps:spPr>
                        <wps:bodyPr wrap="square" lIns="0" tIns="0" rIns="0" bIns="0" rtlCol="0">
                          <a:prstTxWarp prst="textNoShape">
                            <a:avLst/>
                          </a:prstTxWarp>
                          <a:noAutofit/>
                        </wps:bodyPr>
                      </wps:wsp>
                      <wps:wsp>
                        <wps:cNvPr id="33" name="Graphic 33"/>
                        <wps:cNvSpPr/>
                        <wps:spPr>
                          <a:xfrm>
                            <a:off x="3275660" y="9728352"/>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34" name="Graphic 34"/>
                        <wps:cNvSpPr/>
                        <wps:spPr>
                          <a:xfrm>
                            <a:off x="3510356"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35" name="Graphic 35"/>
                        <wps:cNvSpPr/>
                        <wps:spPr>
                          <a:xfrm>
                            <a:off x="3510356"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36" name="Graphic 36"/>
                        <wps:cNvSpPr/>
                        <wps:spPr>
                          <a:xfrm>
                            <a:off x="3745052"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37" name="Graphic 37"/>
                        <wps:cNvSpPr/>
                        <wps:spPr>
                          <a:xfrm>
                            <a:off x="3745052"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38" name="Graphic 38"/>
                        <wps:cNvSpPr/>
                        <wps:spPr>
                          <a:xfrm>
                            <a:off x="3979748"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39" name="Graphic 39"/>
                        <wps:cNvSpPr/>
                        <wps:spPr>
                          <a:xfrm>
                            <a:off x="3979748"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40" name="Graphic 40"/>
                        <wps:cNvSpPr/>
                        <wps:spPr>
                          <a:xfrm>
                            <a:off x="4214444"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41" name="Graphic 41"/>
                        <wps:cNvSpPr/>
                        <wps:spPr>
                          <a:xfrm>
                            <a:off x="4214444"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42" name="Graphic 42"/>
                        <wps:cNvSpPr/>
                        <wps:spPr>
                          <a:xfrm>
                            <a:off x="4449521" y="9638741"/>
                            <a:ext cx="233679" cy="59055"/>
                          </a:xfrm>
                          <a:custGeom>
                            <a:avLst/>
                            <a:gdLst/>
                            <a:ahLst/>
                            <a:cxnLst/>
                            <a:rect l="l" t="t" r="r" b="b"/>
                            <a:pathLst>
                              <a:path w="233679" h="59055">
                                <a:moveTo>
                                  <a:pt x="233172" y="0"/>
                                </a:moveTo>
                                <a:lnTo>
                                  <a:pt x="0" y="0"/>
                                </a:lnTo>
                                <a:lnTo>
                                  <a:pt x="0" y="58521"/>
                                </a:lnTo>
                                <a:lnTo>
                                  <a:pt x="233172" y="58521"/>
                                </a:lnTo>
                                <a:lnTo>
                                  <a:pt x="233172" y="0"/>
                                </a:lnTo>
                                <a:close/>
                              </a:path>
                            </a:pathLst>
                          </a:custGeom>
                          <a:solidFill>
                            <a:srgbClr val="000080"/>
                          </a:solidFill>
                        </wps:spPr>
                        <wps:bodyPr wrap="square" lIns="0" tIns="0" rIns="0" bIns="0" rtlCol="0">
                          <a:prstTxWarp prst="textNoShape">
                            <a:avLst/>
                          </a:prstTxWarp>
                          <a:noAutofit/>
                        </wps:bodyPr>
                      </wps:wsp>
                      <wps:wsp>
                        <wps:cNvPr id="43" name="Graphic 43"/>
                        <wps:cNvSpPr/>
                        <wps:spPr>
                          <a:xfrm>
                            <a:off x="4449521" y="9728352"/>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44" name="Graphic 44"/>
                        <wps:cNvSpPr/>
                        <wps:spPr>
                          <a:xfrm>
                            <a:off x="4684217" y="9638741"/>
                            <a:ext cx="233679" cy="59055"/>
                          </a:xfrm>
                          <a:custGeom>
                            <a:avLst/>
                            <a:gdLst/>
                            <a:ahLst/>
                            <a:cxnLst/>
                            <a:rect l="l" t="t" r="r" b="b"/>
                            <a:pathLst>
                              <a:path w="233679" h="59055">
                                <a:moveTo>
                                  <a:pt x="233172" y="0"/>
                                </a:moveTo>
                                <a:lnTo>
                                  <a:pt x="0" y="0"/>
                                </a:lnTo>
                                <a:lnTo>
                                  <a:pt x="0" y="58521"/>
                                </a:lnTo>
                                <a:lnTo>
                                  <a:pt x="233172" y="58521"/>
                                </a:lnTo>
                                <a:lnTo>
                                  <a:pt x="233172" y="0"/>
                                </a:lnTo>
                                <a:close/>
                              </a:path>
                            </a:pathLst>
                          </a:custGeom>
                          <a:solidFill>
                            <a:srgbClr val="000080"/>
                          </a:solidFill>
                        </wps:spPr>
                        <wps:bodyPr wrap="square" lIns="0" tIns="0" rIns="0" bIns="0" rtlCol="0">
                          <a:prstTxWarp prst="textNoShape">
                            <a:avLst/>
                          </a:prstTxWarp>
                          <a:noAutofit/>
                        </wps:bodyPr>
                      </wps:wsp>
                      <wps:wsp>
                        <wps:cNvPr id="45" name="Graphic 45"/>
                        <wps:cNvSpPr/>
                        <wps:spPr>
                          <a:xfrm>
                            <a:off x="4684217" y="9728352"/>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46" name="Graphic 46"/>
                        <wps:cNvSpPr/>
                        <wps:spPr>
                          <a:xfrm>
                            <a:off x="4918913"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47" name="Graphic 47"/>
                        <wps:cNvSpPr/>
                        <wps:spPr>
                          <a:xfrm>
                            <a:off x="4918913"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48" name="Graphic 48"/>
                        <wps:cNvSpPr/>
                        <wps:spPr>
                          <a:xfrm>
                            <a:off x="5153609"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49" name="Graphic 49"/>
                        <wps:cNvSpPr/>
                        <wps:spPr>
                          <a:xfrm>
                            <a:off x="5153609"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50" name="Graphic 50"/>
                        <wps:cNvSpPr/>
                        <wps:spPr>
                          <a:xfrm>
                            <a:off x="5388305"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51" name="Graphic 51"/>
                        <wps:cNvSpPr/>
                        <wps:spPr>
                          <a:xfrm>
                            <a:off x="5388305"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52" name="Graphic 52"/>
                        <wps:cNvSpPr/>
                        <wps:spPr>
                          <a:xfrm>
                            <a:off x="5623001"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53" name="Graphic 53"/>
                        <wps:cNvSpPr/>
                        <wps:spPr>
                          <a:xfrm>
                            <a:off x="5623001"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54" name="Graphic 54"/>
                        <wps:cNvSpPr/>
                        <wps:spPr>
                          <a:xfrm>
                            <a:off x="5857697" y="9638741"/>
                            <a:ext cx="233679" cy="59055"/>
                          </a:xfrm>
                          <a:custGeom>
                            <a:avLst/>
                            <a:gdLst/>
                            <a:ahLst/>
                            <a:cxnLst/>
                            <a:rect l="l" t="t" r="r" b="b"/>
                            <a:pathLst>
                              <a:path w="233679" h="59055">
                                <a:moveTo>
                                  <a:pt x="233476" y="0"/>
                                </a:moveTo>
                                <a:lnTo>
                                  <a:pt x="0" y="0"/>
                                </a:lnTo>
                                <a:lnTo>
                                  <a:pt x="0" y="58521"/>
                                </a:lnTo>
                                <a:lnTo>
                                  <a:pt x="233476" y="58521"/>
                                </a:lnTo>
                                <a:lnTo>
                                  <a:pt x="233476" y="0"/>
                                </a:lnTo>
                                <a:close/>
                              </a:path>
                            </a:pathLst>
                          </a:custGeom>
                          <a:solidFill>
                            <a:srgbClr val="000080"/>
                          </a:solidFill>
                        </wps:spPr>
                        <wps:bodyPr wrap="square" lIns="0" tIns="0" rIns="0" bIns="0" rtlCol="0">
                          <a:prstTxWarp prst="textNoShape">
                            <a:avLst/>
                          </a:prstTxWarp>
                          <a:noAutofit/>
                        </wps:bodyPr>
                      </wps:wsp>
                      <wps:wsp>
                        <wps:cNvPr id="55" name="Graphic 55"/>
                        <wps:cNvSpPr/>
                        <wps:spPr>
                          <a:xfrm>
                            <a:off x="5857697"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56" name="Graphic 56"/>
                        <wps:cNvSpPr/>
                        <wps:spPr>
                          <a:xfrm>
                            <a:off x="228600" y="40005"/>
                            <a:ext cx="231775" cy="58419"/>
                          </a:xfrm>
                          <a:custGeom>
                            <a:avLst/>
                            <a:gdLst/>
                            <a:ahLst/>
                            <a:cxnLst/>
                            <a:rect l="l" t="t" r="r" b="b"/>
                            <a:pathLst>
                              <a:path w="231775" h="58419">
                                <a:moveTo>
                                  <a:pt x="231647" y="0"/>
                                </a:moveTo>
                                <a:lnTo>
                                  <a:pt x="0" y="0"/>
                                </a:lnTo>
                                <a:lnTo>
                                  <a:pt x="0" y="58216"/>
                                </a:lnTo>
                                <a:lnTo>
                                  <a:pt x="231647" y="58216"/>
                                </a:lnTo>
                                <a:lnTo>
                                  <a:pt x="231647" y="0"/>
                                </a:lnTo>
                                <a:close/>
                              </a:path>
                            </a:pathLst>
                          </a:custGeom>
                          <a:solidFill>
                            <a:srgbClr val="000080"/>
                          </a:solidFill>
                        </wps:spPr>
                        <wps:bodyPr wrap="square" lIns="0" tIns="0" rIns="0" bIns="0" rtlCol="0">
                          <a:prstTxWarp prst="textNoShape">
                            <a:avLst/>
                          </a:prstTxWarp>
                          <a:noAutofit/>
                        </wps:bodyPr>
                      </wps:wsp>
                      <wps:wsp>
                        <wps:cNvPr id="57" name="Graphic 57"/>
                        <wps:cNvSpPr/>
                        <wps:spPr>
                          <a:xfrm>
                            <a:off x="228600" y="25"/>
                            <a:ext cx="231775" cy="8890"/>
                          </a:xfrm>
                          <a:custGeom>
                            <a:avLst/>
                            <a:gdLst/>
                            <a:ahLst/>
                            <a:cxnLst/>
                            <a:rect l="l" t="t" r="r" b="b"/>
                            <a:pathLst>
                              <a:path w="231775" h="8890">
                                <a:moveTo>
                                  <a:pt x="231647" y="0"/>
                                </a:moveTo>
                                <a:lnTo>
                                  <a:pt x="0" y="0"/>
                                </a:lnTo>
                                <a:lnTo>
                                  <a:pt x="0" y="8534"/>
                                </a:lnTo>
                                <a:lnTo>
                                  <a:pt x="231647" y="8534"/>
                                </a:lnTo>
                                <a:lnTo>
                                  <a:pt x="231647" y="0"/>
                                </a:lnTo>
                                <a:close/>
                              </a:path>
                            </a:pathLst>
                          </a:custGeom>
                          <a:solidFill>
                            <a:srgbClr val="000000"/>
                          </a:solidFill>
                        </wps:spPr>
                        <wps:bodyPr wrap="square" lIns="0" tIns="0" rIns="0" bIns="0" rtlCol="0">
                          <a:prstTxWarp prst="textNoShape">
                            <a:avLst/>
                          </a:prstTxWarp>
                          <a:noAutofit/>
                        </wps:bodyPr>
                      </wps:wsp>
                      <wps:wsp>
                        <wps:cNvPr id="58" name="Graphic 58"/>
                        <wps:cNvSpPr/>
                        <wps:spPr>
                          <a:xfrm>
                            <a:off x="461772" y="40005"/>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59" name="Graphic 59"/>
                        <wps:cNvSpPr/>
                        <wps:spPr>
                          <a:xfrm>
                            <a:off x="461772" y="25"/>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60" name="Graphic 60"/>
                        <wps:cNvSpPr/>
                        <wps:spPr>
                          <a:xfrm>
                            <a:off x="694893" y="40005"/>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61" name="Graphic 61"/>
                        <wps:cNvSpPr/>
                        <wps:spPr>
                          <a:xfrm>
                            <a:off x="694893" y="25"/>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62" name="Graphic 62"/>
                        <wps:cNvSpPr/>
                        <wps:spPr>
                          <a:xfrm>
                            <a:off x="928065"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63" name="Graphic 63"/>
                        <wps:cNvSpPr/>
                        <wps:spPr>
                          <a:xfrm>
                            <a:off x="928065"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64" name="Graphic 64"/>
                        <wps:cNvSpPr/>
                        <wps:spPr>
                          <a:xfrm>
                            <a:off x="1162761"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65" name="Graphic 65"/>
                        <wps:cNvSpPr/>
                        <wps:spPr>
                          <a:xfrm>
                            <a:off x="1162761"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66" name="Graphic 66"/>
                        <wps:cNvSpPr/>
                        <wps:spPr>
                          <a:xfrm>
                            <a:off x="1397838" y="40005"/>
                            <a:ext cx="233679" cy="58419"/>
                          </a:xfrm>
                          <a:custGeom>
                            <a:avLst/>
                            <a:gdLst/>
                            <a:ahLst/>
                            <a:cxnLst/>
                            <a:rect l="l" t="t" r="r" b="b"/>
                            <a:pathLst>
                              <a:path w="233679" h="58419">
                                <a:moveTo>
                                  <a:pt x="233171" y="0"/>
                                </a:moveTo>
                                <a:lnTo>
                                  <a:pt x="0" y="0"/>
                                </a:lnTo>
                                <a:lnTo>
                                  <a:pt x="0" y="58216"/>
                                </a:lnTo>
                                <a:lnTo>
                                  <a:pt x="233171" y="58216"/>
                                </a:lnTo>
                                <a:lnTo>
                                  <a:pt x="233171" y="0"/>
                                </a:lnTo>
                                <a:close/>
                              </a:path>
                            </a:pathLst>
                          </a:custGeom>
                          <a:solidFill>
                            <a:srgbClr val="000080"/>
                          </a:solidFill>
                        </wps:spPr>
                        <wps:bodyPr wrap="square" lIns="0" tIns="0" rIns="0" bIns="0" rtlCol="0">
                          <a:prstTxWarp prst="textNoShape">
                            <a:avLst/>
                          </a:prstTxWarp>
                          <a:noAutofit/>
                        </wps:bodyPr>
                      </wps:wsp>
                      <wps:wsp>
                        <wps:cNvPr id="67" name="Graphic 67"/>
                        <wps:cNvSpPr/>
                        <wps:spPr>
                          <a:xfrm>
                            <a:off x="1397838" y="25"/>
                            <a:ext cx="233679" cy="8890"/>
                          </a:xfrm>
                          <a:custGeom>
                            <a:avLst/>
                            <a:gdLst/>
                            <a:ahLst/>
                            <a:cxnLst/>
                            <a:rect l="l" t="t" r="r" b="b"/>
                            <a:pathLst>
                              <a:path w="233679" h="8890">
                                <a:moveTo>
                                  <a:pt x="233171" y="0"/>
                                </a:moveTo>
                                <a:lnTo>
                                  <a:pt x="0" y="0"/>
                                </a:lnTo>
                                <a:lnTo>
                                  <a:pt x="0" y="8534"/>
                                </a:lnTo>
                                <a:lnTo>
                                  <a:pt x="233171" y="8534"/>
                                </a:lnTo>
                                <a:lnTo>
                                  <a:pt x="233171" y="0"/>
                                </a:lnTo>
                                <a:close/>
                              </a:path>
                            </a:pathLst>
                          </a:custGeom>
                          <a:solidFill>
                            <a:srgbClr val="000000"/>
                          </a:solidFill>
                        </wps:spPr>
                        <wps:bodyPr wrap="square" lIns="0" tIns="0" rIns="0" bIns="0" rtlCol="0">
                          <a:prstTxWarp prst="textNoShape">
                            <a:avLst/>
                          </a:prstTxWarp>
                          <a:noAutofit/>
                        </wps:bodyPr>
                      </wps:wsp>
                      <wps:wsp>
                        <wps:cNvPr id="68" name="Graphic 68"/>
                        <wps:cNvSpPr/>
                        <wps:spPr>
                          <a:xfrm>
                            <a:off x="1632534" y="40005"/>
                            <a:ext cx="233679" cy="58419"/>
                          </a:xfrm>
                          <a:custGeom>
                            <a:avLst/>
                            <a:gdLst/>
                            <a:ahLst/>
                            <a:cxnLst/>
                            <a:rect l="l" t="t" r="r" b="b"/>
                            <a:pathLst>
                              <a:path w="233679" h="58419">
                                <a:moveTo>
                                  <a:pt x="233172" y="0"/>
                                </a:moveTo>
                                <a:lnTo>
                                  <a:pt x="0" y="0"/>
                                </a:lnTo>
                                <a:lnTo>
                                  <a:pt x="0" y="58216"/>
                                </a:lnTo>
                                <a:lnTo>
                                  <a:pt x="233172" y="58216"/>
                                </a:lnTo>
                                <a:lnTo>
                                  <a:pt x="233172" y="0"/>
                                </a:lnTo>
                                <a:close/>
                              </a:path>
                            </a:pathLst>
                          </a:custGeom>
                          <a:solidFill>
                            <a:srgbClr val="000080"/>
                          </a:solidFill>
                        </wps:spPr>
                        <wps:bodyPr wrap="square" lIns="0" tIns="0" rIns="0" bIns="0" rtlCol="0">
                          <a:prstTxWarp prst="textNoShape">
                            <a:avLst/>
                          </a:prstTxWarp>
                          <a:noAutofit/>
                        </wps:bodyPr>
                      </wps:wsp>
                      <wps:wsp>
                        <wps:cNvPr id="69" name="Graphic 69"/>
                        <wps:cNvSpPr/>
                        <wps:spPr>
                          <a:xfrm>
                            <a:off x="1632534" y="25"/>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70" name="Graphic 70"/>
                        <wps:cNvSpPr/>
                        <wps:spPr>
                          <a:xfrm>
                            <a:off x="1867230"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71" name="Graphic 71"/>
                        <wps:cNvSpPr/>
                        <wps:spPr>
                          <a:xfrm>
                            <a:off x="1867230"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72" name="Graphic 72"/>
                        <wps:cNvSpPr/>
                        <wps:spPr>
                          <a:xfrm>
                            <a:off x="2101926"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73" name="Graphic 73"/>
                        <wps:cNvSpPr/>
                        <wps:spPr>
                          <a:xfrm>
                            <a:off x="2101926"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74" name="Graphic 74"/>
                        <wps:cNvSpPr/>
                        <wps:spPr>
                          <a:xfrm>
                            <a:off x="2336622"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75" name="Graphic 75"/>
                        <wps:cNvSpPr/>
                        <wps:spPr>
                          <a:xfrm>
                            <a:off x="2336622"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76" name="Graphic 76"/>
                        <wps:cNvSpPr/>
                        <wps:spPr>
                          <a:xfrm>
                            <a:off x="2571318"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77" name="Graphic 77"/>
                        <wps:cNvSpPr/>
                        <wps:spPr>
                          <a:xfrm>
                            <a:off x="2571318"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78" name="Graphic 78"/>
                        <wps:cNvSpPr/>
                        <wps:spPr>
                          <a:xfrm>
                            <a:off x="2806014"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79" name="Graphic 79"/>
                        <wps:cNvSpPr/>
                        <wps:spPr>
                          <a:xfrm>
                            <a:off x="2806014"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80" name="Graphic 80"/>
                        <wps:cNvSpPr/>
                        <wps:spPr>
                          <a:xfrm>
                            <a:off x="3040964" y="40005"/>
                            <a:ext cx="233679" cy="58419"/>
                          </a:xfrm>
                          <a:custGeom>
                            <a:avLst/>
                            <a:gdLst/>
                            <a:ahLst/>
                            <a:cxnLst/>
                            <a:rect l="l" t="t" r="r" b="b"/>
                            <a:pathLst>
                              <a:path w="233679" h="58419">
                                <a:moveTo>
                                  <a:pt x="233172" y="0"/>
                                </a:moveTo>
                                <a:lnTo>
                                  <a:pt x="0" y="0"/>
                                </a:lnTo>
                                <a:lnTo>
                                  <a:pt x="0" y="58216"/>
                                </a:lnTo>
                                <a:lnTo>
                                  <a:pt x="233172" y="58216"/>
                                </a:lnTo>
                                <a:lnTo>
                                  <a:pt x="233172" y="0"/>
                                </a:lnTo>
                                <a:close/>
                              </a:path>
                            </a:pathLst>
                          </a:custGeom>
                          <a:solidFill>
                            <a:srgbClr val="000080"/>
                          </a:solidFill>
                        </wps:spPr>
                        <wps:bodyPr wrap="square" lIns="0" tIns="0" rIns="0" bIns="0" rtlCol="0">
                          <a:prstTxWarp prst="textNoShape">
                            <a:avLst/>
                          </a:prstTxWarp>
                          <a:noAutofit/>
                        </wps:bodyPr>
                      </wps:wsp>
                      <wps:wsp>
                        <wps:cNvPr id="81" name="Graphic 81"/>
                        <wps:cNvSpPr/>
                        <wps:spPr>
                          <a:xfrm>
                            <a:off x="3040964" y="25"/>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82" name="Graphic 82"/>
                        <wps:cNvSpPr/>
                        <wps:spPr>
                          <a:xfrm>
                            <a:off x="3275660" y="40005"/>
                            <a:ext cx="233679" cy="58419"/>
                          </a:xfrm>
                          <a:custGeom>
                            <a:avLst/>
                            <a:gdLst/>
                            <a:ahLst/>
                            <a:cxnLst/>
                            <a:rect l="l" t="t" r="r" b="b"/>
                            <a:pathLst>
                              <a:path w="233679" h="58419">
                                <a:moveTo>
                                  <a:pt x="233172" y="0"/>
                                </a:moveTo>
                                <a:lnTo>
                                  <a:pt x="0" y="0"/>
                                </a:lnTo>
                                <a:lnTo>
                                  <a:pt x="0" y="58216"/>
                                </a:lnTo>
                                <a:lnTo>
                                  <a:pt x="233172" y="58216"/>
                                </a:lnTo>
                                <a:lnTo>
                                  <a:pt x="233172" y="0"/>
                                </a:lnTo>
                                <a:close/>
                              </a:path>
                            </a:pathLst>
                          </a:custGeom>
                          <a:solidFill>
                            <a:srgbClr val="000080"/>
                          </a:solidFill>
                        </wps:spPr>
                        <wps:bodyPr wrap="square" lIns="0" tIns="0" rIns="0" bIns="0" rtlCol="0">
                          <a:prstTxWarp prst="textNoShape">
                            <a:avLst/>
                          </a:prstTxWarp>
                          <a:noAutofit/>
                        </wps:bodyPr>
                      </wps:wsp>
                      <wps:wsp>
                        <wps:cNvPr id="83" name="Graphic 83"/>
                        <wps:cNvSpPr/>
                        <wps:spPr>
                          <a:xfrm>
                            <a:off x="3275660" y="25"/>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84" name="Graphic 84"/>
                        <wps:cNvSpPr/>
                        <wps:spPr>
                          <a:xfrm>
                            <a:off x="3510356"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85" name="Graphic 85"/>
                        <wps:cNvSpPr/>
                        <wps:spPr>
                          <a:xfrm>
                            <a:off x="3510356"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86" name="Graphic 86"/>
                        <wps:cNvSpPr/>
                        <wps:spPr>
                          <a:xfrm>
                            <a:off x="3745052"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87" name="Graphic 87"/>
                        <wps:cNvSpPr/>
                        <wps:spPr>
                          <a:xfrm>
                            <a:off x="3745052"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88" name="Graphic 88"/>
                        <wps:cNvSpPr/>
                        <wps:spPr>
                          <a:xfrm>
                            <a:off x="3979748"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89" name="Graphic 89"/>
                        <wps:cNvSpPr/>
                        <wps:spPr>
                          <a:xfrm>
                            <a:off x="3979748"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90" name="Graphic 90"/>
                        <wps:cNvSpPr/>
                        <wps:spPr>
                          <a:xfrm>
                            <a:off x="4214444"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91" name="Graphic 91"/>
                        <wps:cNvSpPr/>
                        <wps:spPr>
                          <a:xfrm>
                            <a:off x="4214444"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92" name="Graphic 92"/>
                        <wps:cNvSpPr/>
                        <wps:spPr>
                          <a:xfrm>
                            <a:off x="4449521" y="40005"/>
                            <a:ext cx="233679" cy="58419"/>
                          </a:xfrm>
                          <a:custGeom>
                            <a:avLst/>
                            <a:gdLst/>
                            <a:ahLst/>
                            <a:cxnLst/>
                            <a:rect l="l" t="t" r="r" b="b"/>
                            <a:pathLst>
                              <a:path w="233679" h="58419">
                                <a:moveTo>
                                  <a:pt x="233172" y="0"/>
                                </a:moveTo>
                                <a:lnTo>
                                  <a:pt x="0" y="0"/>
                                </a:lnTo>
                                <a:lnTo>
                                  <a:pt x="0" y="58216"/>
                                </a:lnTo>
                                <a:lnTo>
                                  <a:pt x="233172" y="58216"/>
                                </a:lnTo>
                                <a:lnTo>
                                  <a:pt x="233172" y="0"/>
                                </a:lnTo>
                                <a:close/>
                              </a:path>
                            </a:pathLst>
                          </a:custGeom>
                          <a:solidFill>
                            <a:srgbClr val="000080"/>
                          </a:solidFill>
                        </wps:spPr>
                        <wps:bodyPr wrap="square" lIns="0" tIns="0" rIns="0" bIns="0" rtlCol="0">
                          <a:prstTxWarp prst="textNoShape">
                            <a:avLst/>
                          </a:prstTxWarp>
                          <a:noAutofit/>
                        </wps:bodyPr>
                      </wps:wsp>
                      <wps:wsp>
                        <wps:cNvPr id="93" name="Graphic 93"/>
                        <wps:cNvSpPr/>
                        <wps:spPr>
                          <a:xfrm>
                            <a:off x="4449521" y="25"/>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94" name="Graphic 94"/>
                        <wps:cNvSpPr/>
                        <wps:spPr>
                          <a:xfrm>
                            <a:off x="4684217" y="40005"/>
                            <a:ext cx="233679" cy="58419"/>
                          </a:xfrm>
                          <a:custGeom>
                            <a:avLst/>
                            <a:gdLst/>
                            <a:ahLst/>
                            <a:cxnLst/>
                            <a:rect l="l" t="t" r="r" b="b"/>
                            <a:pathLst>
                              <a:path w="233679" h="58419">
                                <a:moveTo>
                                  <a:pt x="233172" y="0"/>
                                </a:moveTo>
                                <a:lnTo>
                                  <a:pt x="0" y="0"/>
                                </a:lnTo>
                                <a:lnTo>
                                  <a:pt x="0" y="58216"/>
                                </a:lnTo>
                                <a:lnTo>
                                  <a:pt x="233172" y="58216"/>
                                </a:lnTo>
                                <a:lnTo>
                                  <a:pt x="233172" y="0"/>
                                </a:lnTo>
                                <a:close/>
                              </a:path>
                            </a:pathLst>
                          </a:custGeom>
                          <a:solidFill>
                            <a:srgbClr val="000080"/>
                          </a:solidFill>
                        </wps:spPr>
                        <wps:bodyPr wrap="square" lIns="0" tIns="0" rIns="0" bIns="0" rtlCol="0">
                          <a:prstTxWarp prst="textNoShape">
                            <a:avLst/>
                          </a:prstTxWarp>
                          <a:noAutofit/>
                        </wps:bodyPr>
                      </wps:wsp>
                      <wps:wsp>
                        <wps:cNvPr id="95" name="Graphic 95"/>
                        <wps:cNvSpPr/>
                        <wps:spPr>
                          <a:xfrm>
                            <a:off x="4684217" y="25"/>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96" name="Graphic 96"/>
                        <wps:cNvSpPr/>
                        <wps:spPr>
                          <a:xfrm>
                            <a:off x="4918913"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97" name="Graphic 97"/>
                        <wps:cNvSpPr/>
                        <wps:spPr>
                          <a:xfrm>
                            <a:off x="4918913"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98" name="Graphic 98"/>
                        <wps:cNvSpPr/>
                        <wps:spPr>
                          <a:xfrm>
                            <a:off x="5153609"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99" name="Graphic 99"/>
                        <wps:cNvSpPr/>
                        <wps:spPr>
                          <a:xfrm>
                            <a:off x="5153609"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100" name="Graphic 100"/>
                        <wps:cNvSpPr/>
                        <wps:spPr>
                          <a:xfrm>
                            <a:off x="5388305"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101" name="Graphic 101"/>
                        <wps:cNvSpPr/>
                        <wps:spPr>
                          <a:xfrm>
                            <a:off x="5388305"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102" name="Graphic 102"/>
                        <wps:cNvSpPr/>
                        <wps:spPr>
                          <a:xfrm>
                            <a:off x="5623001"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103" name="Graphic 103"/>
                        <wps:cNvSpPr/>
                        <wps:spPr>
                          <a:xfrm>
                            <a:off x="5623001"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104" name="Graphic 104"/>
                        <wps:cNvSpPr/>
                        <wps:spPr>
                          <a:xfrm>
                            <a:off x="5857697"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105" name="Graphic 105"/>
                        <wps:cNvSpPr/>
                        <wps:spPr>
                          <a:xfrm>
                            <a:off x="5857697" y="25"/>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106" name="Graphic 106"/>
                        <wps:cNvSpPr/>
                        <wps:spPr>
                          <a:xfrm>
                            <a:off x="6092647" y="9509518"/>
                            <a:ext cx="187325" cy="187960"/>
                          </a:xfrm>
                          <a:custGeom>
                            <a:avLst/>
                            <a:gdLst/>
                            <a:ahLst/>
                            <a:cxnLst/>
                            <a:rect l="l" t="t" r="r" b="b"/>
                            <a:pathLst>
                              <a:path w="187325" h="187960">
                                <a:moveTo>
                                  <a:pt x="186880" y="0"/>
                                </a:moveTo>
                                <a:lnTo>
                                  <a:pt x="129286" y="0"/>
                                </a:lnTo>
                                <a:lnTo>
                                  <a:pt x="129286" y="129235"/>
                                </a:lnTo>
                                <a:lnTo>
                                  <a:pt x="0" y="129235"/>
                                </a:lnTo>
                                <a:lnTo>
                                  <a:pt x="0" y="187744"/>
                                </a:lnTo>
                                <a:lnTo>
                                  <a:pt x="129286" y="187744"/>
                                </a:lnTo>
                                <a:lnTo>
                                  <a:pt x="186842" y="187744"/>
                                </a:lnTo>
                                <a:lnTo>
                                  <a:pt x="186880" y="0"/>
                                </a:lnTo>
                                <a:close/>
                              </a:path>
                            </a:pathLst>
                          </a:custGeom>
                          <a:solidFill>
                            <a:srgbClr val="000080"/>
                          </a:solidFill>
                        </wps:spPr>
                        <wps:bodyPr wrap="square" lIns="0" tIns="0" rIns="0" bIns="0" rtlCol="0">
                          <a:prstTxWarp prst="textNoShape">
                            <a:avLst/>
                          </a:prstTxWarp>
                          <a:noAutofit/>
                        </wps:bodyPr>
                      </wps:wsp>
                      <wps:wsp>
                        <wps:cNvPr id="107" name="Graphic 107"/>
                        <wps:cNvSpPr/>
                        <wps:spPr>
                          <a:xfrm>
                            <a:off x="6092647" y="9509505"/>
                            <a:ext cx="226695" cy="227965"/>
                          </a:xfrm>
                          <a:custGeom>
                            <a:avLst/>
                            <a:gdLst/>
                            <a:ahLst/>
                            <a:cxnLst/>
                            <a:rect l="l" t="t" r="r" b="b"/>
                            <a:pathLst>
                              <a:path w="226695" h="227965">
                                <a:moveTo>
                                  <a:pt x="37795" y="218846"/>
                                </a:moveTo>
                                <a:lnTo>
                                  <a:pt x="37769" y="89611"/>
                                </a:lnTo>
                                <a:lnTo>
                                  <a:pt x="29845" y="89611"/>
                                </a:lnTo>
                                <a:lnTo>
                                  <a:pt x="29845" y="218846"/>
                                </a:lnTo>
                                <a:lnTo>
                                  <a:pt x="0" y="218846"/>
                                </a:lnTo>
                                <a:lnTo>
                                  <a:pt x="0" y="227380"/>
                                </a:lnTo>
                                <a:lnTo>
                                  <a:pt x="29845" y="227380"/>
                                </a:lnTo>
                                <a:lnTo>
                                  <a:pt x="37769" y="227380"/>
                                </a:lnTo>
                                <a:lnTo>
                                  <a:pt x="37795" y="218846"/>
                                </a:lnTo>
                                <a:close/>
                              </a:path>
                              <a:path w="226695" h="227965">
                                <a:moveTo>
                                  <a:pt x="226479" y="0"/>
                                </a:moveTo>
                                <a:lnTo>
                                  <a:pt x="218567" y="0"/>
                                </a:lnTo>
                                <a:lnTo>
                                  <a:pt x="218567" y="39928"/>
                                </a:lnTo>
                                <a:lnTo>
                                  <a:pt x="87426" y="39928"/>
                                </a:lnTo>
                                <a:lnTo>
                                  <a:pt x="79502" y="39928"/>
                                </a:lnTo>
                                <a:lnTo>
                                  <a:pt x="79502" y="48463"/>
                                </a:lnTo>
                                <a:lnTo>
                                  <a:pt x="79502" y="79552"/>
                                </a:lnTo>
                                <a:lnTo>
                                  <a:pt x="29845" y="79552"/>
                                </a:lnTo>
                                <a:lnTo>
                                  <a:pt x="29845" y="88087"/>
                                </a:lnTo>
                                <a:lnTo>
                                  <a:pt x="79502" y="88087"/>
                                </a:lnTo>
                                <a:lnTo>
                                  <a:pt x="79502" y="218846"/>
                                </a:lnTo>
                                <a:lnTo>
                                  <a:pt x="79502" y="227380"/>
                                </a:lnTo>
                                <a:lnTo>
                                  <a:pt x="87426" y="227380"/>
                                </a:lnTo>
                                <a:lnTo>
                                  <a:pt x="218567" y="227380"/>
                                </a:lnTo>
                                <a:lnTo>
                                  <a:pt x="226415" y="227380"/>
                                </a:lnTo>
                                <a:lnTo>
                                  <a:pt x="226479" y="89611"/>
                                </a:lnTo>
                                <a:lnTo>
                                  <a:pt x="218567" y="89611"/>
                                </a:lnTo>
                                <a:lnTo>
                                  <a:pt x="218567" y="218846"/>
                                </a:lnTo>
                                <a:lnTo>
                                  <a:pt x="87426" y="218846"/>
                                </a:lnTo>
                                <a:lnTo>
                                  <a:pt x="87426" y="88087"/>
                                </a:lnTo>
                                <a:lnTo>
                                  <a:pt x="226441" y="88087"/>
                                </a:lnTo>
                                <a:lnTo>
                                  <a:pt x="226441" y="79552"/>
                                </a:lnTo>
                                <a:lnTo>
                                  <a:pt x="87426" y="79552"/>
                                </a:lnTo>
                                <a:lnTo>
                                  <a:pt x="87426" y="48463"/>
                                </a:lnTo>
                                <a:lnTo>
                                  <a:pt x="218567" y="48463"/>
                                </a:lnTo>
                                <a:lnTo>
                                  <a:pt x="226415" y="48463"/>
                                </a:lnTo>
                                <a:lnTo>
                                  <a:pt x="226479" y="0"/>
                                </a:lnTo>
                                <a:close/>
                              </a:path>
                            </a:pathLst>
                          </a:custGeom>
                          <a:solidFill>
                            <a:srgbClr val="000000"/>
                          </a:solidFill>
                        </wps:spPr>
                        <wps:bodyPr wrap="square" lIns="0" tIns="0" rIns="0" bIns="0" rtlCol="0">
                          <a:prstTxWarp prst="textNoShape">
                            <a:avLst/>
                          </a:prstTxWarp>
                          <a:noAutofit/>
                        </wps:bodyPr>
                      </wps:wsp>
                      <wps:wsp>
                        <wps:cNvPr id="108" name="Graphic 108"/>
                        <wps:cNvSpPr/>
                        <wps:spPr>
                          <a:xfrm>
                            <a:off x="6092647" y="39928"/>
                            <a:ext cx="187325" cy="187960"/>
                          </a:xfrm>
                          <a:custGeom>
                            <a:avLst/>
                            <a:gdLst/>
                            <a:ahLst/>
                            <a:cxnLst/>
                            <a:rect l="l" t="t" r="r" b="b"/>
                            <a:pathLst>
                              <a:path w="187325" h="187960">
                                <a:moveTo>
                                  <a:pt x="186880" y="0"/>
                                </a:moveTo>
                                <a:lnTo>
                                  <a:pt x="129286" y="0"/>
                                </a:lnTo>
                                <a:lnTo>
                                  <a:pt x="0" y="76"/>
                                </a:lnTo>
                                <a:lnTo>
                                  <a:pt x="0" y="58293"/>
                                </a:lnTo>
                                <a:lnTo>
                                  <a:pt x="129286" y="58293"/>
                                </a:lnTo>
                                <a:lnTo>
                                  <a:pt x="129286" y="187452"/>
                                </a:lnTo>
                                <a:lnTo>
                                  <a:pt x="186880" y="187452"/>
                                </a:lnTo>
                                <a:lnTo>
                                  <a:pt x="186880" y="0"/>
                                </a:lnTo>
                                <a:close/>
                              </a:path>
                            </a:pathLst>
                          </a:custGeom>
                          <a:solidFill>
                            <a:srgbClr val="000080"/>
                          </a:solidFill>
                        </wps:spPr>
                        <wps:bodyPr wrap="square" lIns="0" tIns="0" rIns="0" bIns="0" rtlCol="0">
                          <a:prstTxWarp prst="textNoShape">
                            <a:avLst/>
                          </a:prstTxWarp>
                          <a:noAutofit/>
                        </wps:bodyPr>
                      </wps:wsp>
                      <wps:wsp>
                        <wps:cNvPr id="109" name="Graphic 109"/>
                        <wps:cNvSpPr/>
                        <wps:spPr>
                          <a:xfrm>
                            <a:off x="6092647" y="24"/>
                            <a:ext cx="226695" cy="227965"/>
                          </a:xfrm>
                          <a:custGeom>
                            <a:avLst/>
                            <a:gdLst/>
                            <a:ahLst/>
                            <a:cxnLst/>
                            <a:rect l="l" t="t" r="r" b="b"/>
                            <a:pathLst>
                              <a:path w="226695" h="227965">
                                <a:moveTo>
                                  <a:pt x="226479" y="188950"/>
                                </a:moveTo>
                                <a:lnTo>
                                  <a:pt x="218567" y="188950"/>
                                </a:lnTo>
                                <a:lnTo>
                                  <a:pt x="89281" y="188976"/>
                                </a:lnTo>
                                <a:lnTo>
                                  <a:pt x="89281" y="197510"/>
                                </a:lnTo>
                                <a:lnTo>
                                  <a:pt x="218567" y="197510"/>
                                </a:lnTo>
                                <a:lnTo>
                                  <a:pt x="218567" y="227355"/>
                                </a:lnTo>
                                <a:lnTo>
                                  <a:pt x="226479" y="227355"/>
                                </a:lnTo>
                                <a:lnTo>
                                  <a:pt x="226479" y="188950"/>
                                </a:lnTo>
                                <a:close/>
                              </a:path>
                              <a:path w="226695" h="227965">
                                <a:moveTo>
                                  <a:pt x="226479" y="25"/>
                                </a:moveTo>
                                <a:lnTo>
                                  <a:pt x="89281" y="0"/>
                                </a:lnTo>
                                <a:lnTo>
                                  <a:pt x="89281" y="8534"/>
                                </a:lnTo>
                                <a:lnTo>
                                  <a:pt x="218567" y="8534"/>
                                </a:lnTo>
                                <a:lnTo>
                                  <a:pt x="218567" y="139319"/>
                                </a:lnTo>
                                <a:lnTo>
                                  <a:pt x="87426" y="139319"/>
                                </a:lnTo>
                                <a:lnTo>
                                  <a:pt x="87426" y="0"/>
                                </a:lnTo>
                                <a:lnTo>
                                  <a:pt x="79502" y="0"/>
                                </a:lnTo>
                                <a:lnTo>
                                  <a:pt x="79502" y="139319"/>
                                </a:lnTo>
                                <a:lnTo>
                                  <a:pt x="47548" y="139319"/>
                                </a:lnTo>
                                <a:lnTo>
                                  <a:pt x="47548" y="8534"/>
                                </a:lnTo>
                                <a:lnTo>
                                  <a:pt x="47548" y="25"/>
                                </a:lnTo>
                                <a:lnTo>
                                  <a:pt x="0" y="0"/>
                                </a:lnTo>
                                <a:lnTo>
                                  <a:pt x="0" y="8534"/>
                                </a:lnTo>
                                <a:lnTo>
                                  <a:pt x="39624" y="8534"/>
                                </a:lnTo>
                                <a:lnTo>
                                  <a:pt x="39624" y="139319"/>
                                </a:lnTo>
                                <a:lnTo>
                                  <a:pt x="39624" y="147853"/>
                                </a:lnTo>
                                <a:lnTo>
                                  <a:pt x="47548" y="147853"/>
                                </a:lnTo>
                                <a:lnTo>
                                  <a:pt x="79502" y="147853"/>
                                </a:lnTo>
                                <a:lnTo>
                                  <a:pt x="79502" y="197510"/>
                                </a:lnTo>
                                <a:lnTo>
                                  <a:pt x="87426" y="197510"/>
                                </a:lnTo>
                                <a:lnTo>
                                  <a:pt x="87426" y="147853"/>
                                </a:lnTo>
                                <a:lnTo>
                                  <a:pt x="218567" y="147853"/>
                                </a:lnTo>
                                <a:lnTo>
                                  <a:pt x="226466" y="147853"/>
                                </a:lnTo>
                                <a:lnTo>
                                  <a:pt x="226479" y="25"/>
                                </a:lnTo>
                                <a:close/>
                              </a:path>
                            </a:pathLst>
                          </a:custGeom>
                          <a:solidFill>
                            <a:srgbClr val="000000"/>
                          </a:solidFill>
                        </wps:spPr>
                        <wps:bodyPr wrap="square" lIns="0" tIns="0" rIns="0" bIns="0" rtlCol="0">
                          <a:prstTxWarp prst="textNoShape">
                            <a:avLst/>
                          </a:prstTxWarp>
                          <a:noAutofit/>
                        </wps:bodyPr>
                      </wps:wsp>
                      <wps:wsp>
                        <wps:cNvPr id="110" name="Graphic 110"/>
                        <wps:cNvSpPr/>
                        <wps:spPr>
                          <a:xfrm>
                            <a:off x="6221933" y="228600"/>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11" name="Graphic 111"/>
                        <wps:cNvSpPr/>
                        <wps:spPr>
                          <a:xfrm>
                            <a:off x="6311214" y="228600"/>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12" name="Graphic 112"/>
                        <wps:cNvSpPr/>
                        <wps:spPr>
                          <a:xfrm>
                            <a:off x="6221933" y="460248"/>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13" name="Graphic 113"/>
                        <wps:cNvSpPr/>
                        <wps:spPr>
                          <a:xfrm>
                            <a:off x="6311214" y="460248"/>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14" name="Graphic 114"/>
                        <wps:cNvSpPr/>
                        <wps:spPr>
                          <a:xfrm>
                            <a:off x="6221933" y="692200"/>
                            <a:ext cx="57785" cy="230504"/>
                          </a:xfrm>
                          <a:custGeom>
                            <a:avLst/>
                            <a:gdLst/>
                            <a:ahLst/>
                            <a:cxnLst/>
                            <a:rect l="l" t="t" r="r" b="b"/>
                            <a:pathLst>
                              <a:path w="57785" h="230504">
                                <a:moveTo>
                                  <a:pt x="57605" y="0"/>
                                </a:moveTo>
                                <a:lnTo>
                                  <a:pt x="0" y="0"/>
                                </a:lnTo>
                                <a:lnTo>
                                  <a:pt x="0" y="230124"/>
                                </a:lnTo>
                                <a:lnTo>
                                  <a:pt x="57605" y="230124"/>
                                </a:lnTo>
                                <a:lnTo>
                                  <a:pt x="57605" y="0"/>
                                </a:lnTo>
                                <a:close/>
                              </a:path>
                            </a:pathLst>
                          </a:custGeom>
                          <a:solidFill>
                            <a:srgbClr val="000080"/>
                          </a:solidFill>
                        </wps:spPr>
                        <wps:bodyPr wrap="square" lIns="0" tIns="0" rIns="0" bIns="0" rtlCol="0">
                          <a:prstTxWarp prst="textNoShape">
                            <a:avLst/>
                          </a:prstTxWarp>
                          <a:noAutofit/>
                        </wps:bodyPr>
                      </wps:wsp>
                      <wps:wsp>
                        <wps:cNvPr id="115" name="Graphic 115"/>
                        <wps:cNvSpPr/>
                        <wps:spPr>
                          <a:xfrm>
                            <a:off x="6311214" y="692200"/>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16" name="Graphic 116"/>
                        <wps:cNvSpPr/>
                        <wps:spPr>
                          <a:xfrm>
                            <a:off x="6221933" y="923848"/>
                            <a:ext cx="57785" cy="230504"/>
                          </a:xfrm>
                          <a:custGeom>
                            <a:avLst/>
                            <a:gdLst/>
                            <a:ahLst/>
                            <a:cxnLst/>
                            <a:rect l="l" t="t" r="r" b="b"/>
                            <a:pathLst>
                              <a:path w="57785" h="230504">
                                <a:moveTo>
                                  <a:pt x="57605" y="0"/>
                                </a:moveTo>
                                <a:lnTo>
                                  <a:pt x="0" y="0"/>
                                </a:lnTo>
                                <a:lnTo>
                                  <a:pt x="0" y="230124"/>
                                </a:lnTo>
                                <a:lnTo>
                                  <a:pt x="57605" y="230124"/>
                                </a:lnTo>
                                <a:lnTo>
                                  <a:pt x="57605" y="0"/>
                                </a:lnTo>
                                <a:close/>
                              </a:path>
                            </a:pathLst>
                          </a:custGeom>
                          <a:solidFill>
                            <a:srgbClr val="000080"/>
                          </a:solidFill>
                        </wps:spPr>
                        <wps:bodyPr wrap="square" lIns="0" tIns="0" rIns="0" bIns="0" rtlCol="0">
                          <a:prstTxWarp prst="textNoShape">
                            <a:avLst/>
                          </a:prstTxWarp>
                          <a:noAutofit/>
                        </wps:bodyPr>
                      </wps:wsp>
                      <wps:wsp>
                        <wps:cNvPr id="117" name="Graphic 117"/>
                        <wps:cNvSpPr/>
                        <wps:spPr>
                          <a:xfrm>
                            <a:off x="6311214" y="923848"/>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18" name="Graphic 118"/>
                        <wps:cNvSpPr/>
                        <wps:spPr>
                          <a:xfrm>
                            <a:off x="6221933" y="1155496"/>
                            <a:ext cx="57785" cy="230504"/>
                          </a:xfrm>
                          <a:custGeom>
                            <a:avLst/>
                            <a:gdLst/>
                            <a:ahLst/>
                            <a:cxnLst/>
                            <a:rect l="l" t="t" r="r" b="b"/>
                            <a:pathLst>
                              <a:path w="57785" h="230504">
                                <a:moveTo>
                                  <a:pt x="57605" y="0"/>
                                </a:moveTo>
                                <a:lnTo>
                                  <a:pt x="0" y="0"/>
                                </a:lnTo>
                                <a:lnTo>
                                  <a:pt x="0" y="230124"/>
                                </a:lnTo>
                                <a:lnTo>
                                  <a:pt x="57605" y="230124"/>
                                </a:lnTo>
                                <a:lnTo>
                                  <a:pt x="57605" y="0"/>
                                </a:lnTo>
                                <a:close/>
                              </a:path>
                            </a:pathLst>
                          </a:custGeom>
                          <a:solidFill>
                            <a:srgbClr val="000080"/>
                          </a:solidFill>
                        </wps:spPr>
                        <wps:bodyPr wrap="square" lIns="0" tIns="0" rIns="0" bIns="0" rtlCol="0">
                          <a:prstTxWarp prst="textNoShape">
                            <a:avLst/>
                          </a:prstTxWarp>
                          <a:noAutofit/>
                        </wps:bodyPr>
                      </wps:wsp>
                      <wps:wsp>
                        <wps:cNvPr id="119" name="Graphic 119"/>
                        <wps:cNvSpPr/>
                        <wps:spPr>
                          <a:xfrm>
                            <a:off x="6311214" y="1155496"/>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20" name="Graphic 120"/>
                        <wps:cNvSpPr/>
                        <wps:spPr>
                          <a:xfrm>
                            <a:off x="6221933" y="1387144"/>
                            <a:ext cx="57785" cy="230504"/>
                          </a:xfrm>
                          <a:custGeom>
                            <a:avLst/>
                            <a:gdLst/>
                            <a:ahLst/>
                            <a:cxnLst/>
                            <a:rect l="l" t="t" r="r" b="b"/>
                            <a:pathLst>
                              <a:path w="57785" h="230504">
                                <a:moveTo>
                                  <a:pt x="57605" y="0"/>
                                </a:moveTo>
                                <a:lnTo>
                                  <a:pt x="0" y="0"/>
                                </a:lnTo>
                                <a:lnTo>
                                  <a:pt x="0" y="230124"/>
                                </a:lnTo>
                                <a:lnTo>
                                  <a:pt x="57605" y="230124"/>
                                </a:lnTo>
                                <a:lnTo>
                                  <a:pt x="57605" y="0"/>
                                </a:lnTo>
                                <a:close/>
                              </a:path>
                            </a:pathLst>
                          </a:custGeom>
                          <a:solidFill>
                            <a:srgbClr val="000080"/>
                          </a:solidFill>
                        </wps:spPr>
                        <wps:bodyPr wrap="square" lIns="0" tIns="0" rIns="0" bIns="0" rtlCol="0">
                          <a:prstTxWarp prst="textNoShape">
                            <a:avLst/>
                          </a:prstTxWarp>
                          <a:noAutofit/>
                        </wps:bodyPr>
                      </wps:wsp>
                      <wps:wsp>
                        <wps:cNvPr id="121" name="Graphic 121"/>
                        <wps:cNvSpPr/>
                        <wps:spPr>
                          <a:xfrm>
                            <a:off x="6311214" y="1387144"/>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22" name="Graphic 122"/>
                        <wps:cNvSpPr/>
                        <wps:spPr>
                          <a:xfrm>
                            <a:off x="6221933" y="1618869"/>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23" name="Graphic 123"/>
                        <wps:cNvSpPr/>
                        <wps:spPr>
                          <a:xfrm>
                            <a:off x="6311214" y="1618869"/>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24" name="Graphic 124"/>
                        <wps:cNvSpPr/>
                        <wps:spPr>
                          <a:xfrm>
                            <a:off x="6221933" y="1850517"/>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25" name="Graphic 125"/>
                        <wps:cNvSpPr/>
                        <wps:spPr>
                          <a:xfrm>
                            <a:off x="6311214" y="1850517"/>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26" name="Graphic 126"/>
                        <wps:cNvSpPr/>
                        <wps:spPr>
                          <a:xfrm>
                            <a:off x="6221933" y="2082164"/>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27" name="Graphic 127"/>
                        <wps:cNvSpPr/>
                        <wps:spPr>
                          <a:xfrm>
                            <a:off x="6311214" y="2082164"/>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28" name="Graphic 128"/>
                        <wps:cNvSpPr/>
                        <wps:spPr>
                          <a:xfrm>
                            <a:off x="6221933" y="2313813"/>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29" name="Graphic 129"/>
                        <wps:cNvSpPr/>
                        <wps:spPr>
                          <a:xfrm>
                            <a:off x="6311214" y="2313813"/>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30" name="Graphic 130"/>
                        <wps:cNvSpPr/>
                        <wps:spPr>
                          <a:xfrm>
                            <a:off x="6221933" y="2545460"/>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31" name="Graphic 131"/>
                        <wps:cNvSpPr/>
                        <wps:spPr>
                          <a:xfrm>
                            <a:off x="6311214" y="2545460"/>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32" name="Graphic 132"/>
                        <wps:cNvSpPr/>
                        <wps:spPr>
                          <a:xfrm>
                            <a:off x="6221933" y="2777108"/>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33" name="Graphic 133"/>
                        <wps:cNvSpPr/>
                        <wps:spPr>
                          <a:xfrm>
                            <a:off x="6311214" y="2777108"/>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34" name="Graphic 134"/>
                        <wps:cNvSpPr/>
                        <wps:spPr>
                          <a:xfrm>
                            <a:off x="6221933" y="3008757"/>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35" name="Graphic 135"/>
                        <wps:cNvSpPr/>
                        <wps:spPr>
                          <a:xfrm>
                            <a:off x="6311214" y="3008757"/>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36" name="Graphic 136"/>
                        <wps:cNvSpPr/>
                        <wps:spPr>
                          <a:xfrm>
                            <a:off x="6221933" y="3240709"/>
                            <a:ext cx="57785" cy="230504"/>
                          </a:xfrm>
                          <a:custGeom>
                            <a:avLst/>
                            <a:gdLst/>
                            <a:ahLst/>
                            <a:cxnLst/>
                            <a:rect l="l" t="t" r="r" b="b"/>
                            <a:pathLst>
                              <a:path w="57785" h="230504">
                                <a:moveTo>
                                  <a:pt x="57605" y="0"/>
                                </a:moveTo>
                                <a:lnTo>
                                  <a:pt x="0" y="0"/>
                                </a:lnTo>
                                <a:lnTo>
                                  <a:pt x="0" y="230124"/>
                                </a:lnTo>
                                <a:lnTo>
                                  <a:pt x="57605" y="230124"/>
                                </a:lnTo>
                                <a:lnTo>
                                  <a:pt x="57605" y="0"/>
                                </a:lnTo>
                                <a:close/>
                              </a:path>
                            </a:pathLst>
                          </a:custGeom>
                          <a:solidFill>
                            <a:srgbClr val="000080"/>
                          </a:solidFill>
                        </wps:spPr>
                        <wps:bodyPr wrap="square" lIns="0" tIns="0" rIns="0" bIns="0" rtlCol="0">
                          <a:prstTxWarp prst="textNoShape">
                            <a:avLst/>
                          </a:prstTxWarp>
                          <a:noAutofit/>
                        </wps:bodyPr>
                      </wps:wsp>
                      <wps:wsp>
                        <wps:cNvPr id="137" name="Graphic 137"/>
                        <wps:cNvSpPr/>
                        <wps:spPr>
                          <a:xfrm>
                            <a:off x="6311214" y="3240709"/>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38" name="Graphic 138"/>
                        <wps:cNvSpPr/>
                        <wps:spPr>
                          <a:xfrm>
                            <a:off x="6221933" y="3472357"/>
                            <a:ext cx="57785" cy="230504"/>
                          </a:xfrm>
                          <a:custGeom>
                            <a:avLst/>
                            <a:gdLst/>
                            <a:ahLst/>
                            <a:cxnLst/>
                            <a:rect l="l" t="t" r="r" b="b"/>
                            <a:pathLst>
                              <a:path w="57785" h="230504">
                                <a:moveTo>
                                  <a:pt x="57605" y="0"/>
                                </a:moveTo>
                                <a:lnTo>
                                  <a:pt x="0" y="0"/>
                                </a:lnTo>
                                <a:lnTo>
                                  <a:pt x="0" y="230124"/>
                                </a:lnTo>
                                <a:lnTo>
                                  <a:pt x="57605" y="230124"/>
                                </a:lnTo>
                                <a:lnTo>
                                  <a:pt x="57605" y="0"/>
                                </a:lnTo>
                                <a:close/>
                              </a:path>
                            </a:pathLst>
                          </a:custGeom>
                          <a:solidFill>
                            <a:srgbClr val="000080"/>
                          </a:solidFill>
                        </wps:spPr>
                        <wps:bodyPr wrap="square" lIns="0" tIns="0" rIns="0" bIns="0" rtlCol="0">
                          <a:prstTxWarp prst="textNoShape">
                            <a:avLst/>
                          </a:prstTxWarp>
                          <a:noAutofit/>
                        </wps:bodyPr>
                      </wps:wsp>
                      <wps:wsp>
                        <wps:cNvPr id="139" name="Graphic 139"/>
                        <wps:cNvSpPr/>
                        <wps:spPr>
                          <a:xfrm>
                            <a:off x="6311214" y="3472357"/>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40" name="Graphic 140"/>
                        <wps:cNvSpPr/>
                        <wps:spPr>
                          <a:xfrm>
                            <a:off x="6221933" y="3704005"/>
                            <a:ext cx="57785" cy="230504"/>
                          </a:xfrm>
                          <a:custGeom>
                            <a:avLst/>
                            <a:gdLst/>
                            <a:ahLst/>
                            <a:cxnLst/>
                            <a:rect l="l" t="t" r="r" b="b"/>
                            <a:pathLst>
                              <a:path w="57785" h="230504">
                                <a:moveTo>
                                  <a:pt x="57605" y="0"/>
                                </a:moveTo>
                                <a:lnTo>
                                  <a:pt x="0" y="0"/>
                                </a:lnTo>
                                <a:lnTo>
                                  <a:pt x="0" y="230123"/>
                                </a:lnTo>
                                <a:lnTo>
                                  <a:pt x="57605" y="230123"/>
                                </a:lnTo>
                                <a:lnTo>
                                  <a:pt x="57605" y="0"/>
                                </a:lnTo>
                                <a:close/>
                              </a:path>
                            </a:pathLst>
                          </a:custGeom>
                          <a:solidFill>
                            <a:srgbClr val="000080"/>
                          </a:solidFill>
                        </wps:spPr>
                        <wps:bodyPr wrap="square" lIns="0" tIns="0" rIns="0" bIns="0" rtlCol="0">
                          <a:prstTxWarp prst="textNoShape">
                            <a:avLst/>
                          </a:prstTxWarp>
                          <a:noAutofit/>
                        </wps:bodyPr>
                      </wps:wsp>
                      <wps:wsp>
                        <wps:cNvPr id="141" name="Graphic 141"/>
                        <wps:cNvSpPr/>
                        <wps:spPr>
                          <a:xfrm>
                            <a:off x="6311214" y="3704005"/>
                            <a:ext cx="8255" cy="230504"/>
                          </a:xfrm>
                          <a:custGeom>
                            <a:avLst/>
                            <a:gdLst/>
                            <a:ahLst/>
                            <a:cxnLst/>
                            <a:rect l="l" t="t" r="r" b="b"/>
                            <a:pathLst>
                              <a:path w="8255" h="230504">
                                <a:moveTo>
                                  <a:pt x="7924" y="0"/>
                                </a:moveTo>
                                <a:lnTo>
                                  <a:pt x="0" y="0"/>
                                </a:lnTo>
                                <a:lnTo>
                                  <a:pt x="0" y="230123"/>
                                </a:lnTo>
                                <a:lnTo>
                                  <a:pt x="7924" y="230123"/>
                                </a:lnTo>
                                <a:lnTo>
                                  <a:pt x="7924" y="0"/>
                                </a:lnTo>
                                <a:close/>
                              </a:path>
                            </a:pathLst>
                          </a:custGeom>
                          <a:solidFill>
                            <a:srgbClr val="000000"/>
                          </a:solidFill>
                        </wps:spPr>
                        <wps:bodyPr wrap="square" lIns="0" tIns="0" rIns="0" bIns="0" rtlCol="0">
                          <a:prstTxWarp prst="textNoShape">
                            <a:avLst/>
                          </a:prstTxWarp>
                          <a:noAutofit/>
                        </wps:bodyPr>
                      </wps:wsp>
                      <wps:wsp>
                        <wps:cNvPr id="142" name="Graphic 142"/>
                        <wps:cNvSpPr/>
                        <wps:spPr>
                          <a:xfrm>
                            <a:off x="6221933" y="3935603"/>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43" name="Graphic 143"/>
                        <wps:cNvSpPr/>
                        <wps:spPr>
                          <a:xfrm>
                            <a:off x="6311214" y="3935603"/>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44" name="Graphic 144"/>
                        <wps:cNvSpPr/>
                        <wps:spPr>
                          <a:xfrm>
                            <a:off x="6221933" y="4167251"/>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45" name="Graphic 145"/>
                        <wps:cNvSpPr/>
                        <wps:spPr>
                          <a:xfrm>
                            <a:off x="6311214" y="4167251"/>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46" name="Graphic 146"/>
                        <wps:cNvSpPr/>
                        <wps:spPr>
                          <a:xfrm>
                            <a:off x="6221933" y="4398898"/>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47" name="Graphic 147"/>
                        <wps:cNvSpPr/>
                        <wps:spPr>
                          <a:xfrm>
                            <a:off x="6311214" y="4398898"/>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48" name="Graphic 148"/>
                        <wps:cNvSpPr/>
                        <wps:spPr>
                          <a:xfrm>
                            <a:off x="6221933" y="4630546"/>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49" name="Graphic 149"/>
                        <wps:cNvSpPr/>
                        <wps:spPr>
                          <a:xfrm>
                            <a:off x="6311214" y="4630546"/>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50" name="Graphic 150"/>
                        <wps:cNvSpPr/>
                        <wps:spPr>
                          <a:xfrm>
                            <a:off x="6221933" y="4862195"/>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51" name="Graphic 151"/>
                        <wps:cNvSpPr/>
                        <wps:spPr>
                          <a:xfrm>
                            <a:off x="6311214" y="4862195"/>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52" name="Graphic 152"/>
                        <wps:cNvSpPr/>
                        <wps:spPr>
                          <a:xfrm>
                            <a:off x="6221933" y="5093842"/>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53" name="Graphic 153"/>
                        <wps:cNvSpPr/>
                        <wps:spPr>
                          <a:xfrm>
                            <a:off x="6311214" y="5093842"/>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54" name="Graphic 154"/>
                        <wps:cNvSpPr/>
                        <wps:spPr>
                          <a:xfrm>
                            <a:off x="6221933" y="5325490"/>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55" name="Graphic 155"/>
                        <wps:cNvSpPr/>
                        <wps:spPr>
                          <a:xfrm>
                            <a:off x="6311214" y="5325490"/>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56" name="Graphic 156"/>
                        <wps:cNvSpPr/>
                        <wps:spPr>
                          <a:xfrm>
                            <a:off x="6221933" y="5557443"/>
                            <a:ext cx="57785" cy="230504"/>
                          </a:xfrm>
                          <a:custGeom>
                            <a:avLst/>
                            <a:gdLst/>
                            <a:ahLst/>
                            <a:cxnLst/>
                            <a:rect l="l" t="t" r="r" b="b"/>
                            <a:pathLst>
                              <a:path w="57785" h="230504">
                                <a:moveTo>
                                  <a:pt x="57605" y="0"/>
                                </a:moveTo>
                                <a:lnTo>
                                  <a:pt x="0" y="0"/>
                                </a:lnTo>
                                <a:lnTo>
                                  <a:pt x="0" y="230124"/>
                                </a:lnTo>
                                <a:lnTo>
                                  <a:pt x="57605" y="230124"/>
                                </a:lnTo>
                                <a:lnTo>
                                  <a:pt x="57605" y="0"/>
                                </a:lnTo>
                                <a:close/>
                              </a:path>
                            </a:pathLst>
                          </a:custGeom>
                          <a:solidFill>
                            <a:srgbClr val="000080"/>
                          </a:solidFill>
                        </wps:spPr>
                        <wps:bodyPr wrap="square" lIns="0" tIns="0" rIns="0" bIns="0" rtlCol="0">
                          <a:prstTxWarp prst="textNoShape">
                            <a:avLst/>
                          </a:prstTxWarp>
                          <a:noAutofit/>
                        </wps:bodyPr>
                      </wps:wsp>
                      <wps:wsp>
                        <wps:cNvPr id="157" name="Graphic 157"/>
                        <wps:cNvSpPr/>
                        <wps:spPr>
                          <a:xfrm>
                            <a:off x="6311214" y="5557443"/>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58" name="Graphic 158"/>
                        <wps:cNvSpPr/>
                        <wps:spPr>
                          <a:xfrm>
                            <a:off x="6221933" y="5789091"/>
                            <a:ext cx="57785" cy="230504"/>
                          </a:xfrm>
                          <a:custGeom>
                            <a:avLst/>
                            <a:gdLst/>
                            <a:ahLst/>
                            <a:cxnLst/>
                            <a:rect l="l" t="t" r="r" b="b"/>
                            <a:pathLst>
                              <a:path w="57785" h="230504">
                                <a:moveTo>
                                  <a:pt x="57605" y="0"/>
                                </a:moveTo>
                                <a:lnTo>
                                  <a:pt x="0" y="0"/>
                                </a:lnTo>
                                <a:lnTo>
                                  <a:pt x="0" y="230124"/>
                                </a:lnTo>
                                <a:lnTo>
                                  <a:pt x="57605" y="230124"/>
                                </a:lnTo>
                                <a:lnTo>
                                  <a:pt x="57605" y="0"/>
                                </a:lnTo>
                                <a:close/>
                              </a:path>
                            </a:pathLst>
                          </a:custGeom>
                          <a:solidFill>
                            <a:srgbClr val="000080"/>
                          </a:solidFill>
                        </wps:spPr>
                        <wps:bodyPr wrap="square" lIns="0" tIns="0" rIns="0" bIns="0" rtlCol="0">
                          <a:prstTxWarp prst="textNoShape">
                            <a:avLst/>
                          </a:prstTxWarp>
                          <a:noAutofit/>
                        </wps:bodyPr>
                      </wps:wsp>
                      <wps:wsp>
                        <wps:cNvPr id="159" name="Graphic 159"/>
                        <wps:cNvSpPr/>
                        <wps:spPr>
                          <a:xfrm>
                            <a:off x="6311214" y="5789091"/>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60" name="Graphic 160"/>
                        <wps:cNvSpPr/>
                        <wps:spPr>
                          <a:xfrm>
                            <a:off x="6221933" y="6020739"/>
                            <a:ext cx="57785" cy="230504"/>
                          </a:xfrm>
                          <a:custGeom>
                            <a:avLst/>
                            <a:gdLst/>
                            <a:ahLst/>
                            <a:cxnLst/>
                            <a:rect l="l" t="t" r="r" b="b"/>
                            <a:pathLst>
                              <a:path w="57785" h="230504">
                                <a:moveTo>
                                  <a:pt x="57605" y="0"/>
                                </a:moveTo>
                                <a:lnTo>
                                  <a:pt x="0" y="0"/>
                                </a:lnTo>
                                <a:lnTo>
                                  <a:pt x="0" y="230124"/>
                                </a:lnTo>
                                <a:lnTo>
                                  <a:pt x="57605" y="230124"/>
                                </a:lnTo>
                                <a:lnTo>
                                  <a:pt x="57605" y="0"/>
                                </a:lnTo>
                                <a:close/>
                              </a:path>
                            </a:pathLst>
                          </a:custGeom>
                          <a:solidFill>
                            <a:srgbClr val="000080"/>
                          </a:solidFill>
                        </wps:spPr>
                        <wps:bodyPr wrap="square" lIns="0" tIns="0" rIns="0" bIns="0" rtlCol="0">
                          <a:prstTxWarp prst="textNoShape">
                            <a:avLst/>
                          </a:prstTxWarp>
                          <a:noAutofit/>
                        </wps:bodyPr>
                      </wps:wsp>
                      <wps:wsp>
                        <wps:cNvPr id="161" name="Graphic 161"/>
                        <wps:cNvSpPr/>
                        <wps:spPr>
                          <a:xfrm>
                            <a:off x="6311214" y="6020739"/>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62" name="Graphic 162"/>
                        <wps:cNvSpPr/>
                        <wps:spPr>
                          <a:xfrm>
                            <a:off x="6221933" y="6252464"/>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63" name="Graphic 163"/>
                        <wps:cNvSpPr/>
                        <wps:spPr>
                          <a:xfrm>
                            <a:off x="6311214" y="6252464"/>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64" name="Graphic 164"/>
                        <wps:cNvSpPr/>
                        <wps:spPr>
                          <a:xfrm>
                            <a:off x="6221933" y="6484111"/>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65" name="Graphic 165"/>
                        <wps:cNvSpPr/>
                        <wps:spPr>
                          <a:xfrm>
                            <a:off x="6311214" y="6484111"/>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66" name="Graphic 166"/>
                        <wps:cNvSpPr/>
                        <wps:spPr>
                          <a:xfrm>
                            <a:off x="6221933" y="6715759"/>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67" name="Graphic 167"/>
                        <wps:cNvSpPr/>
                        <wps:spPr>
                          <a:xfrm>
                            <a:off x="6311214" y="6715759"/>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68" name="Graphic 168"/>
                        <wps:cNvSpPr/>
                        <wps:spPr>
                          <a:xfrm>
                            <a:off x="6221933" y="6947407"/>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69" name="Graphic 169"/>
                        <wps:cNvSpPr/>
                        <wps:spPr>
                          <a:xfrm>
                            <a:off x="6311214" y="6947407"/>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70" name="Graphic 170"/>
                        <wps:cNvSpPr/>
                        <wps:spPr>
                          <a:xfrm>
                            <a:off x="6221933" y="7179056"/>
                            <a:ext cx="57785" cy="230504"/>
                          </a:xfrm>
                          <a:custGeom>
                            <a:avLst/>
                            <a:gdLst/>
                            <a:ahLst/>
                            <a:cxnLst/>
                            <a:rect l="l" t="t" r="r" b="b"/>
                            <a:pathLst>
                              <a:path w="57785" h="230504">
                                <a:moveTo>
                                  <a:pt x="57605" y="0"/>
                                </a:moveTo>
                                <a:lnTo>
                                  <a:pt x="0" y="0"/>
                                </a:lnTo>
                                <a:lnTo>
                                  <a:pt x="0" y="230428"/>
                                </a:lnTo>
                                <a:lnTo>
                                  <a:pt x="57605" y="230428"/>
                                </a:lnTo>
                                <a:lnTo>
                                  <a:pt x="57605" y="0"/>
                                </a:lnTo>
                                <a:close/>
                              </a:path>
                            </a:pathLst>
                          </a:custGeom>
                          <a:solidFill>
                            <a:srgbClr val="000080"/>
                          </a:solidFill>
                        </wps:spPr>
                        <wps:bodyPr wrap="square" lIns="0" tIns="0" rIns="0" bIns="0" rtlCol="0">
                          <a:prstTxWarp prst="textNoShape">
                            <a:avLst/>
                          </a:prstTxWarp>
                          <a:noAutofit/>
                        </wps:bodyPr>
                      </wps:wsp>
                      <wps:wsp>
                        <wps:cNvPr id="171" name="Graphic 171"/>
                        <wps:cNvSpPr/>
                        <wps:spPr>
                          <a:xfrm>
                            <a:off x="6311214" y="7179056"/>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72" name="Graphic 172"/>
                        <wps:cNvSpPr/>
                        <wps:spPr>
                          <a:xfrm>
                            <a:off x="6221933" y="7410704"/>
                            <a:ext cx="57785" cy="232410"/>
                          </a:xfrm>
                          <a:custGeom>
                            <a:avLst/>
                            <a:gdLst/>
                            <a:ahLst/>
                            <a:cxnLst/>
                            <a:rect l="l" t="t" r="r" b="b"/>
                            <a:pathLst>
                              <a:path w="57785" h="232410">
                                <a:moveTo>
                                  <a:pt x="57605" y="0"/>
                                </a:moveTo>
                                <a:lnTo>
                                  <a:pt x="0" y="0"/>
                                </a:lnTo>
                                <a:lnTo>
                                  <a:pt x="0" y="231952"/>
                                </a:lnTo>
                                <a:lnTo>
                                  <a:pt x="57605" y="231952"/>
                                </a:lnTo>
                                <a:lnTo>
                                  <a:pt x="57605" y="0"/>
                                </a:lnTo>
                                <a:close/>
                              </a:path>
                            </a:pathLst>
                          </a:custGeom>
                          <a:solidFill>
                            <a:srgbClr val="000080"/>
                          </a:solidFill>
                        </wps:spPr>
                        <wps:bodyPr wrap="square" lIns="0" tIns="0" rIns="0" bIns="0" rtlCol="0">
                          <a:prstTxWarp prst="textNoShape">
                            <a:avLst/>
                          </a:prstTxWarp>
                          <a:noAutofit/>
                        </wps:bodyPr>
                      </wps:wsp>
                      <wps:wsp>
                        <wps:cNvPr id="173" name="Graphic 173"/>
                        <wps:cNvSpPr/>
                        <wps:spPr>
                          <a:xfrm>
                            <a:off x="6311214" y="7410704"/>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174" name="Graphic 174"/>
                        <wps:cNvSpPr/>
                        <wps:spPr>
                          <a:xfrm>
                            <a:off x="6221933" y="7643876"/>
                            <a:ext cx="57785" cy="232410"/>
                          </a:xfrm>
                          <a:custGeom>
                            <a:avLst/>
                            <a:gdLst/>
                            <a:ahLst/>
                            <a:cxnLst/>
                            <a:rect l="l" t="t" r="r" b="b"/>
                            <a:pathLst>
                              <a:path w="57785" h="232410">
                                <a:moveTo>
                                  <a:pt x="57605" y="0"/>
                                </a:moveTo>
                                <a:lnTo>
                                  <a:pt x="0" y="0"/>
                                </a:lnTo>
                                <a:lnTo>
                                  <a:pt x="0" y="231952"/>
                                </a:lnTo>
                                <a:lnTo>
                                  <a:pt x="57605" y="231952"/>
                                </a:lnTo>
                                <a:lnTo>
                                  <a:pt x="57605" y="0"/>
                                </a:lnTo>
                                <a:close/>
                              </a:path>
                            </a:pathLst>
                          </a:custGeom>
                          <a:solidFill>
                            <a:srgbClr val="000080"/>
                          </a:solidFill>
                        </wps:spPr>
                        <wps:bodyPr wrap="square" lIns="0" tIns="0" rIns="0" bIns="0" rtlCol="0">
                          <a:prstTxWarp prst="textNoShape">
                            <a:avLst/>
                          </a:prstTxWarp>
                          <a:noAutofit/>
                        </wps:bodyPr>
                      </wps:wsp>
                      <wps:wsp>
                        <wps:cNvPr id="175" name="Graphic 175"/>
                        <wps:cNvSpPr/>
                        <wps:spPr>
                          <a:xfrm>
                            <a:off x="6311214" y="7643876"/>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176" name="Graphic 176"/>
                        <wps:cNvSpPr/>
                        <wps:spPr>
                          <a:xfrm>
                            <a:off x="6221933" y="7877352"/>
                            <a:ext cx="57785" cy="231775"/>
                          </a:xfrm>
                          <a:custGeom>
                            <a:avLst/>
                            <a:gdLst/>
                            <a:ahLst/>
                            <a:cxnLst/>
                            <a:rect l="l" t="t" r="r" b="b"/>
                            <a:pathLst>
                              <a:path w="57785" h="231775">
                                <a:moveTo>
                                  <a:pt x="57605" y="0"/>
                                </a:moveTo>
                                <a:lnTo>
                                  <a:pt x="0" y="0"/>
                                </a:lnTo>
                                <a:lnTo>
                                  <a:pt x="0" y="231648"/>
                                </a:lnTo>
                                <a:lnTo>
                                  <a:pt x="57605" y="231648"/>
                                </a:lnTo>
                                <a:lnTo>
                                  <a:pt x="57605" y="0"/>
                                </a:lnTo>
                                <a:close/>
                              </a:path>
                            </a:pathLst>
                          </a:custGeom>
                          <a:solidFill>
                            <a:srgbClr val="000080"/>
                          </a:solidFill>
                        </wps:spPr>
                        <wps:bodyPr wrap="square" lIns="0" tIns="0" rIns="0" bIns="0" rtlCol="0">
                          <a:prstTxWarp prst="textNoShape">
                            <a:avLst/>
                          </a:prstTxWarp>
                          <a:noAutofit/>
                        </wps:bodyPr>
                      </wps:wsp>
                      <wps:wsp>
                        <wps:cNvPr id="177" name="Graphic 177"/>
                        <wps:cNvSpPr/>
                        <wps:spPr>
                          <a:xfrm>
                            <a:off x="6311214" y="7877352"/>
                            <a:ext cx="8255" cy="231775"/>
                          </a:xfrm>
                          <a:custGeom>
                            <a:avLst/>
                            <a:gdLst/>
                            <a:ahLst/>
                            <a:cxnLst/>
                            <a:rect l="l" t="t" r="r" b="b"/>
                            <a:pathLst>
                              <a:path w="8255" h="231775">
                                <a:moveTo>
                                  <a:pt x="7924" y="0"/>
                                </a:moveTo>
                                <a:lnTo>
                                  <a:pt x="0" y="0"/>
                                </a:lnTo>
                                <a:lnTo>
                                  <a:pt x="0" y="231648"/>
                                </a:lnTo>
                                <a:lnTo>
                                  <a:pt x="7924" y="231648"/>
                                </a:lnTo>
                                <a:lnTo>
                                  <a:pt x="7924" y="0"/>
                                </a:lnTo>
                                <a:close/>
                              </a:path>
                            </a:pathLst>
                          </a:custGeom>
                          <a:solidFill>
                            <a:srgbClr val="000000"/>
                          </a:solidFill>
                        </wps:spPr>
                        <wps:bodyPr wrap="square" lIns="0" tIns="0" rIns="0" bIns="0" rtlCol="0">
                          <a:prstTxWarp prst="textNoShape">
                            <a:avLst/>
                          </a:prstTxWarp>
                          <a:noAutofit/>
                        </wps:bodyPr>
                      </wps:wsp>
                      <wps:wsp>
                        <wps:cNvPr id="178" name="Graphic 178"/>
                        <wps:cNvSpPr/>
                        <wps:spPr>
                          <a:xfrm>
                            <a:off x="6221933" y="8110525"/>
                            <a:ext cx="57785" cy="231775"/>
                          </a:xfrm>
                          <a:custGeom>
                            <a:avLst/>
                            <a:gdLst/>
                            <a:ahLst/>
                            <a:cxnLst/>
                            <a:rect l="l" t="t" r="r" b="b"/>
                            <a:pathLst>
                              <a:path w="57785" h="231775">
                                <a:moveTo>
                                  <a:pt x="57605" y="0"/>
                                </a:moveTo>
                                <a:lnTo>
                                  <a:pt x="0" y="0"/>
                                </a:lnTo>
                                <a:lnTo>
                                  <a:pt x="0" y="231648"/>
                                </a:lnTo>
                                <a:lnTo>
                                  <a:pt x="57605" y="231648"/>
                                </a:lnTo>
                                <a:lnTo>
                                  <a:pt x="57605" y="0"/>
                                </a:lnTo>
                                <a:close/>
                              </a:path>
                            </a:pathLst>
                          </a:custGeom>
                          <a:solidFill>
                            <a:srgbClr val="000080"/>
                          </a:solidFill>
                        </wps:spPr>
                        <wps:bodyPr wrap="square" lIns="0" tIns="0" rIns="0" bIns="0" rtlCol="0">
                          <a:prstTxWarp prst="textNoShape">
                            <a:avLst/>
                          </a:prstTxWarp>
                          <a:noAutofit/>
                        </wps:bodyPr>
                      </wps:wsp>
                      <wps:wsp>
                        <wps:cNvPr id="179" name="Graphic 179"/>
                        <wps:cNvSpPr/>
                        <wps:spPr>
                          <a:xfrm>
                            <a:off x="6311214" y="8110525"/>
                            <a:ext cx="8255" cy="231775"/>
                          </a:xfrm>
                          <a:custGeom>
                            <a:avLst/>
                            <a:gdLst/>
                            <a:ahLst/>
                            <a:cxnLst/>
                            <a:rect l="l" t="t" r="r" b="b"/>
                            <a:pathLst>
                              <a:path w="8255" h="231775">
                                <a:moveTo>
                                  <a:pt x="7924" y="0"/>
                                </a:moveTo>
                                <a:lnTo>
                                  <a:pt x="0" y="0"/>
                                </a:lnTo>
                                <a:lnTo>
                                  <a:pt x="0" y="231648"/>
                                </a:lnTo>
                                <a:lnTo>
                                  <a:pt x="7924" y="231648"/>
                                </a:lnTo>
                                <a:lnTo>
                                  <a:pt x="7924" y="0"/>
                                </a:lnTo>
                                <a:close/>
                              </a:path>
                            </a:pathLst>
                          </a:custGeom>
                          <a:solidFill>
                            <a:srgbClr val="000000"/>
                          </a:solidFill>
                        </wps:spPr>
                        <wps:bodyPr wrap="square" lIns="0" tIns="0" rIns="0" bIns="0" rtlCol="0">
                          <a:prstTxWarp prst="textNoShape">
                            <a:avLst/>
                          </a:prstTxWarp>
                          <a:noAutofit/>
                        </wps:bodyPr>
                      </wps:wsp>
                      <wps:wsp>
                        <wps:cNvPr id="180" name="Graphic 180"/>
                        <wps:cNvSpPr/>
                        <wps:spPr>
                          <a:xfrm>
                            <a:off x="6221933" y="8343696"/>
                            <a:ext cx="57785" cy="231775"/>
                          </a:xfrm>
                          <a:custGeom>
                            <a:avLst/>
                            <a:gdLst/>
                            <a:ahLst/>
                            <a:cxnLst/>
                            <a:rect l="l" t="t" r="r" b="b"/>
                            <a:pathLst>
                              <a:path w="57785" h="231775">
                                <a:moveTo>
                                  <a:pt x="57605" y="0"/>
                                </a:moveTo>
                                <a:lnTo>
                                  <a:pt x="0" y="0"/>
                                </a:lnTo>
                                <a:lnTo>
                                  <a:pt x="0" y="231648"/>
                                </a:lnTo>
                                <a:lnTo>
                                  <a:pt x="57605" y="231648"/>
                                </a:lnTo>
                                <a:lnTo>
                                  <a:pt x="57605" y="0"/>
                                </a:lnTo>
                                <a:close/>
                              </a:path>
                            </a:pathLst>
                          </a:custGeom>
                          <a:solidFill>
                            <a:srgbClr val="000080"/>
                          </a:solidFill>
                        </wps:spPr>
                        <wps:bodyPr wrap="square" lIns="0" tIns="0" rIns="0" bIns="0" rtlCol="0">
                          <a:prstTxWarp prst="textNoShape">
                            <a:avLst/>
                          </a:prstTxWarp>
                          <a:noAutofit/>
                        </wps:bodyPr>
                      </wps:wsp>
                      <wps:wsp>
                        <wps:cNvPr id="181" name="Graphic 181"/>
                        <wps:cNvSpPr/>
                        <wps:spPr>
                          <a:xfrm>
                            <a:off x="6311214" y="8343696"/>
                            <a:ext cx="8255" cy="231775"/>
                          </a:xfrm>
                          <a:custGeom>
                            <a:avLst/>
                            <a:gdLst/>
                            <a:ahLst/>
                            <a:cxnLst/>
                            <a:rect l="l" t="t" r="r" b="b"/>
                            <a:pathLst>
                              <a:path w="8255" h="231775">
                                <a:moveTo>
                                  <a:pt x="7924" y="0"/>
                                </a:moveTo>
                                <a:lnTo>
                                  <a:pt x="0" y="0"/>
                                </a:lnTo>
                                <a:lnTo>
                                  <a:pt x="0" y="231648"/>
                                </a:lnTo>
                                <a:lnTo>
                                  <a:pt x="7924" y="231648"/>
                                </a:lnTo>
                                <a:lnTo>
                                  <a:pt x="7924" y="0"/>
                                </a:lnTo>
                                <a:close/>
                              </a:path>
                            </a:pathLst>
                          </a:custGeom>
                          <a:solidFill>
                            <a:srgbClr val="000000"/>
                          </a:solidFill>
                        </wps:spPr>
                        <wps:bodyPr wrap="square" lIns="0" tIns="0" rIns="0" bIns="0" rtlCol="0">
                          <a:prstTxWarp prst="textNoShape">
                            <a:avLst/>
                          </a:prstTxWarp>
                          <a:noAutofit/>
                        </wps:bodyPr>
                      </wps:wsp>
                      <wps:wsp>
                        <wps:cNvPr id="182" name="Graphic 182"/>
                        <wps:cNvSpPr/>
                        <wps:spPr>
                          <a:xfrm>
                            <a:off x="6221933" y="8576868"/>
                            <a:ext cx="57785" cy="231775"/>
                          </a:xfrm>
                          <a:custGeom>
                            <a:avLst/>
                            <a:gdLst/>
                            <a:ahLst/>
                            <a:cxnLst/>
                            <a:rect l="l" t="t" r="r" b="b"/>
                            <a:pathLst>
                              <a:path w="57785" h="231775">
                                <a:moveTo>
                                  <a:pt x="57605" y="0"/>
                                </a:moveTo>
                                <a:lnTo>
                                  <a:pt x="0" y="0"/>
                                </a:lnTo>
                                <a:lnTo>
                                  <a:pt x="0" y="231647"/>
                                </a:lnTo>
                                <a:lnTo>
                                  <a:pt x="57605" y="231647"/>
                                </a:lnTo>
                                <a:lnTo>
                                  <a:pt x="57605" y="0"/>
                                </a:lnTo>
                                <a:close/>
                              </a:path>
                            </a:pathLst>
                          </a:custGeom>
                          <a:solidFill>
                            <a:srgbClr val="000080"/>
                          </a:solidFill>
                        </wps:spPr>
                        <wps:bodyPr wrap="square" lIns="0" tIns="0" rIns="0" bIns="0" rtlCol="0">
                          <a:prstTxWarp prst="textNoShape">
                            <a:avLst/>
                          </a:prstTxWarp>
                          <a:noAutofit/>
                        </wps:bodyPr>
                      </wps:wsp>
                      <wps:wsp>
                        <wps:cNvPr id="183" name="Graphic 183"/>
                        <wps:cNvSpPr/>
                        <wps:spPr>
                          <a:xfrm>
                            <a:off x="6311214" y="8576868"/>
                            <a:ext cx="8255" cy="231775"/>
                          </a:xfrm>
                          <a:custGeom>
                            <a:avLst/>
                            <a:gdLst/>
                            <a:ahLst/>
                            <a:cxnLst/>
                            <a:rect l="l" t="t" r="r" b="b"/>
                            <a:pathLst>
                              <a:path w="8255" h="231775">
                                <a:moveTo>
                                  <a:pt x="7924" y="0"/>
                                </a:moveTo>
                                <a:lnTo>
                                  <a:pt x="0" y="0"/>
                                </a:lnTo>
                                <a:lnTo>
                                  <a:pt x="0" y="231647"/>
                                </a:lnTo>
                                <a:lnTo>
                                  <a:pt x="7924" y="231647"/>
                                </a:lnTo>
                                <a:lnTo>
                                  <a:pt x="7924" y="0"/>
                                </a:lnTo>
                                <a:close/>
                              </a:path>
                            </a:pathLst>
                          </a:custGeom>
                          <a:solidFill>
                            <a:srgbClr val="000000"/>
                          </a:solidFill>
                        </wps:spPr>
                        <wps:bodyPr wrap="square" lIns="0" tIns="0" rIns="0" bIns="0" rtlCol="0">
                          <a:prstTxWarp prst="textNoShape">
                            <a:avLst/>
                          </a:prstTxWarp>
                          <a:noAutofit/>
                        </wps:bodyPr>
                      </wps:wsp>
                      <wps:wsp>
                        <wps:cNvPr id="184" name="Graphic 184"/>
                        <wps:cNvSpPr/>
                        <wps:spPr>
                          <a:xfrm>
                            <a:off x="6221933" y="8809990"/>
                            <a:ext cx="57785" cy="232410"/>
                          </a:xfrm>
                          <a:custGeom>
                            <a:avLst/>
                            <a:gdLst/>
                            <a:ahLst/>
                            <a:cxnLst/>
                            <a:rect l="l" t="t" r="r" b="b"/>
                            <a:pathLst>
                              <a:path w="57785" h="232410">
                                <a:moveTo>
                                  <a:pt x="57605" y="0"/>
                                </a:moveTo>
                                <a:lnTo>
                                  <a:pt x="0" y="0"/>
                                </a:lnTo>
                                <a:lnTo>
                                  <a:pt x="0" y="231952"/>
                                </a:lnTo>
                                <a:lnTo>
                                  <a:pt x="57605" y="231952"/>
                                </a:lnTo>
                                <a:lnTo>
                                  <a:pt x="57605" y="0"/>
                                </a:lnTo>
                                <a:close/>
                              </a:path>
                            </a:pathLst>
                          </a:custGeom>
                          <a:solidFill>
                            <a:srgbClr val="000080"/>
                          </a:solidFill>
                        </wps:spPr>
                        <wps:bodyPr wrap="square" lIns="0" tIns="0" rIns="0" bIns="0" rtlCol="0">
                          <a:prstTxWarp prst="textNoShape">
                            <a:avLst/>
                          </a:prstTxWarp>
                          <a:noAutofit/>
                        </wps:bodyPr>
                      </wps:wsp>
                      <wps:wsp>
                        <wps:cNvPr id="185" name="Graphic 185"/>
                        <wps:cNvSpPr/>
                        <wps:spPr>
                          <a:xfrm>
                            <a:off x="6311214" y="8809990"/>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186" name="Graphic 186"/>
                        <wps:cNvSpPr/>
                        <wps:spPr>
                          <a:xfrm>
                            <a:off x="6221933" y="9043161"/>
                            <a:ext cx="57785" cy="232410"/>
                          </a:xfrm>
                          <a:custGeom>
                            <a:avLst/>
                            <a:gdLst/>
                            <a:ahLst/>
                            <a:cxnLst/>
                            <a:rect l="l" t="t" r="r" b="b"/>
                            <a:pathLst>
                              <a:path w="57785" h="232410">
                                <a:moveTo>
                                  <a:pt x="57605" y="0"/>
                                </a:moveTo>
                                <a:lnTo>
                                  <a:pt x="0" y="0"/>
                                </a:lnTo>
                                <a:lnTo>
                                  <a:pt x="0" y="231952"/>
                                </a:lnTo>
                                <a:lnTo>
                                  <a:pt x="57605" y="231952"/>
                                </a:lnTo>
                                <a:lnTo>
                                  <a:pt x="57605" y="0"/>
                                </a:lnTo>
                                <a:close/>
                              </a:path>
                            </a:pathLst>
                          </a:custGeom>
                          <a:solidFill>
                            <a:srgbClr val="000080"/>
                          </a:solidFill>
                        </wps:spPr>
                        <wps:bodyPr wrap="square" lIns="0" tIns="0" rIns="0" bIns="0" rtlCol="0">
                          <a:prstTxWarp prst="textNoShape">
                            <a:avLst/>
                          </a:prstTxWarp>
                          <a:noAutofit/>
                        </wps:bodyPr>
                      </wps:wsp>
                      <wps:wsp>
                        <wps:cNvPr id="187" name="Graphic 187"/>
                        <wps:cNvSpPr/>
                        <wps:spPr>
                          <a:xfrm>
                            <a:off x="6311214" y="9043161"/>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188" name="Graphic 188"/>
                        <wps:cNvSpPr/>
                        <wps:spPr>
                          <a:xfrm>
                            <a:off x="6221933" y="9276333"/>
                            <a:ext cx="57785" cy="232410"/>
                          </a:xfrm>
                          <a:custGeom>
                            <a:avLst/>
                            <a:gdLst/>
                            <a:ahLst/>
                            <a:cxnLst/>
                            <a:rect l="l" t="t" r="r" b="b"/>
                            <a:pathLst>
                              <a:path w="57785" h="232410">
                                <a:moveTo>
                                  <a:pt x="57605" y="0"/>
                                </a:moveTo>
                                <a:lnTo>
                                  <a:pt x="0" y="0"/>
                                </a:lnTo>
                                <a:lnTo>
                                  <a:pt x="0" y="231952"/>
                                </a:lnTo>
                                <a:lnTo>
                                  <a:pt x="57605" y="231952"/>
                                </a:lnTo>
                                <a:lnTo>
                                  <a:pt x="57605" y="0"/>
                                </a:lnTo>
                                <a:close/>
                              </a:path>
                            </a:pathLst>
                          </a:custGeom>
                          <a:solidFill>
                            <a:srgbClr val="000080"/>
                          </a:solidFill>
                        </wps:spPr>
                        <wps:bodyPr wrap="square" lIns="0" tIns="0" rIns="0" bIns="0" rtlCol="0">
                          <a:prstTxWarp prst="textNoShape">
                            <a:avLst/>
                          </a:prstTxWarp>
                          <a:noAutofit/>
                        </wps:bodyPr>
                      </wps:wsp>
                      <wps:wsp>
                        <wps:cNvPr id="189" name="Graphic 189"/>
                        <wps:cNvSpPr/>
                        <wps:spPr>
                          <a:xfrm>
                            <a:off x="6311214" y="9276333"/>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190" name="Graphic 190"/>
                        <wps:cNvSpPr/>
                        <wps:spPr>
                          <a:xfrm>
                            <a:off x="39014" y="228600"/>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191" name="Graphic 191"/>
                        <wps:cNvSpPr/>
                        <wps:spPr>
                          <a:xfrm>
                            <a:off x="0" y="228600"/>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92" name="Graphic 192"/>
                        <wps:cNvSpPr/>
                        <wps:spPr>
                          <a:xfrm>
                            <a:off x="39014" y="460248"/>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193" name="Graphic 193"/>
                        <wps:cNvSpPr/>
                        <wps:spPr>
                          <a:xfrm>
                            <a:off x="0" y="460248"/>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94" name="Graphic 194"/>
                        <wps:cNvSpPr/>
                        <wps:spPr>
                          <a:xfrm>
                            <a:off x="39014" y="692200"/>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195" name="Graphic 195"/>
                        <wps:cNvSpPr/>
                        <wps:spPr>
                          <a:xfrm>
                            <a:off x="0" y="692200"/>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96" name="Graphic 196"/>
                        <wps:cNvSpPr/>
                        <wps:spPr>
                          <a:xfrm>
                            <a:off x="39014" y="923848"/>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197" name="Graphic 197"/>
                        <wps:cNvSpPr/>
                        <wps:spPr>
                          <a:xfrm>
                            <a:off x="0" y="923848"/>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98" name="Graphic 198"/>
                        <wps:cNvSpPr/>
                        <wps:spPr>
                          <a:xfrm>
                            <a:off x="39014" y="1155496"/>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199" name="Graphic 199"/>
                        <wps:cNvSpPr/>
                        <wps:spPr>
                          <a:xfrm>
                            <a:off x="0" y="1155496"/>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200" name="Graphic 200"/>
                        <wps:cNvSpPr/>
                        <wps:spPr>
                          <a:xfrm>
                            <a:off x="39014" y="1387144"/>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201" name="Graphic 201"/>
                        <wps:cNvSpPr/>
                        <wps:spPr>
                          <a:xfrm>
                            <a:off x="0" y="1387144"/>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202" name="Graphic 202"/>
                        <wps:cNvSpPr/>
                        <wps:spPr>
                          <a:xfrm>
                            <a:off x="39014" y="1618869"/>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03" name="Graphic 203"/>
                        <wps:cNvSpPr/>
                        <wps:spPr>
                          <a:xfrm>
                            <a:off x="0" y="1618869"/>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04" name="Graphic 204"/>
                        <wps:cNvSpPr/>
                        <wps:spPr>
                          <a:xfrm>
                            <a:off x="39014" y="1850517"/>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05" name="Graphic 205"/>
                        <wps:cNvSpPr/>
                        <wps:spPr>
                          <a:xfrm>
                            <a:off x="0" y="1850517"/>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06" name="Graphic 206"/>
                        <wps:cNvSpPr/>
                        <wps:spPr>
                          <a:xfrm>
                            <a:off x="39014" y="2082164"/>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07" name="Graphic 207"/>
                        <wps:cNvSpPr/>
                        <wps:spPr>
                          <a:xfrm>
                            <a:off x="0" y="2082164"/>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08" name="Graphic 208"/>
                        <wps:cNvSpPr/>
                        <wps:spPr>
                          <a:xfrm>
                            <a:off x="39014" y="2313813"/>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09" name="Graphic 209"/>
                        <wps:cNvSpPr/>
                        <wps:spPr>
                          <a:xfrm>
                            <a:off x="0" y="2313813"/>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10" name="Graphic 210"/>
                        <wps:cNvSpPr/>
                        <wps:spPr>
                          <a:xfrm>
                            <a:off x="39014" y="2545460"/>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11" name="Graphic 211"/>
                        <wps:cNvSpPr/>
                        <wps:spPr>
                          <a:xfrm>
                            <a:off x="0" y="2545460"/>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12" name="Graphic 212"/>
                        <wps:cNvSpPr/>
                        <wps:spPr>
                          <a:xfrm>
                            <a:off x="39014" y="2777108"/>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13" name="Graphic 213"/>
                        <wps:cNvSpPr/>
                        <wps:spPr>
                          <a:xfrm>
                            <a:off x="0" y="2777108"/>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14" name="Graphic 214"/>
                        <wps:cNvSpPr/>
                        <wps:spPr>
                          <a:xfrm>
                            <a:off x="39014" y="3008757"/>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15" name="Graphic 215"/>
                        <wps:cNvSpPr/>
                        <wps:spPr>
                          <a:xfrm>
                            <a:off x="0" y="3008757"/>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16" name="Graphic 216"/>
                        <wps:cNvSpPr/>
                        <wps:spPr>
                          <a:xfrm>
                            <a:off x="39014" y="3240709"/>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217" name="Graphic 217"/>
                        <wps:cNvSpPr/>
                        <wps:spPr>
                          <a:xfrm>
                            <a:off x="0" y="3240709"/>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218" name="Graphic 218"/>
                        <wps:cNvSpPr/>
                        <wps:spPr>
                          <a:xfrm>
                            <a:off x="39014" y="3472357"/>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219" name="Graphic 219"/>
                        <wps:cNvSpPr/>
                        <wps:spPr>
                          <a:xfrm>
                            <a:off x="0" y="3472357"/>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220" name="Graphic 220"/>
                        <wps:cNvSpPr/>
                        <wps:spPr>
                          <a:xfrm>
                            <a:off x="39014" y="3704005"/>
                            <a:ext cx="58419" cy="230504"/>
                          </a:xfrm>
                          <a:custGeom>
                            <a:avLst/>
                            <a:gdLst/>
                            <a:ahLst/>
                            <a:cxnLst/>
                            <a:rect l="l" t="t" r="r" b="b"/>
                            <a:pathLst>
                              <a:path w="58419" h="230504">
                                <a:moveTo>
                                  <a:pt x="58216" y="0"/>
                                </a:moveTo>
                                <a:lnTo>
                                  <a:pt x="0" y="0"/>
                                </a:lnTo>
                                <a:lnTo>
                                  <a:pt x="0" y="230123"/>
                                </a:lnTo>
                                <a:lnTo>
                                  <a:pt x="58216" y="230123"/>
                                </a:lnTo>
                                <a:lnTo>
                                  <a:pt x="58216" y="0"/>
                                </a:lnTo>
                                <a:close/>
                              </a:path>
                            </a:pathLst>
                          </a:custGeom>
                          <a:solidFill>
                            <a:srgbClr val="000080"/>
                          </a:solidFill>
                        </wps:spPr>
                        <wps:bodyPr wrap="square" lIns="0" tIns="0" rIns="0" bIns="0" rtlCol="0">
                          <a:prstTxWarp prst="textNoShape">
                            <a:avLst/>
                          </a:prstTxWarp>
                          <a:noAutofit/>
                        </wps:bodyPr>
                      </wps:wsp>
                      <wps:wsp>
                        <wps:cNvPr id="221" name="Graphic 221"/>
                        <wps:cNvSpPr/>
                        <wps:spPr>
                          <a:xfrm>
                            <a:off x="0" y="3704005"/>
                            <a:ext cx="8255" cy="230504"/>
                          </a:xfrm>
                          <a:custGeom>
                            <a:avLst/>
                            <a:gdLst/>
                            <a:ahLst/>
                            <a:cxnLst/>
                            <a:rect l="l" t="t" r="r" b="b"/>
                            <a:pathLst>
                              <a:path w="8255" h="230504">
                                <a:moveTo>
                                  <a:pt x="7924" y="0"/>
                                </a:moveTo>
                                <a:lnTo>
                                  <a:pt x="0" y="0"/>
                                </a:lnTo>
                                <a:lnTo>
                                  <a:pt x="0" y="230123"/>
                                </a:lnTo>
                                <a:lnTo>
                                  <a:pt x="7924" y="230123"/>
                                </a:lnTo>
                                <a:lnTo>
                                  <a:pt x="7924" y="0"/>
                                </a:lnTo>
                                <a:close/>
                              </a:path>
                            </a:pathLst>
                          </a:custGeom>
                          <a:solidFill>
                            <a:srgbClr val="000000"/>
                          </a:solidFill>
                        </wps:spPr>
                        <wps:bodyPr wrap="square" lIns="0" tIns="0" rIns="0" bIns="0" rtlCol="0">
                          <a:prstTxWarp prst="textNoShape">
                            <a:avLst/>
                          </a:prstTxWarp>
                          <a:noAutofit/>
                        </wps:bodyPr>
                      </wps:wsp>
                      <wps:wsp>
                        <wps:cNvPr id="222" name="Graphic 222"/>
                        <wps:cNvSpPr/>
                        <wps:spPr>
                          <a:xfrm>
                            <a:off x="39014" y="3935603"/>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23" name="Graphic 223"/>
                        <wps:cNvSpPr/>
                        <wps:spPr>
                          <a:xfrm>
                            <a:off x="0" y="3935603"/>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24" name="Graphic 224"/>
                        <wps:cNvSpPr/>
                        <wps:spPr>
                          <a:xfrm>
                            <a:off x="39014" y="4167251"/>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25" name="Graphic 225"/>
                        <wps:cNvSpPr/>
                        <wps:spPr>
                          <a:xfrm>
                            <a:off x="0" y="4167251"/>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26" name="Graphic 226"/>
                        <wps:cNvSpPr/>
                        <wps:spPr>
                          <a:xfrm>
                            <a:off x="39014" y="4398898"/>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27" name="Graphic 227"/>
                        <wps:cNvSpPr/>
                        <wps:spPr>
                          <a:xfrm>
                            <a:off x="0" y="4398898"/>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28" name="Graphic 228"/>
                        <wps:cNvSpPr/>
                        <wps:spPr>
                          <a:xfrm>
                            <a:off x="39014" y="4630546"/>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29" name="Graphic 229"/>
                        <wps:cNvSpPr/>
                        <wps:spPr>
                          <a:xfrm>
                            <a:off x="0" y="4630546"/>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30" name="Graphic 230"/>
                        <wps:cNvSpPr/>
                        <wps:spPr>
                          <a:xfrm>
                            <a:off x="39014" y="4862195"/>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31" name="Graphic 231"/>
                        <wps:cNvSpPr/>
                        <wps:spPr>
                          <a:xfrm>
                            <a:off x="0" y="4862195"/>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32" name="Graphic 232"/>
                        <wps:cNvSpPr/>
                        <wps:spPr>
                          <a:xfrm>
                            <a:off x="39014" y="5093842"/>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33" name="Graphic 233"/>
                        <wps:cNvSpPr/>
                        <wps:spPr>
                          <a:xfrm>
                            <a:off x="0" y="5093842"/>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34" name="Graphic 234"/>
                        <wps:cNvSpPr/>
                        <wps:spPr>
                          <a:xfrm>
                            <a:off x="39014" y="5325490"/>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35" name="Graphic 235"/>
                        <wps:cNvSpPr/>
                        <wps:spPr>
                          <a:xfrm>
                            <a:off x="0" y="5325490"/>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36" name="Graphic 236"/>
                        <wps:cNvSpPr/>
                        <wps:spPr>
                          <a:xfrm>
                            <a:off x="39014" y="5557443"/>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237" name="Graphic 237"/>
                        <wps:cNvSpPr/>
                        <wps:spPr>
                          <a:xfrm>
                            <a:off x="0" y="5557443"/>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238" name="Graphic 238"/>
                        <wps:cNvSpPr/>
                        <wps:spPr>
                          <a:xfrm>
                            <a:off x="39014" y="5789091"/>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239" name="Graphic 239"/>
                        <wps:cNvSpPr/>
                        <wps:spPr>
                          <a:xfrm>
                            <a:off x="0" y="5789091"/>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240" name="Graphic 240"/>
                        <wps:cNvSpPr/>
                        <wps:spPr>
                          <a:xfrm>
                            <a:off x="39014" y="6020739"/>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241" name="Graphic 241"/>
                        <wps:cNvSpPr/>
                        <wps:spPr>
                          <a:xfrm>
                            <a:off x="0" y="6020739"/>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242" name="Graphic 242"/>
                        <wps:cNvSpPr/>
                        <wps:spPr>
                          <a:xfrm>
                            <a:off x="39014" y="6252464"/>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43" name="Graphic 243"/>
                        <wps:cNvSpPr/>
                        <wps:spPr>
                          <a:xfrm>
                            <a:off x="0" y="6252464"/>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44" name="Graphic 244"/>
                        <wps:cNvSpPr/>
                        <wps:spPr>
                          <a:xfrm>
                            <a:off x="39014" y="6484111"/>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45" name="Graphic 245"/>
                        <wps:cNvSpPr/>
                        <wps:spPr>
                          <a:xfrm>
                            <a:off x="0" y="6484111"/>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46" name="Graphic 246"/>
                        <wps:cNvSpPr/>
                        <wps:spPr>
                          <a:xfrm>
                            <a:off x="39014" y="6715759"/>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47" name="Graphic 247"/>
                        <wps:cNvSpPr/>
                        <wps:spPr>
                          <a:xfrm>
                            <a:off x="0" y="6715759"/>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48" name="Graphic 248"/>
                        <wps:cNvSpPr/>
                        <wps:spPr>
                          <a:xfrm>
                            <a:off x="39014" y="6947407"/>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49" name="Graphic 249"/>
                        <wps:cNvSpPr/>
                        <wps:spPr>
                          <a:xfrm>
                            <a:off x="0" y="6947407"/>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50" name="Graphic 250"/>
                        <wps:cNvSpPr/>
                        <wps:spPr>
                          <a:xfrm>
                            <a:off x="39014" y="7179056"/>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51" name="Graphic 251"/>
                        <wps:cNvSpPr/>
                        <wps:spPr>
                          <a:xfrm>
                            <a:off x="0" y="7179056"/>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52" name="Graphic 252"/>
                        <wps:cNvSpPr/>
                        <wps:spPr>
                          <a:xfrm>
                            <a:off x="39014" y="7410704"/>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53" name="Graphic 253"/>
                        <wps:cNvSpPr/>
                        <wps:spPr>
                          <a:xfrm>
                            <a:off x="0" y="7410704"/>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254" name="Graphic 254"/>
                        <wps:cNvSpPr/>
                        <wps:spPr>
                          <a:xfrm>
                            <a:off x="39014" y="7643876"/>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55" name="Graphic 255"/>
                        <wps:cNvSpPr/>
                        <wps:spPr>
                          <a:xfrm>
                            <a:off x="0" y="7643876"/>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256" name="Graphic 256"/>
                        <wps:cNvSpPr/>
                        <wps:spPr>
                          <a:xfrm>
                            <a:off x="39014" y="7877352"/>
                            <a:ext cx="58419" cy="231775"/>
                          </a:xfrm>
                          <a:custGeom>
                            <a:avLst/>
                            <a:gdLst/>
                            <a:ahLst/>
                            <a:cxnLst/>
                            <a:rect l="l" t="t" r="r" b="b"/>
                            <a:pathLst>
                              <a:path w="58419" h="231775">
                                <a:moveTo>
                                  <a:pt x="58216" y="0"/>
                                </a:moveTo>
                                <a:lnTo>
                                  <a:pt x="0" y="0"/>
                                </a:lnTo>
                                <a:lnTo>
                                  <a:pt x="0" y="231648"/>
                                </a:lnTo>
                                <a:lnTo>
                                  <a:pt x="58216" y="231648"/>
                                </a:lnTo>
                                <a:lnTo>
                                  <a:pt x="58216" y="0"/>
                                </a:lnTo>
                                <a:close/>
                              </a:path>
                            </a:pathLst>
                          </a:custGeom>
                          <a:solidFill>
                            <a:srgbClr val="000080"/>
                          </a:solidFill>
                        </wps:spPr>
                        <wps:bodyPr wrap="square" lIns="0" tIns="0" rIns="0" bIns="0" rtlCol="0">
                          <a:prstTxWarp prst="textNoShape">
                            <a:avLst/>
                          </a:prstTxWarp>
                          <a:noAutofit/>
                        </wps:bodyPr>
                      </wps:wsp>
                      <wps:wsp>
                        <wps:cNvPr id="257" name="Graphic 257"/>
                        <wps:cNvSpPr/>
                        <wps:spPr>
                          <a:xfrm>
                            <a:off x="0" y="7877352"/>
                            <a:ext cx="8255" cy="231775"/>
                          </a:xfrm>
                          <a:custGeom>
                            <a:avLst/>
                            <a:gdLst/>
                            <a:ahLst/>
                            <a:cxnLst/>
                            <a:rect l="l" t="t" r="r" b="b"/>
                            <a:pathLst>
                              <a:path w="8255" h="231775">
                                <a:moveTo>
                                  <a:pt x="7924" y="0"/>
                                </a:moveTo>
                                <a:lnTo>
                                  <a:pt x="0" y="0"/>
                                </a:lnTo>
                                <a:lnTo>
                                  <a:pt x="0" y="231648"/>
                                </a:lnTo>
                                <a:lnTo>
                                  <a:pt x="7924" y="231648"/>
                                </a:lnTo>
                                <a:lnTo>
                                  <a:pt x="7924" y="0"/>
                                </a:lnTo>
                                <a:close/>
                              </a:path>
                            </a:pathLst>
                          </a:custGeom>
                          <a:solidFill>
                            <a:srgbClr val="000000"/>
                          </a:solidFill>
                        </wps:spPr>
                        <wps:bodyPr wrap="square" lIns="0" tIns="0" rIns="0" bIns="0" rtlCol="0">
                          <a:prstTxWarp prst="textNoShape">
                            <a:avLst/>
                          </a:prstTxWarp>
                          <a:noAutofit/>
                        </wps:bodyPr>
                      </wps:wsp>
                      <wps:wsp>
                        <wps:cNvPr id="258" name="Graphic 258"/>
                        <wps:cNvSpPr/>
                        <wps:spPr>
                          <a:xfrm>
                            <a:off x="39014" y="8110525"/>
                            <a:ext cx="58419" cy="231775"/>
                          </a:xfrm>
                          <a:custGeom>
                            <a:avLst/>
                            <a:gdLst/>
                            <a:ahLst/>
                            <a:cxnLst/>
                            <a:rect l="l" t="t" r="r" b="b"/>
                            <a:pathLst>
                              <a:path w="58419" h="231775">
                                <a:moveTo>
                                  <a:pt x="58216" y="0"/>
                                </a:moveTo>
                                <a:lnTo>
                                  <a:pt x="0" y="0"/>
                                </a:lnTo>
                                <a:lnTo>
                                  <a:pt x="0" y="231648"/>
                                </a:lnTo>
                                <a:lnTo>
                                  <a:pt x="58216" y="231648"/>
                                </a:lnTo>
                                <a:lnTo>
                                  <a:pt x="58216" y="0"/>
                                </a:lnTo>
                                <a:close/>
                              </a:path>
                            </a:pathLst>
                          </a:custGeom>
                          <a:solidFill>
                            <a:srgbClr val="000080"/>
                          </a:solidFill>
                        </wps:spPr>
                        <wps:bodyPr wrap="square" lIns="0" tIns="0" rIns="0" bIns="0" rtlCol="0">
                          <a:prstTxWarp prst="textNoShape">
                            <a:avLst/>
                          </a:prstTxWarp>
                          <a:noAutofit/>
                        </wps:bodyPr>
                      </wps:wsp>
                      <wps:wsp>
                        <wps:cNvPr id="259" name="Graphic 259"/>
                        <wps:cNvSpPr/>
                        <wps:spPr>
                          <a:xfrm>
                            <a:off x="0" y="8110525"/>
                            <a:ext cx="8255" cy="231775"/>
                          </a:xfrm>
                          <a:custGeom>
                            <a:avLst/>
                            <a:gdLst/>
                            <a:ahLst/>
                            <a:cxnLst/>
                            <a:rect l="l" t="t" r="r" b="b"/>
                            <a:pathLst>
                              <a:path w="8255" h="231775">
                                <a:moveTo>
                                  <a:pt x="7924" y="0"/>
                                </a:moveTo>
                                <a:lnTo>
                                  <a:pt x="0" y="0"/>
                                </a:lnTo>
                                <a:lnTo>
                                  <a:pt x="0" y="231648"/>
                                </a:lnTo>
                                <a:lnTo>
                                  <a:pt x="7924" y="231648"/>
                                </a:lnTo>
                                <a:lnTo>
                                  <a:pt x="7924" y="0"/>
                                </a:lnTo>
                                <a:close/>
                              </a:path>
                            </a:pathLst>
                          </a:custGeom>
                          <a:solidFill>
                            <a:srgbClr val="000000"/>
                          </a:solidFill>
                        </wps:spPr>
                        <wps:bodyPr wrap="square" lIns="0" tIns="0" rIns="0" bIns="0" rtlCol="0">
                          <a:prstTxWarp prst="textNoShape">
                            <a:avLst/>
                          </a:prstTxWarp>
                          <a:noAutofit/>
                        </wps:bodyPr>
                      </wps:wsp>
                      <wps:wsp>
                        <wps:cNvPr id="260" name="Graphic 260"/>
                        <wps:cNvSpPr/>
                        <wps:spPr>
                          <a:xfrm>
                            <a:off x="39014" y="8343696"/>
                            <a:ext cx="58419" cy="231775"/>
                          </a:xfrm>
                          <a:custGeom>
                            <a:avLst/>
                            <a:gdLst/>
                            <a:ahLst/>
                            <a:cxnLst/>
                            <a:rect l="l" t="t" r="r" b="b"/>
                            <a:pathLst>
                              <a:path w="58419" h="231775">
                                <a:moveTo>
                                  <a:pt x="58216" y="0"/>
                                </a:moveTo>
                                <a:lnTo>
                                  <a:pt x="0" y="0"/>
                                </a:lnTo>
                                <a:lnTo>
                                  <a:pt x="0" y="231648"/>
                                </a:lnTo>
                                <a:lnTo>
                                  <a:pt x="58216" y="231648"/>
                                </a:lnTo>
                                <a:lnTo>
                                  <a:pt x="58216" y="0"/>
                                </a:lnTo>
                                <a:close/>
                              </a:path>
                            </a:pathLst>
                          </a:custGeom>
                          <a:solidFill>
                            <a:srgbClr val="000080"/>
                          </a:solidFill>
                        </wps:spPr>
                        <wps:bodyPr wrap="square" lIns="0" tIns="0" rIns="0" bIns="0" rtlCol="0">
                          <a:prstTxWarp prst="textNoShape">
                            <a:avLst/>
                          </a:prstTxWarp>
                          <a:noAutofit/>
                        </wps:bodyPr>
                      </wps:wsp>
                      <wps:wsp>
                        <wps:cNvPr id="261" name="Graphic 261"/>
                        <wps:cNvSpPr/>
                        <wps:spPr>
                          <a:xfrm>
                            <a:off x="0" y="8343696"/>
                            <a:ext cx="8255" cy="231775"/>
                          </a:xfrm>
                          <a:custGeom>
                            <a:avLst/>
                            <a:gdLst/>
                            <a:ahLst/>
                            <a:cxnLst/>
                            <a:rect l="l" t="t" r="r" b="b"/>
                            <a:pathLst>
                              <a:path w="8255" h="231775">
                                <a:moveTo>
                                  <a:pt x="7924" y="0"/>
                                </a:moveTo>
                                <a:lnTo>
                                  <a:pt x="0" y="0"/>
                                </a:lnTo>
                                <a:lnTo>
                                  <a:pt x="0" y="231648"/>
                                </a:lnTo>
                                <a:lnTo>
                                  <a:pt x="7924" y="231648"/>
                                </a:lnTo>
                                <a:lnTo>
                                  <a:pt x="7924" y="0"/>
                                </a:lnTo>
                                <a:close/>
                              </a:path>
                            </a:pathLst>
                          </a:custGeom>
                          <a:solidFill>
                            <a:srgbClr val="000000"/>
                          </a:solidFill>
                        </wps:spPr>
                        <wps:bodyPr wrap="square" lIns="0" tIns="0" rIns="0" bIns="0" rtlCol="0">
                          <a:prstTxWarp prst="textNoShape">
                            <a:avLst/>
                          </a:prstTxWarp>
                          <a:noAutofit/>
                        </wps:bodyPr>
                      </wps:wsp>
                      <wps:wsp>
                        <wps:cNvPr id="262" name="Graphic 262"/>
                        <wps:cNvSpPr/>
                        <wps:spPr>
                          <a:xfrm>
                            <a:off x="39014" y="8576868"/>
                            <a:ext cx="58419" cy="231775"/>
                          </a:xfrm>
                          <a:custGeom>
                            <a:avLst/>
                            <a:gdLst/>
                            <a:ahLst/>
                            <a:cxnLst/>
                            <a:rect l="l" t="t" r="r" b="b"/>
                            <a:pathLst>
                              <a:path w="58419" h="231775">
                                <a:moveTo>
                                  <a:pt x="58216" y="0"/>
                                </a:moveTo>
                                <a:lnTo>
                                  <a:pt x="0" y="0"/>
                                </a:lnTo>
                                <a:lnTo>
                                  <a:pt x="0" y="231647"/>
                                </a:lnTo>
                                <a:lnTo>
                                  <a:pt x="58216" y="231647"/>
                                </a:lnTo>
                                <a:lnTo>
                                  <a:pt x="58216" y="0"/>
                                </a:lnTo>
                                <a:close/>
                              </a:path>
                            </a:pathLst>
                          </a:custGeom>
                          <a:solidFill>
                            <a:srgbClr val="000080"/>
                          </a:solidFill>
                        </wps:spPr>
                        <wps:bodyPr wrap="square" lIns="0" tIns="0" rIns="0" bIns="0" rtlCol="0">
                          <a:prstTxWarp prst="textNoShape">
                            <a:avLst/>
                          </a:prstTxWarp>
                          <a:noAutofit/>
                        </wps:bodyPr>
                      </wps:wsp>
                      <wps:wsp>
                        <wps:cNvPr id="263" name="Graphic 263"/>
                        <wps:cNvSpPr/>
                        <wps:spPr>
                          <a:xfrm>
                            <a:off x="0" y="8576868"/>
                            <a:ext cx="8255" cy="231775"/>
                          </a:xfrm>
                          <a:custGeom>
                            <a:avLst/>
                            <a:gdLst/>
                            <a:ahLst/>
                            <a:cxnLst/>
                            <a:rect l="l" t="t" r="r" b="b"/>
                            <a:pathLst>
                              <a:path w="8255" h="231775">
                                <a:moveTo>
                                  <a:pt x="7924" y="0"/>
                                </a:moveTo>
                                <a:lnTo>
                                  <a:pt x="0" y="0"/>
                                </a:lnTo>
                                <a:lnTo>
                                  <a:pt x="0" y="231647"/>
                                </a:lnTo>
                                <a:lnTo>
                                  <a:pt x="7924" y="231647"/>
                                </a:lnTo>
                                <a:lnTo>
                                  <a:pt x="7924" y="0"/>
                                </a:lnTo>
                                <a:close/>
                              </a:path>
                            </a:pathLst>
                          </a:custGeom>
                          <a:solidFill>
                            <a:srgbClr val="000000"/>
                          </a:solidFill>
                        </wps:spPr>
                        <wps:bodyPr wrap="square" lIns="0" tIns="0" rIns="0" bIns="0" rtlCol="0">
                          <a:prstTxWarp prst="textNoShape">
                            <a:avLst/>
                          </a:prstTxWarp>
                          <a:noAutofit/>
                        </wps:bodyPr>
                      </wps:wsp>
                      <wps:wsp>
                        <wps:cNvPr id="264" name="Graphic 264"/>
                        <wps:cNvSpPr/>
                        <wps:spPr>
                          <a:xfrm>
                            <a:off x="39014" y="8809990"/>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65" name="Graphic 265"/>
                        <wps:cNvSpPr/>
                        <wps:spPr>
                          <a:xfrm>
                            <a:off x="0" y="8809990"/>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266" name="Graphic 266"/>
                        <wps:cNvSpPr/>
                        <wps:spPr>
                          <a:xfrm>
                            <a:off x="39014" y="9043161"/>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67" name="Graphic 267"/>
                        <wps:cNvSpPr/>
                        <wps:spPr>
                          <a:xfrm>
                            <a:off x="0" y="9043161"/>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268" name="Graphic 268"/>
                        <wps:cNvSpPr/>
                        <wps:spPr>
                          <a:xfrm>
                            <a:off x="39014" y="9276333"/>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69" name="Graphic 269"/>
                        <wps:cNvSpPr/>
                        <wps:spPr>
                          <a:xfrm>
                            <a:off x="0" y="9276333"/>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2FA655" id="Group 1" o:spid="_x0000_s1026" style="position:absolute;margin-left:0;margin-top:0;width:557.25pt;height:740.9pt;z-index:-251658240;mso-wrap-distance-left:0;mso-wrap-distance-right:0;mso-position-horizontal:left;mso-position-horizontal-relative:margin;mso-position-vertical:center;mso-position-vertical-relative:margin;mso-width-relative:margin;mso-height-relative:margin" coordsize="63194,97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">
                <v:shape id="Graphic 2" o:spid="_x0000_s1027" style="position:absolute;left:390;top:95095;width:1879;height:1879;visibility:visible;mso-wrap-style:square;v-text-anchor:top"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" path="m187452,129235r-129236,l58216,,,,,129235r,58509l58216,187744r129236,l187452,129235xe" fillcolor="navy" stroked="f">
                  <v:path arrowok="t"/>
                </v:shape>
                <v:shape id="Graphic 3" o:spid="_x0000_s1028" style="position:absolute;top:95095;width:2266;height:2279;visibility:visible;mso-wrap-style:square;v-text-anchor:top" coordsize="22669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" path="m137160,29870r-129236,l7924,,,,,29870r,8534l7924,38404r129236,l137160,29870xem226466,218846r-39624,l186842,88087r,-8535l178003,79552r-31090,l146913,29870r-7925,l138988,79552r-131064,l,79552r,8535l,218846r,8534l7924,227380r129236,l137160,218846r-129236,l7924,88087r131064,l138988,227380r7925,l146913,88087r31090,l178003,218846r,8534l186842,227380r39624,l226466,218846xe" fillcolor="black" stroked="f">
                  <v:path arrowok="t"/>
                </v:shape>
                <v:shape id="Graphic 4" o:spid="_x0000_s1029" style="position:absolute;left:390;top:399;width:1879;height:1879;visibility:visible;mso-wrap-style:square;v-text-anchor:top"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" path="m187452,76l58216,76,,,,58293,,187452r58216,l58216,58293r129236,l187452,76xe" fillcolor="navy" stroked="f">
                  <v:path arrowok="t"/>
                </v:shape>
                <v:shape id="Graphic 5" o:spid="_x0000_s1030" style="position:absolute;width:2266;height:2279;visibility:visible;mso-wrap-style:square;v-text-anchor:top" coordsize="22669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" path="m196596,139344r-49683,l146913,8559r,-8534l138988,,,25,,8559,,137845r7924,l7924,8559r131064,l138988,139344,,139344r,8534l138988,147878r,31039l7924,178917r-7924,l,187756r,39624l7924,227380r,-39624l138988,187756r7925,l146913,178917r,-31039l196596,147878r,-8534xem226466,25r-37795,l188671,8559r,129286l196583,137845r,-129286l226466,8559r,-8534xe" fillcolor="black" stroked="f">
                  <v:path arrowok="t"/>
                </v:shape>
                <v:shape id="Graphic 6" o:spid="_x0000_s1031" style="position:absolute;left:2286;top:96387;width:2317;height:590;visibility:visible;mso-wrap-style:square;v-text-anchor:top" coordsize="231775,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" path="m231647,l,,,58521r231647,l231647,xe" fillcolor="navy" stroked="f">
                  <v:path arrowok="t"/>
                </v:shape>
                <v:shape id="Graphic 7" o:spid="_x0000_s1032" style="position:absolute;left:2286;top:97283;width:2317;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" path="m231647,l,,,8534r231647,l231647,xe" fillcolor="black" stroked="f">
                  <v:path arrowok="t"/>
                </v:shape>
                <v:shape id="Graphic 8" o:spid="_x0000_s1033" style="position:absolute;left:4617;top:96387;width:2324;height:590;visibility:visible;mso-wrap-style:square;v-text-anchor:top" coordsize="23241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" path="m231952,l,,,58521r231952,l231952,xe" fillcolor="navy" stroked="f">
                  <v:path arrowok="t"/>
                </v:shape>
                <v:shape id="Graphic 9" o:spid="_x0000_s1034" style="position:absolute;left:4617;top:97283;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" path="m231952,l,,,8534r231952,l231952,xe" fillcolor="black" stroked="f">
                  <v:path arrowok="t"/>
                </v:shape>
                <v:shape id="Graphic 10" o:spid="_x0000_s1035" style="position:absolute;left:6948;top:96387;width:2325;height:590;visibility:visible;mso-wrap-style:square;v-text-anchor:top" coordsize="23241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" path="m231952,l,,,58521r231952,l231952,xe" fillcolor="navy" stroked="f">
                  <v:path arrowok="t"/>
                </v:shape>
                <v:shape id="Graphic 11" o:spid="_x0000_s1036" style="position:absolute;left:6948;top:97283;width:2325;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" path="m231952,l,,,8534r231952,l231952,xe" fillcolor="black" stroked="f">
                  <v:path arrowok="t"/>
                </v:shape>
                <v:shape id="Graphic 12" o:spid="_x0000_s1037" style="position:absolute;left:9280;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" path="m233476,l,,,58521r233476,l233476,xe" fillcolor="navy" stroked="f">
                  <v:path arrowok="t"/>
                </v:shape>
                <v:shape id="Graphic 13" o:spid="_x0000_s1038" style="position:absolute;left:9280;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" path="m233476,l,,,8534r233476,l233476,xe" fillcolor="black" stroked="f">
                  <v:path arrowok="t"/>
                </v:shape>
                <v:shape id="Graphic 14" o:spid="_x0000_s1039" style="position:absolute;left:11627;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" path="m233476,l,,,58521r233476,l233476,xe" fillcolor="navy" stroked="f">
                  <v:path arrowok="t"/>
                </v:shape>
                <v:shape id="Graphic 15" o:spid="_x0000_s1040" style="position:absolute;left:11627;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" path="m233476,l,,,8534r233476,l233476,xe" fillcolor="black" stroked="f">
                  <v:path arrowok="t"/>
                </v:shape>
                <v:shape id="Graphic 16" o:spid="_x0000_s1041" style="position:absolute;left:13978;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" path="m233171,l,,,58521r233171,l233171,xe" fillcolor="navy" stroked="f">
                  <v:path arrowok="t"/>
                </v:shape>
                <v:shape id="Graphic 17" o:spid="_x0000_s1042" style="position:absolute;left:13978;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" path="m233171,l,,,8534r233171,l233171,xe" fillcolor="black" stroked="f">
                  <v:path arrowok="t"/>
                </v:shape>
                <v:shape id="Graphic 18" o:spid="_x0000_s1043" style="position:absolute;left:16325;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" path="m233172,l,,,58521r233172,l233172,xe" fillcolor="navy" stroked="f">
                  <v:path arrowok="t"/>
                </v:shape>
                <v:shape id="Graphic 19" o:spid="_x0000_s1044" style="position:absolute;left:16325;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" path="m233172,l,,,8534r233172,l233172,xe" fillcolor="black" stroked="f">
                  <v:path arrowok="t"/>
                </v:shape>
                <v:shape id="Graphic 20" o:spid="_x0000_s1045" style="position:absolute;left:18672;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" path="m233476,l,,,58521r233476,l233476,xe" fillcolor="navy" stroked="f">
                  <v:path arrowok="t"/>
                </v:shape>
                <v:shape id="Graphic 21" o:spid="_x0000_s1046" style="position:absolute;left:18672;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" path="m233476,l,,,8534r233476,l233476,xe" fillcolor="black" stroked="f">
                  <v:path arrowok="t"/>
                </v:shape>
                <v:shape id="Graphic 22" o:spid="_x0000_s1047" style="position:absolute;left:21019;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" path="m233476,l,,,58521r233476,l233476,xe" fillcolor="navy" stroked="f">
                  <v:path arrowok="t"/>
                </v:shape>
                <v:shape id="Graphic 23" o:spid="_x0000_s1048" style="position:absolute;left:21019;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" path="m233476,l,,,8534r233476,l233476,xe" fillcolor="black" stroked="f">
                  <v:path arrowok="t"/>
                </v:shape>
                <v:shape id="Graphic 24" o:spid="_x0000_s1049" style="position:absolute;left:23366;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" path="m233476,l,,,58521r233476,l233476,xe" fillcolor="navy" stroked="f">
                  <v:path arrowok="t"/>
                </v:shape>
                <v:shape id="Graphic 25" o:spid="_x0000_s1050" style="position:absolute;left:23366;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" path="m233476,l,,,8534r233476,l233476,xe" fillcolor="black" stroked="f">
                  <v:path arrowok="t"/>
                </v:shape>
                <v:shape id="Graphic 26" o:spid="_x0000_s1051" style="position:absolute;left:25713;top:96387;width:2336;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" path="m233476,l,,,58521r233476,l233476,xe" fillcolor="navy" stroked="f">
                  <v:path arrowok="t"/>
                </v:shape>
                <v:shape id="Graphic 27" o:spid="_x0000_s1052" style="position:absolute;left:25713;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" path="m233476,l,,,8534r233476,l233476,xe" fillcolor="black" stroked="f">
                  <v:path arrowok="t"/>
                </v:shape>
                <v:shape id="Graphic 28" o:spid="_x0000_s1053" style="position:absolute;left:28060;top:96387;width:2336;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" path="m233476,l,,,58521r233476,l233476,xe" fillcolor="navy" stroked="f">
                  <v:path arrowok="t"/>
                </v:shape>
                <v:shape id="Graphic 29" o:spid="_x0000_s1054" style="position:absolute;left:28060;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" path="m233476,l,,,8534r233476,l233476,xe" fillcolor="black" stroked="f">
                  <v:path arrowok="t"/>
                </v:shape>
                <v:shape id="Graphic 30" o:spid="_x0000_s1055" style="position:absolute;left:30409;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" path="m233172,l,,,58521r233172,l233172,xe" fillcolor="navy" stroked="f">
                  <v:path arrowok="t"/>
                </v:shape>
                <v:shape id="Graphic 31" o:spid="_x0000_s1056" style="position:absolute;left:30409;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" path="m233172,l,,,8534r233172,l233172,xe" fillcolor="black" stroked="f">
                  <v:path arrowok="t"/>
                </v:shape>
                <v:shape id="Graphic 32" o:spid="_x0000_s1057" style="position:absolute;left:32756;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" path="m233172,l,,,58521r233172,l233172,xe" fillcolor="navy" stroked="f">
                  <v:path arrowok="t"/>
                </v:shape>
                <v:shape id="Graphic 33" o:spid="_x0000_s1058" style="position:absolute;left:32756;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" path="m233172,l,,,8534r233172,l233172,xe" fillcolor="black" stroked="f">
                  <v:path arrowok="t"/>
                </v:shape>
                <v:shape id="Graphic 34" o:spid="_x0000_s1059" style="position:absolute;left:35103;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" path="m233476,l,,,58521r233476,l233476,xe" fillcolor="navy" stroked="f">
                  <v:path arrowok="t"/>
                </v:shape>
                <v:shape id="Graphic 35" o:spid="_x0000_s1060" style="position:absolute;left:35103;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" path="m233476,l,,,8534r233476,l233476,xe" fillcolor="black" stroked="f">
                  <v:path arrowok="t"/>
                </v:shape>
                <v:shape id="Graphic 36" o:spid="_x0000_s1061" style="position:absolute;left:37450;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" path="m233476,l,,,58521r233476,l233476,xe" fillcolor="navy" stroked="f">
                  <v:path arrowok="t"/>
                </v:shape>
                <v:shape id="Graphic 37" o:spid="_x0000_s1062" style="position:absolute;left:37450;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" path="m233476,l,,,8534r233476,l233476,xe" fillcolor="black" stroked="f">
                  <v:path arrowok="t"/>
                </v:shape>
                <v:shape id="Graphic 38" o:spid="_x0000_s1063" style="position:absolute;left:39797;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" path="m233476,l,,,58521r233476,l233476,xe" fillcolor="navy" stroked="f">
                  <v:path arrowok="t"/>
                </v:shape>
                <v:shape id="Graphic 39" o:spid="_x0000_s1064" style="position:absolute;left:39797;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" path="m233476,l,,,8534r233476,l233476,xe" fillcolor="black" stroked="f">
                  <v:path arrowok="t"/>
                </v:shape>
                <v:shape id="Graphic 40" o:spid="_x0000_s1065" style="position:absolute;left:42144;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" path="m233476,l,,,58521r233476,l233476,xe" fillcolor="navy" stroked="f">
                  <v:path arrowok="t"/>
                </v:shape>
                <v:shape id="Graphic 41" o:spid="_x0000_s1066" style="position:absolute;left:42144;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" path="m233476,l,,,8534r233476,l233476,xe" fillcolor="black" stroked="f">
                  <v:path arrowok="t"/>
                </v:shape>
                <v:shape id="Graphic 42" o:spid="_x0000_s1067" style="position:absolute;left:44495;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" path="m233172,l,,,58521r233172,l233172,xe" fillcolor="navy" stroked="f">
                  <v:path arrowok="t"/>
                </v:shape>
                <v:shape id="Graphic 43" o:spid="_x0000_s1068" style="position:absolute;left:44495;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" path="m233172,l,,,8534r233172,l233172,xe" fillcolor="black" stroked="f">
                  <v:path arrowok="t"/>
                </v:shape>
                <v:shape id="Graphic 44" o:spid="_x0000_s1069" style="position:absolute;left:46842;top:96387;width:2336;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" path="m233172,l,,,58521r233172,l233172,xe" fillcolor="navy" stroked="f">
                  <v:path arrowok="t"/>
                </v:shape>
                <v:shape id="Graphic 45" o:spid="_x0000_s1070" style="position:absolute;left:46842;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" path="m233172,l,,,8534r233172,l233172,xe" fillcolor="black" stroked="f">
                  <v:path arrowok="t"/>
                </v:shape>
                <v:shape id="Graphic 46" o:spid="_x0000_s1071" style="position:absolute;left:49189;top:96387;width:2336;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" path="m233476,l,,,58521r233476,l233476,xe" fillcolor="navy" stroked="f">
                  <v:path arrowok="t"/>
                </v:shape>
                <v:shape id="Graphic 47" o:spid="_x0000_s1072" style="position:absolute;left:49189;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" path="m233476,l,,,8534r233476,l233476,xe" fillcolor="black" stroked="f">
                  <v:path arrowok="t"/>
                </v:shape>
                <v:shape id="Graphic 48" o:spid="_x0000_s1073" style="position:absolute;left:51536;top:96387;width:2336;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" path="m233476,l,,,58521r233476,l233476,xe" fillcolor="navy" stroked="f">
                  <v:path arrowok="t"/>
                </v:shape>
                <v:shape id="Graphic 49" o:spid="_x0000_s1074" style="position:absolute;left:51536;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" path="m233476,l,,,8534r233476,l233476,xe" fillcolor="black" stroked="f">
                  <v:path arrowok="t"/>
                </v:shape>
                <v:shape id="Graphic 50" o:spid="_x0000_s1075" style="position:absolute;left:53883;top:96387;width:2336;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" path="m233476,l,,,58521r233476,l233476,xe" fillcolor="navy" stroked="f">
                  <v:path arrowok="t"/>
                </v:shape>
                <v:shape id="Graphic 51" o:spid="_x0000_s1076" style="position:absolute;left:53883;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" path="m233476,l,,,8534r233476,l233476,xe" fillcolor="black" stroked="f">
                  <v:path arrowok="t"/>
                </v:shape>
                <v:shape id="Graphic 52" o:spid="_x0000_s1077" style="position:absolute;left:56230;top:96387;width:2336;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" path="m233476,l,,,58521r233476,l233476,xe" fillcolor="navy" stroked="f">
                  <v:path arrowok="t"/>
                </v:shape>
                <v:shape id="Graphic 53" o:spid="_x0000_s1078" style="position:absolute;left:56230;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" path="m233476,l,,,8534r233476,l233476,xe" fillcolor="black" stroked="f">
                  <v:path arrowok="t"/>
                </v:shape>
                <v:shape id="Graphic 54" o:spid="_x0000_s1079" style="position:absolute;left:58576;top:96387;width:2337;height:590;visibility:visible;mso-wrap-style:square;v-text-anchor:top" coordsize="233679,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" path="m233476,l,,,58521r233476,l233476,xe" fillcolor="navy" stroked="f">
                  <v:path arrowok="t"/>
                </v:shape>
                <v:shape id="Graphic 55" o:spid="_x0000_s1080" style="position:absolute;left:58576;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" path="m233476,l,,,8534r233476,l233476,xe" fillcolor="black" stroked="f">
                  <v:path arrowok="t"/>
                </v:shape>
                <v:shape id="Graphic 56" o:spid="_x0000_s1081" style="position:absolute;left:2286;top:400;width:2317;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" path="m231647,l,,,58216r231647,l231647,xe" fillcolor="navy" stroked="f">
                  <v:path arrowok="t"/>
                </v:shape>
                <v:shape id="Graphic 57" o:spid="_x0000_s1082" style="position:absolute;left:2286;width:2317;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" path="m231647,l,,,8534r231647,l231647,xe" fillcolor="black" stroked="f">
                  <v:path arrowok="t"/>
                </v:shape>
                <v:shape id="Graphic 58" o:spid="_x0000_s1083" style="position:absolute;left:4617;top:400;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" path="m231952,l,,,58216r231952,l231952,xe" fillcolor="navy" stroked="f">
                  <v:path arrowok="t"/>
                </v:shape>
                <v:shape id="Graphic 59" o:spid="_x0000_s1084" style="position:absolute;left:4617;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" path="m231952,l,,,8534r231952,l231952,xe" fillcolor="black" stroked="f">
                  <v:path arrowok="t"/>
                </v:shape>
                <v:shape id="Graphic 60" o:spid="_x0000_s1085" style="position:absolute;left:6948;top:400;width:2325;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" path="m231952,l,,,58216r231952,l231952,xe" fillcolor="navy" stroked="f">
                  <v:path arrowok="t"/>
                </v:shape>
                <v:shape id="Graphic 61" o:spid="_x0000_s1086" style="position:absolute;left:6948;width:2325;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" path="m231952,l,,,8534r231952,l231952,xe" fillcolor="black" stroked="f">
                  <v:path arrowok="t"/>
                </v:shape>
                <v:shape id="Graphic 62" o:spid="_x0000_s1087" style="position:absolute;left:9280;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" path="m233476,l,,,58216r233476,l233476,xe" fillcolor="navy" stroked="f">
                  <v:path arrowok="t"/>
                </v:shape>
                <v:shape id="Graphic 63" o:spid="_x0000_s1088" style="position:absolute;left:9280;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" path="m233476,l,,,8534r233476,l233476,xe" fillcolor="black" stroked="f">
                  <v:path arrowok="t"/>
                </v:shape>
                <v:shape id="Graphic 64" o:spid="_x0000_s1089" style="position:absolute;left:11627;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" path="m233476,l,,,58216r233476,l233476,xe" fillcolor="navy" stroked="f">
                  <v:path arrowok="t"/>
                </v:shape>
                <v:shape id="Graphic 65" o:spid="_x0000_s1090" style="position:absolute;left:11627;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" path="m233476,l,,,8534r233476,l233476,xe" fillcolor="black" stroked="f">
                  <v:path arrowok="t"/>
                </v:shape>
                <v:shape id="Graphic 66" o:spid="_x0000_s1091" style="position:absolute;left:13978;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" path="m233171,l,,,58216r233171,l233171,xe" fillcolor="navy" stroked="f">
                  <v:path arrowok="t"/>
                </v:shape>
                <v:shape id="Graphic 67" o:spid="_x0000_s1092" style="position:absolute;left:13978;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" path="m233171,l,,,8534r233171,l233171,xe" fillcolor="black" stroked="f">
                  <v:path arrowok="t"/>
                </v:shape>
                <v:shape id="Graphic 68" o:spid="_x0000_s1093" style="position:absolute;left:16325;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" path="m233172,l,,,58216r233172,l233172,xe" fillcolor="navy" stroked="f">
                  <v:path arrowok="t"/>
                </v:shape>
                <v:shape id="Graphic 69" o:spid="_x0000_s1094" style="position:absolute;left:16325;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" path="m233172,l,,,8534r233172,l233172,xe" fillcolor="black" stroked="f">
                  <v:path arrowok="t"/>
                </v:shape>
                <v:shape id="Graphic 70" o:spid="_x0000_s1095" style="position:absolute;left:18672;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" path="m233476,l,,,58216r233476,l233476,xe" fillcolor="navy" stroked="f">
                  <v:path arrowok="t"/>
                </v:shape>
                <v:shape id="Graphic 71" o:spid="_x0000_s1096" style="position:absolute;left:18672;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" path="m233476,l,,,8534r233476,l233476,xe" fillcolor="black" stroked="f">
                  <v:path arrowok="t"/>
                </v:shape>
                <v:shape id="Graphic 72" o:spid="_x0000_s1097" style="position:absolute;left:21019;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" path="m233476,l,,,58216r233476,l233476,xe" fillcolor="navy" stroked="f">
                  <v:path arrowok="t"/>
                </v:shape>
                <v:shape id="Graphic 73" o:spid="_x0000_s1098" style="position:absolute;left:21019;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" path="m233476,l,,,8534r233476,l233476,xe" fillcolor="black" stroked="f">
                  <v:path arrowok="t"/>
                </v:shape>
                <v:shape id="Graphic 74" o:spid="_x0000_s1099" style="position:absolute;left:23366;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" path="m233476,l,,,58216r233476,l233476,xe" fillcolor="navy" stroked="f">
                  <v:path arrowok="t"/>
                </v:shape>
                <v:shape id="Graphic 75" o:spid="_x0000_s1100" style="position:absolute;left:23366;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" path="m233476,l,,,8534r233476,l233476,xe" fillcolor="black" stroked="f">
                  <v:path arrowok="t"/>
                </v:shape>
                <v:shape id="Graphic 76" o:spid="_x0000_s1101" style="position:absolute;left:25713;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" path="m233476,l,,,58216r233476,l233476,xe" fillcolor="navy" stroked="f">
                  <v:path arrowok="t"/>
                </v:shape>
                <v:shape id="Graphic 77" o:spid="_x0000_s1102" style="position:absolute;left:2571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" path="m233476,l,,,8534r233476,l233476,xe" fillcolor="black" stroked="f">
                  <v:path arrowok="t"/>
                </v:shape>
                <v:shape id="Graphic 78" o:spid="_x0000_s1103" style="position:absolute;left:28060;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" path="m233476,l,,,58216r233476,l233476,xe" fillcolor="navy" stroked="f">
                  <v:path arrowok="t"/>
                </v:shape>
                <v:shape id="Graphic 79" o:spid="_x0000_s1104" style="position:absolute;left:28060;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" path="m233476,l,,,8534r233476,l233476,xe" fillcolor="black" stroked="f">
                  <v:path arrowok="t"/>
                </v:shape>
                <v:shape id="Graphic 80" o:spid="_x0000_s1105" style="position:absolute;left:30409;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" path="m233172,l,,,58216r233172,l233172,xe" fillcolor="navy" stroked="f">
                  <v:path arrowok="t"/>
                </v:shape>
                <v:shape id="Graphic 81" o:spid="_x0000_s1106" style="position:absolute;left:30409;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" path="m233172,l,,,8534r233172,l233172,xe" fillcolor="black" stroked="f">
                  <v:path arrowok="t"/>
                </v:shape>
                <v:shape id="Graphic 82" o:spid="_x0000_s1107" style="position:absolute;left:32756;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" path="m233172,l,,,58216r233172,l233172,xe" fillcolor="navy" stroked="f">
                  <v:path arrowok="t"/>
                </v:shape>
                <v:shape id="Graphic 83" o:spid="_x0000_s1108" style="position:absolute;left:32756;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" path="m233172,l,,,8534r233172,l233172,xe" fillcolor="black" stroked="f">
                  <v:path arrowok="t"/>
                </v:shape>
                <v:shape id="Graphic 84" o:spid="_x0000_s1109" style="position:absolute;left:35103;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" path="m233476,l,,,58216r233476,l233476,xe" fillcolor="navy" stroked="f">
                  <v:path arrowok="t"/>
                </v:shape>
                <v:shape id="Graphic 85" o:spid="_x0000_s1110" style="position:absolute;left:3510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" path="m233476,l,,,8534r233476,l233476,xe" fillcolor="black" stroked="f">
                  <v:path arrowok="t"/>
                </v:shape>
                <v:shape id="Graphic 86" o:spid="_x0000_s1111" style="position:absolute;left:37450;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" path="m233476,l,,,58216r233476,l233476,xe" fillcolor="navy" stroked="f">
                  <v:path arrowok="t"/>
                </v:shape>
                <v:shape id="Graphic 87" o:spid="_x0000_s1112" style="position:absolute;left:37450;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" path="m233476,l,,,8534r233476,l233476,xe" fillcolor="black" stroked="f">
                  <v:path arrowok="t"/>
                </v:shape>
                <v:shape id="Graphic 88" o:spid="_x0000_s1113" style="position:absolute;left:39797;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" path="m233476,l,,,58216r233476,l233476,xe" fillcolor="navy" stroked="f">
                  <v:path arrowok="t"/>
                </v:shape>
                <v:shape id="Graphic 89" o:spid="_x0000_s1114" style="position:absolute;left:39797;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" path="m233476,l,,,8534r233476,l233476,xe" fillcolor="black" stroked="f">
                  <v:path arrowok="t"/>
                </v:shape>
                <v:shape id="Graphic 90" o:spid="_x0000_s1115" style="position:absolute;left:42144;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" path="m233476,l,,,58216r233476,l233476,xe" fillcolor="navy" stroked="f">
                  <v:path arrowok="t"/>
                </v:shape>
                <v:shape id="Graphic 91" o:spid="_x0000_s1116" style="position:absolute;left:42144;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" path="m233476,l,,,8534r233476,l233476,xe" fillcolor="black" stroked="f">
                  <v:path arrowok="t"/>
                </v:shape>
                <v:shape id="Graphic 92" o:spid="_x0000_s1117" style="position:absolute;left:44495;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" path="m233172,l,,,58216r233172,l233172,xe" fillcolor="navy" stroked="f">
                  <v:path arrowok="t"/>
                </v:shape>
                <v:shape id="Graphic 93" o:spid="_x0000_s1118" style="position:absolute;left:44495;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" path="m233172,l,,,8534r233172,l233172,xe" fillcolor="black" stroked="f">
                  <v:path arrowok="t"/>
                </v:shape>
                <v:shape id="Graphic 94" o:spid="_x0000_s1119" style="position:absolute;left:46842;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" path="m233172,l,,,58216r233172,l233172,xe" fillcolor="navy" stroked="f">
                  <v:path arrowok="t"/>
                </v:shape>
                <v:shape id="Graphic 95" o:spid="_x0000_s1120" style="position:absolute;left:46842;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" path="m233172,l,,,8534r233172,l233172,xe" fillcolor="black" stroked="f">
                  <v:path arrowok="t"/>
                </v:shape>
                <v:shape id="Graphic 96" o:spid="_x0000_s1121" style="position:absolute;left:49189;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" path="m233476,l,,,58216r233476,l233476,xe" fillcolor="navy" stroked="f">
                  <v:path arrowok="t"/>
                </v:shape>
                <v:shape id="Graphic 97" o:spid="_x0000_s1122" style="position:absolute;left:49189;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" path="m233476,l,,,8534r233476,l233476,xe" fillcolor="black" stroked="f">
                  <v:path arrowok="t"/>
                </v:shape>
                <v:shape id="Graphic 98" o:spid="_x0000_s1123" style="position:absolute;left:51536;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" path="m233476,l,,,58216r233476,l233476,xe" fillcolor="navy" stroked="f">
                  <v:path arrowok="t"/>
                </v:shape>
                <v:shape id="Graphic 99" o:spid="_x0000_s1124" style="position:absolute;left:51536;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" path="m233476,l,,,8534r233476,l233476,xe" fillcolor="black" stroked="f">
                  <v:path arrowok="t"/>
                </v:shape>
                <v:shape id="Graphic 100" o:spid="_x0000_s1125" style="position:absolute;left:53883;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" path="m233476,l,,,58216r233476,l233476,xe" fillcolor="navy" stroked="f">
                  <v:path arrowok="t"/>
                </v:shape>
                <v:shape id="Graphic 101" o:spid="_x0000_s1126" style="position:absolute;left:538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" path="m233476,l,,,8534r233476,l233476,xe" fillcolor="black" stroked="f">
                  <v:path arrowok="t"/>
                </v:shape>
                <v:shape id="Graphic 102" o:spid="_x0000_s1127" style="position:absolute;left:56230;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" path="m233476,l,,,58216r233476,l233476,xe" fillcolor="navy" stroked="f">
                  <v:path arrowok="t"/>
                </v:shape>
                <v:shape id="Graphic 103" o:spid="_x0000_s1128" style="position:absolute;left:56230;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" path="m233476,l,,,8534r233476,l233476,xe" fillcolor="black" stroked="f">
                  <v:path arrowok="t"/>
                </v:shape>
                <v:shape id="Graphic 104" o:spid="_x0000_s1129" style="position:absolute;left:58576;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" path="m233476,l,,,58216r233476,l233476,xe" fillcolor="navy" stroked="f">
                  <v:path arrowok="t"/>
                </v:shape>
                <v:shape id="Graphic 105" o:spid="_x0000_s1130" style="position:absolute;left:58576;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" path="m233476,l,,,8534r233476,l233476,xe" fillcolor="black" stroked="f">
                  <v:path arrowok="t"/>
                </v:shape>
                <v:shape id="Graphic 106" o:spid="_x0000_s1131" style="position:absolute;left:60926;top:95095;width:1873;height:1879;visibility:visible;mso-wrap-style:square;v-text-anchor:top" coordsize="18732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" path="m186880,l129286,r,129235l,129235r,58509l129286,187744r57556,l186880,xe" fillcolor="navy" stroked="f">
                  <v:path arrowok="t"/>
                </v:shape>
                <v:shape id="Graphic 107" o:spid="_x0000_s1132" style="position:absolute;left:60926;top:95095;width:2267;height:2279;visibility:visible;mso-wrap-style:square;v-text-anchor:top" coordsize="22669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" path="m37795,218846l37769,89611r-7924,l29845,218846,,218846r,8534l29845,227380r7924,l37795,218846xem226479,r-7912,l218567,39928r-131141,l79502,39928r,8535l79502,79552r-49657,l29845,88087r49657,l79502,218846r,8534l87426,227380r131141,l226415,227380r64,-137769l218567,89611r,129235l87426,218846r,-130759l226441,88087r,-8535l87426,79552r,-31089l218567,48463r7848,l226479,xe" fillcolor="black" stroked="f">
                  <v:path arrowok="t"/>
                </v:shape>
                <v:shape id="Graphic 108" o:spid="_x0000_s1133" style="position:absolute;left:60926;top:399;width:1873;height:1879;visibility:visible;mso-wrap-style:square;v-text-anchor:top" coordsize="18732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" path="m186880,l129286,,,76,,58293r129286,l129286,187452r57594,l186880,xe" fillcolor="navy" stroked="f">
                  <v:path arrowok="t"/>
                </v:shape>
                <v:shape id="Graphic 109" o:spid="_x0000_s1134" style="position:absolute;left:60926;width:2267;height:2279;visibility:visible;mso-wrap-style:square;v-text-anchor:top" coordsize="22669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" path="m226479,188950r-7912,l89281,188976r,8534l218567,197510r,29845l226479,227355r,-38405xem226479,25l89281,r,8534l218567,8534r,130785l87426,139319,87426,,79502,r,139319l47548,139319r,-130785l47548,25,,,,8534r39624,l39624,139319r,8534l47548,147853r31954,l79502,197510r7924,l87426,147853r131141,l226466,147853,226479,25xe" fillcolor="black" stroked="f">
                  <v:path arrowok="t"/>
                </v:shape>
                <v:shape id="Graphic 110" o:spid="_x0000_s1135" style="position:absolute;left:62219;top:2286;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" path="m57605,l,,,230428r57605,l57605,xe" fillcolor="navy" stroked="f">
                  <v:path arrowok="t"/>
                </v:shape>
                <v:shape id="Graphic 111" o:spid="_x0000_s1136" style="position:absolute;left:63112;top:2286;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" path="m7924,l,,,230428r7924,l7924,xe" fillcolor="black" stroked="f">
                  <v:path arrowok="t"/>
                </v:shape>
                <v:shape id="Graphic 112" o:spid="_x0000_s1137" style="position:absolute;left:62219;top:4602;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" path="m57605,l,,,230428r57605,l57605,xe" fillcolor="navy" stroked="f">
                  <v:path arrowok="t"/>
                </v:shape>
                <v:shape id="Graphic 113" o:spid="_x0000_s1138" style="position:absolute;left:63112;top:460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" path="m7924,l,,,230428r7924,l7924,xe" fillcolor="black" stroked="f">
                  <v:path arrowok="t"/>
                </v:shape>
                <v:shape id="Graphic 114" o:spid="_x0000_s1139" style="position:absolute;left:62219;top:6922;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" path="m57605,l,,,230124r57605,l57605,xe" fillcolor="navy" stroked="f">
                  <v:path arrowok="t"/>
                </v:shape>
                <v:shape id="Graphic 115" o:spid="_x0000_s1140" style="position:absolute;left:63112;top:692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" path="m7924,l,,,230124r7924,l7924,xe" fillcolor="black" stroked="f">
                  <v:path arrowok="t"/>
                </v:shape>
                <v:shape id="Graphic 116" o:spid="_x0000_s1141" style="position:absolute;left:62219;top:9238;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" path="m57605,l,,,230124r57605,l57605,xe" fillcolor="navy" stroked="f">
                  <v:path arrowok="t"/>
                </v:shape>
                <v:shape id="Graphic 117" o:spid="_x0000_s1142" style="position:absolute;left:63112;top:923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" path="m7924,l,,,230124r7924,l7924,xe" fillcolor="black" stroked="f">
                  <v:path arrowok="t"/>
                </v:shape>
                <v:shape id="Graphic 118" o:spid="_x0000_s1143" style="position:absolute;left:62219;top:11554;width:578;height:2306;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" path="m57605,l,,,230124r57605,l57605,xe" fillcolor="navy" stroked="f">
                  <v:path arrowok="t"/>
                </v:shape>
                <v:shape id="Graphic 119" o:spid="_x0000_s1144" style="position:absolute;left:63112;top:11554;width:82;height:2306;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" path="m7924,l,,,230124r7924,l7924,xe" fillcolor="black" stroked="f">
                  <v:path arrowok="t"/>
                </v:shape>
                <v:shape id="Graphic 120" o:spid="_x0000_s1145" style="position:absolute;left:62219;top:13871;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" path="m57605,l,,,230124r57605,l57605,xe" fillcolor="navy" stroked="f">
                  <v:path arrowok="t"/>
                </v:shape>
                <v:shape id="Graphic 121" o:spid="_x0000_s1146" style="position:absolute;left:63112;top:1387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" path="m7924,l,,,230124r7924,l7924,xe" fillcolor="black" stroked="f">
                  <v:path arrowok="t"/>
                </v:shape>
                <v:shape id="Graphic 122" o:spid="_x0000_s1147" style="position:absolute;left:62219;top:16188;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" path="m57605,l,,,230428r57605,l57605,xe" fillcolor="navy" stroked="f">
                  <v:path arrowok="t"/>
                </v:shape>
                <v:shape id="Graphic 123" o:spid="_x0000_s1148" style="position:absolute;left:63112;top:1618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" path="m7924,l,,,230428r7924,l7924,xe" fillcolor="black" stroked="f">
                  <v:path arrowok="t"/>
                </v:shape>
                <v:shape id="Graphic 124" o:spid="_x0000_s1149" style="position:absolute;left:62219;top:18505;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" path="m57605,l,,,230428r57605,l57605,xe" fillcolor="navy" stroked="f">
                  <v:path arrowok="t"/>
                </v:shape>
                <v:shape id="Graphic 125" o:spid="_x0000_s1150" style="position:absolute;left:63112;top:18505;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" path="m7924,l,,,230428r7924,l7924,xe" fillcolor="black" stroked="f">
                  <v:path arrowok="t"/>
                </v:shape>
                <v:shape id="Graphic 126" o:spid="_x0000_s1151" style="position:absolute;left:62219;top:20821;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" path="m57605,l,,,230428r57605,l57605,xe" fillcolor="navy" stroked="f">
                  <v:path arrowok="t"/>
                </v:shape>
                <v:shape id="Graphic 127" o:spid="_x0000_s1152" style="position:absolute;left:63112;top:2082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" path="m7924,l,,,230428r7924,l7924,xe" fillcolor="black" stroked="f">
                  <v:path arrowok="t"/>
                </v:shape>
                <v:shape id="Graphic 128" o:spid="_x0000_s1153" style="position:absolute;left:62219;top:23138;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" path="m57605,l,,,230428r57605,l57605,xe" fillcolor="navy" stroked="f">
                  <v:path arrowok="t"/>
                </v:shape>
                <v:shape id="Graphic 129" o:spid="_x0000_s1154" style="position:absolute;left:63112;top:2313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" path="m7924,l,,,230428r7924,l7924,xe" fillcolor="black" stroked="f">
                  <v:path arrowok="t"/>
                </v:shape>
                <v:shape id="Graphic 130" o:spid="_x0000_s1155" style="position:absolute;left:62219;top:25454;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" path="m57605,l,,,230428r57605,l57605,xe" fillcolor="navy" stroked="f">
                  <v:path arrowok="t"/>
                </v:shape>
                <v:shape id="Graphic 131" o:spid="_x0000_s1156" style="position:absolute;left:63112;top:2545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" path="m7924,l,,,230428r7924,l7924,xe" fillcolor="black" stroked="f">
                  <v:path arrowok="t"/>
                </v:shape>
                <v:shape id="Graphic 132" o:spid="_x0000_s1157" style="position:absolute;left:62219;top:27771;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" path="m57605,l,,,230428r57605,l57605,xe" fillcolor="navy" stroked="f">
                  <v:path arrowok="t"/>
                </v:shape>
                <v:shape id="Graphic 133" o:spid="_x0000_s1158" style="position:absolute;left:63112;top:2777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" path="m7924,l,,,230428r7924,l7924,xe" fillcolor="black" stroked="f">
                  <v:path arrowok="t"/>
                </v:shape>
                <v:shape id="Graphic 134" o:spid="_x0000_s1159" style="position:absolute;left:62219;top:30087;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" path="m57605,l,,,230428r57605,l57605,xe" fillcolor="navy" stroked="f">
                  <v:path arrowok="t"/>
                </v:shape>
                <v:shape id="Graphic 135" o:spid="_x0000_s1160" style="position:absolute;left:63112;top:3008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" path="m7924,l,,,230428r7924,l7924,xe" fillcolor="black" stroked="f">
                  <v:path arrowok="t"/>
                </v:shape>
                <v:shape id="Graphic 136" o:spid="_x0000_s1161" style="position:absolute;left:62219;top:32407;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" path="m57605,l,,,230124r57605,l57605,xe" fillcolor="navy" stroked="f">
                  <v:path arrowok="t"/>
                </v:shape>
                <v:shape id="Graphic 137" o:spid="_x0000_s1162" style="position:absolute;left:63112;top:3240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" path="m7924,l,,,230124r7924,l7924,xe" fillcolor="black" stroked="f">
                  <v:path arrowok="t"/>
                </v:shape>
                <v:shape id="Graphic 138" o:spid="_x0000_s1163" style="position:absolute;left:62219;top:34723;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" path="m57605,l,,,230124r57605,l57605,xe" fillcolor="navy" stroked="f">
                  <v:path arrowok="t"/>
                </v:shape>
                <v:shape id="Graphic 139" o:spid="_x0000_s1164" style="position:absolute;left:63112;top:34723;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" path="m7924,l,,,230124r7924,l7924,xe" fillcolor="black" stroked="f">
                  <v:path arrowok="t"/>
                </v:shape>
                <v:shape id="Graphic 140" o:spid="_x0000_s1165" style="position:absolute;left:62219;top:37040;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" path="m57605,l,,,230123r57605,l57605,xe" fillcolor="navy" stroked="f">
                  <v:path arrowok="t"/>
                </v:shape>
                <v:shape id="Graphic 141" o:spid="_x0000_s1166" style="position:absolute;left:63112;top:37040;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" path="m7924,l,,,230123r7924,l7924,xe" fillcolor="black" stroked="f">
                  <v:path arrowok="t"/>
                </v:shape>
                <v:shape id="Graphic 142" o:spid="_x0000_s1167" style="position:absolute;left:62219;top:39356;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" path="m57605,l,,,230428r57605,l57605,xe" fillcolor="navy" stroked="f">
                  <v:path arrowok="t"/>
                </v:shape>
                <v:shape id="Graphic 143" o:spid="_x0000_s1168" style="position:absolute;left:63112;top:39356;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" path="m7924,l,,,230428r7924,l7924,xe" fillcolor="black" stroked="f">
                  <v:path arrowok="t"/>
                </v:shape>
                <v:shape id="Graphic 144" o:spid="_x0000_s1169" style="position:absolute;left:62219;top:41672;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" path="m57605,l,,,230428r57605,l57605,xe" fillcolor="navy" stroked="f">
                  <v:path arrowok="t"/>
                </v:shape>
                <v:shape id="Graphic 145" o:spid="_x0000_s1170" style="position:absolute;left:63112;top:4167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" path="m7924,l,,,230428r7924,l7924,xe" fillcolor="black" stroked="f">
                  <v:path arrowok="t"/>
                </v:shape>
                <v:shape id="Graphic 146" o:spid="_x0000_s1171" style="position:absolute;left:62219;top:43988;width:578;height:2306;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" path="m57605,l,,,230428r57605,l57605,xe" fillcolor="navy" stroked="f">
                  <v:path arrowok="t"/>
                </v:shape>
                <v:shape id="Graphic 147" o:spid="_x0000_s1172" style="position:absolute;left:63112;top:43988;width:82;height:2306;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" path="m7924,l,,,230428r7924,l7924,xe" fillcolor="black" stroked="f">
                  <v:path arrowok="t"/>
                </v:shape>
                <v:shape id="Graphic 148" o:spid="_x0000_s1173" style="position:absolute;left:62219;top:46305;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" path="m57605,l,,,230428r57605,l57605,xe" fillcolor="navy" stroked="f">
                  <v:path arrowok="t"/>
                </v:shape>
                <v:shape id="Graphic 149" o:spid="_x0000_s1174" style="position:absolute;left:63112;top:46305;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" path="m7924,l,,,230428r7924,l7924,xe" fillcolor="black" stroked="f">
                  <v:path arrowok="t"/>
                </v:shape>
                <v:shape id="Graphic 150" o:spid="_x0000_s1175" style="position:absolute;left:62219;top:48621;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" path="m57605,l,,,230428r57605,l57605,xe" fillcolor="navy" stroked="f">
                  <v:path arrowok="t"/>
                </v:shape>
                <v:shape id="Graphic 151" o:spid="_x0000_s1176" style="position:absolute;left:63112;top:4862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" path="m7924,l,,,230428r7924,l7924,xe" fillcolor="black" stroked="f">
                  <v:path arrowok="t"/>
                </v:shape>
                <v:shape id="Graphic 152" o:spid="_x0000_s1177" style="position:absolute;left:62219;top:50938;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" path="m57605,l,,,230428r57605,l57605,xe" fillcolor="navy" stroked="f">
                  <v:path arrowok="t"/>
                </v:shape>
                <v:shape id="Graphic 153" o:spid="_x0000_s1178" style="position:absolute;left:63112;top:5093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" path="m7924,l,,,230428r7924,l7924,xe" fillcolor="black" stroked="f">
                  <v:path arrowok="t"/>
                </v:shape>
                <v:shape id="Graphic 154" o:spid="_x0000_s1179" style="position:absolute;left:62219;top:53254;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" path="m57605,l,,,230428r57605,l57605,xe" fillcolor="navy" stroked="f">
                  <v:path arrowok="t"/>
                </v:shape>
                <v:shape id="Graphic 155" o:spid="_x0000_s1180" style="position:absolute;left:63112;top:5325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" path="m7924,l,,,230428r7924,l7924,xe" fillcolor="black" stroked="f">
                  <v:path arrowok="t"/>
                </v:shape>
                <v:shape id="Graphic 156" o:spid="_x0000_s1181" style="position:absolute;left:62219;top:55574;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" path="m57605,l,,,230124r57605,l57605,xe" fillcolor="navy" stroked="f">
                  <v:path arrowok="t"/>
                </v:shape>
                <v:shape id="Graphic 157" o:spid="_x0000_s1182" style="position:absolute;left:63112;top:5557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" path="m7924,l,,,230124r7924,l7924,xe" fillcolor="black" stroked="f">
                  <v:path arrowok="t"/>
                </v:shape>
                <v:shape id="Graphic 158" o:spid="_x0000_s1183" style="position:absolute;left:62219;top:57890;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" path="m57605,l,,,230124r57605,l57605,xe" fillcolor="navy" stroked="f">
                  <v:path arrowok="t"/>
                </v:shape>
                <v:shape id="Graphic 159" o:spid="_x0000_s1184" style="position:absolute;left:63112;top:57890;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" path="m7924,l,,,230124r7924,l7924,xe" fillcolor="black" stroked="f">
                  <v:path arrowok="t"/>
                </v:shape>
                <v:shape id="Graphic 160" o:spid="_x0000_s1185" style="position:absolute;left:62219;top:60207;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" path="m57605,l,,,230124r57605,l57605,xe" fillcolor="navy" stroked="f">
                  <v:path arrowok="t"/>
                </v:shape>
                <v:shape id="Graphic 161" o:spid="_x0000_s1186" style="position:absolute;left:63112;top:6020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" path="m7924,l,,,230124r7924,l7924,xe" fillcolor="black" stroked="f">
                  <v:path arrowok="t"/>
                </v:shape>
                <v:shape id="Graphic 162" o:spid="_x0000_s1187" style="position:absolute;left:62219;top:62524;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" path="m57605,l,,,230428r57605,l57605,xe" fillcolor="navy" stroked="f">
                  <v:path arrowok="t"/>
                </v:shape>
                <v:shape id="Graphic 163" o:spid="_x0000_s1188" style="position:absolute;left:63112;top:6252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" path="m7924,l,,,230428r7924,l7924,xe" fillcolor="black" stroked="f">
                  <v:path arrowok="t"/>
                </v:shape>
                <v:shape id="Graphic 164" o:spid="_x0000_s1189" style="position:absolute;left:62219;top:64841;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" path="m57605,l,,,230428r57605,l57605,xe" fillcolor="navy" stroked="f">
                  <v:path arrowok="t"/>
                </v:shape>
                <v:shape id="Graphic 165" o:spid="_x0000_s1190" style="position:absolute;left:63112;top:6484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" path="m7924,l,,,230428r7924,l7924,xe" fillcolor="black" stroked="f">
                  <v:path arrowok="t"/>
                </v:shape>
                <v:shape id="Graphic 166" o:spid="_x0000_s1191" style="position:absolute;left:62219;top:67157;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" path="m57605,l,,,230428r57605,l57605,xe" fillcolor="navy" stroked="f">
                  <v:path arrowok="t"/>
                </v:shape>
                <v:shape id="Graphic 167" o:spid="_x0000_s1192" style="position:absolute;left:63112;top:6715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" path="m7924,l,,,230428r7924,l7924,xe" fillcolor="black" stroked="f">
                  <v:path arrowok="t"/>
                </v:shape>
                <v:shape id="Graphic 168" o:spid="_x0000_s1193" style="position:absolute;left:62219;top:69474;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" path="m57605,l,,,230428r57605,l57605,xe" fillcolor="navy" stroked="f">
                  <v:path arrowok="t"/>
                </v:shape>
                <v:shape id="Graphic 169" o:spid="_x0000_s1194" style="position:absolute;left:63112;top:6947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" path="m7924,l,,,230428r7924,l7924,xe" fillcolor="black" stroked="f">
                  <v:path arrowok="t"/>
                </v:shape>
                <v:shape id="Graphic 170" o:spid="_x0000_s1195" style="position:absolute;left:62219;top:71790;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" path="m57605,l,,,230428r57605,l57605,xe" fillcolor="navy" stroked="f">
                  <v:path arrowok="t"/>
                </v:shape>
                <v:shape id="Graphic 171" o:spid="_x0000_s1196" style="position:absolute;left:63112;top:71790;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" path="m7924,l,,,230428r7924,l7924,xe" fillcolor="black" stroked="f">
                  <v:path arrowok="t"/>
                </v:shape>
                <v:shape id="Graphic 172" o:spid="_x0000_s1197" style="position:absolute;left:62219;top:74107;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" path="m57605,l,,,231952r57605,l57605,xe" fillcolor="navy" stroked="f">
                  <v:path arrowok="t"/>
                </v:shape>
                <v:shape id="Graphic 173" o:spid="_x0000_s1198" style="position:absolute;left:63112;top:74107;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" path="m7924,l,,,231952r7924,l7924,xe" fillcolor="black" stroked="f">
                  <v:path arrowok="t"/>
                </v:shape>
                <v:shape id="Graphic 174" o:spid="_x0000_s1199" style="position:absolute;left:62219;top:76438;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" path="m57605,l,,,231952r57605,l57605,xe" fillcolor="navy" stroked="f">
                  <v:path arrowok="t"/>
                </v:shape>
                <v:shape id="Graphic 175" o:spid="_x0000_s1200" style="position:absolute;left:63112;top:76438;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" path="m7924,l,,,231952r7924,l7924,xe" fillcolor="black" stroked="f">
                  <v:path arrowok="t"/>
                </v:shape>
                <v:shape id="Graphic 176" o:spid="_x0000_s1201" style="position:absolute;left:62219;top:78773;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" path="m57605,l,,,231648r57605,l57605,xe" fillcolor="navy" stroked="f">
                  <v:path arrowok="t"/>
                </v:shape>
                <v:shape id="Graphic 177" o:spid="_x0000_s1202" style="position:absolute;left:63112;top:78773;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" path="m7924,l,,,231648r7924,l7924,xe" fillcolor="black" stroked="f">
                  <v:path arrowok="t"/>
                </v:shape>
                <v:shape id="Graphic 178" o:spid="_x0000_s1203" style="position:absolute;left:62219;top:81105;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" path="m57605,l,,,231648r57605,l57605,xe" fillcolor="navy" stroked="f">
                  <v:path arrowok="t"/>
                </v:shape>
                <v:shape id="Graphic 179" o:spid="_x0000_s1204" style="position:absolute;left:63112;top:81105;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" path="m7924,l,,,231648r7924,l7924,xe" fillcolor="black" stroked="f">
                  <v:path arrowok="t"/>
                </v:shape>
                <v:shape id="Graphic 180" o:spid="_x0000_s1205" style="position:absolute;left:62219;top:83436;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" path="m57605,l,,,231648r57605,l57605,xe" fillcolor="navy" stroked="f">
                  <v:path arrowok="t"/>
                </v:shape>
                <v:shape id="Graphic 181" o:spid="_x0000_s1206" style="position:absolute;left:63112;top:83436;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" path="m7924,l,,,231648r7924,l7924,xe" fillcolor="black" stroked="f">
                  <v:path arrowok="t"/>
                </v:shape>
                <v:shape id="Graphic 182" o:spid="_x0000_s1207" style="position:absolute;left:62219;top:85768;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" path="m57605,l,,,231647r57605,l57605,xe" fillcolor="navy" stroked="f">
                  <v:path arrowok="t"/>
                </v:shape>
                <v:shape id="Graphic 183" o:spid="_x0000_s1208" style="position:absolute;left:63112;top:85768;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" path="m7924,l,,,231647r7924,l7924,xe" fillcolor="black" stroked="f">
                  <v:path arrowok="t"/>
                </v:shape>
                <v:shape id="Graphic 184" o:spid="_x0000_s1209" style="position:absolute;left:62219;top:88099;width:578;height:2325;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" path="m57605,l,,,231952r57605,l57605,xe" fillcolor="navy" stroked="f">
                  <v:path arrowok="t"/>
                </v:shape>
                <v:shape id="Graphic 185" o:spid="_x0000_s1210" style="position:absolute;left:63112;top:88099;width:82;height:2325;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" path="m7924,l,,,231952r7924,l7924,xe" fillcolor="black" stroked="f">
                  <v:path arrowok="t"/>
                </v:shape>
                <v:shape id="Graphic 186" o:spid="_x0000_s1211" style="position:absolute;left:62219;top:90431;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" path="m57605,l,,,231952r57605,l57605,xe" fillcolor="navy" stroked="f">
                  <v:path arrowok="t"/>
                </v:shape>
                <v:shape id="Graphic 187" o:spid="_x0000_s1212" style="position:absolute;left:63112;top:90431;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" path="m7924,l,,,231952r7924,l7924,xe" fillcolor="black" stroked="f">
                  <v:path arrowok="t"/>
                </v:shape>
                <v:shape id="Graphic 188" o:spid="_x0000_s1213" style="position:absolute;left:62219;top:92763;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" path="m57605,l,,,231952r57605,l57605,xe" fillcolor="navy" stroked="f">
                  <v:path arrowok="t"/>
                </v:shape>
                <v:shape id="Graphic 189" o:spid="_x0000_s1214" style="position:absolute;left:63112;top:92763;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" path="m7924,l,,,231952r7924,l7924,xe" fillcolor="black" stroked="f">
                  <v:path arrowok="t"/>
                </v:shape>
                <v:shape id="Graphic 190" o:spid="_x0000_s1215" style="position:absolute;left:390;top:2286;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" path="m58216,l,,,230428r58216,l58216,xe" fillcolor="navy" stroked="f">
                  <v:path arrowok="t"/>
                </v:shape>
                <v:shape id="Graphic 191" o:spid="_x0000_s1216" style="position:absolute;top:2286;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" path="m7924,l,,,230428r7924,l7924,xe" fillcolor="black" stroked="f">
                  <v:path arrowok="t"/>
                </v:shape>
                <v:shape id="Graphic 192" o:spid="_x0000_s1217" style="position:absolute;left:390;top:460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" path="m58216,l,,,230428r58216,l58216,xe" fillcolor="navy" stroked="f">
                  <v:path arrowok="t"/>
                </v:shape>
                <v:shape id="Graphic 193" o:spid="_x0000_s1218" style="position:absolute;top:460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" path="m7924,l,,,230428r7924,l7924,xe" fillcolor="black" stroked="f">
                  <v:path arrowok="t"/>
                </v:shape>
                <v:shape id="Graphic 194" o:spid="_x0000_s1219" style="position:absolute;left:390;top:692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" path="m58216,l,,,230124r58216,l58216,xe" fillcolor="navy" stroked="f">
                  <v:path arrowok="t"/>
                </v:shape>
                <v:shape id="Graphic 195" o:spid="_x0000_s1220" style="position:absolute;top:692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" path="m7924,l,,,230124r7924,l7924,xe" fillcolor="black" stroked="f">
                  <v:path arrowok="t"/>
                </v:shape>
                <v:shape id="Graphic 196" o:spid="_x0000_s1221" style="position:absolute;left:390;top:923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" path="m58216,l,,,230124r58216,l58216,xe" fillcolor="navy" stroked="f">
                  <v:path arrowok="t"/>
                </v:shape>
                <v:shape id="Graphic 197" o:spid="_x0000_s1222" style="position:absolute;top:923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" path="m7924,l,,,230124r7924,l7924,xe" fillcolor="black" stroked="f">
                  <v:path arrowok="t"/>
                </v:shape>
                <v:shape id="Graphic 198" o:spid="_x0000_s1223" style="position:absolute;left:390;top:11554;width:584;height:2306;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" path="m58216,l,,,230124r58216,l58216,xe" fillcolor="navy" stroked="f">
                  <v:path arrowok="t"/>
                </v:shape>
                <v:shape id="Graphic 199" o:spid="_x0000_s1224" style="position:absolute;top:11554;width:82;height:2306;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" path="m7924,l,,,230124r7924,l7924,xe" fillcolor="black" stroked="f">
                  <v:path arrowok="t"/>
                </v:shape>
                <v:shape id="Graphic 200" o:spid="_x0000_s1225" style="position:absolute;left:390;top:1387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" path="m58216,l,,,230124r58216,l58216,xe" fillcolor="navy" stroked="f">
                  <v:path arrowok="t"/>
                </v:shape>
                <v:shape id="Graphic 201" o:spid="_x0000_s1226" style="position:absolute;top:1387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" path="m7924,l,,,230124r7924,l7924,xe" fillcolor="black" stroked="f">
                  <v:path arrowok="t"/>
                </v:shape>
                <v:shape id="Graphic 202" o:spid="_x0000_s1227" style="position:absolute;left:390;top:1618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" path="m58216,l,,,230428r58216,l58216,xe" fillcolor="navy" stroked="f">
                  <v:path arrowok="t"/>
                </v:shape>
                <v:shape id="Graphic 203" o:spid="_x0000_s1228" style="position:absolute;top:1618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" path="m7924,l,,,230428r7924,l7924,xe" fillcolor="black" stroked="f">
                  <v:path arrowok="t"/>
                </v:shape>
                <v:shape id="Graphic 204" o:spid="_x0000_s1229" style="position:absolute;left:390;top:18505;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" path="m58216,l,,,230428r58216,l58216,xe" fillcolor="navy" stroked="f">
                  <v:path arrowok="t"/>
                </v:shape>
                <v:shape id="Graphic 205" o:spid="_x0000_s1230" style="position:absolute;top:18505;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" path="m7924,l,,,230428r7924,l7924,xe" fillcolor="black" stroked="f">
                  <v:path arrowok="t"/>
                </v:shape>
                <v:shape id="Graphic 206" o:spid="_x0000_s1231" style="position:absolute;left:390;top:2082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" path="m58216,l,,,230428r58216,l58216,xe" fillcolor="navy" stroked="f">
                  <v:path arrowok="t"/>
                </v:shape>
                <v:shape id="Graphic 207" o:spid="_x0000_s1232" style="position:absolute;top:2082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" path="m7924,l,,,230428r7924,l7924,xe" fillcolor="black" stroked="f">
                  <v:path arrowok="t"/>
                </v:shape>
                <v:shape id="Graphic 208" o:spid="_x0000_s1233" style="position:absolute;left:390;top:2313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" path="m58216,l,,,230428r58216,l58216,xe" fillcolor="navy" stroked="f">
                  <v:path arrowok="t"/>
                </v:shape>
                <v:shape id="Graphic 209" o:spid="_x0000_s1234" style="position:absolute;top:2313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" path="m7924,l,,,230428r7924,l7924,xe" fillcolor="black" stroked="f">
                  <v:path arrowok="t"/>
                </v:shape>
                <v:shape id="Graphic 210" o:spid="_x0000_s1235" style="position:absolute;left:390;top:2545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" path="m58216,l,,,230428r58216,l58216,xe" fillcolor="navy" stroked="f">
                  <v:path arrowok="t"/>
                </v:shape>
                <v:shape id="Graphic 211" o:spid="_x0000_s1236" style="position:absolute;top:2545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" path="m7924,l,,,230428r7924,l7924,xe" fillcolor="black" stroked="f">
                  <v:path arrowok="t"/>
                </v:shape>
                <v:shape id="Graphic 212" o:spid="_x0000_s1237" style="position:absolute;left:390;top:2777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" path="m58216,l,,,230428r58216,l58216,xe" fillcolor="navy" stroked="f">
                  <v:path arrowok="t"/>
                </v:shape>
                <v:shape id="Graphic 213" o:spid="_x0000_s1238" style="position:absolute;top:2777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" path="m7924,l,,,230428r7924,l7924,xe" fillcolor="black" stroked="f">
                  <v:path arrowok="t"/>
                </v:shape>
                <v:shape id="Graphic 214" o:spid="_x0000_s1239" style="position:absolute;left:390;top:3008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" path="m58216,l,,,230428r58216,l58216,xe" fillcolor="navy" stroked="f">
                  <v:path arrowok="t"/>
                </v:shape>
                <v:shape id="Graphic 215" o:spid="_x0000_s1240" style="position:absolute;top:3008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" path="m7924,l,,,230428r7924,l7924,xe" fillcolor="black" stroked="f">
                  <v:path arrowok="t"/>
                </v:shape>
                <v:shape id="Graphic 216" o:spid="_x0000_s1241" style="position:absolute;left:390;top:3240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" path="m58216,l,,,230124r58216,l58216,xe" fillcolor="navy" stroked="f">
                  <v:path arrowok="t"/>
                </v:shape>
                <v:shape id="Graphic 217" o:spid="_x0000_s1242" style="position:absolute;top:3240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" path="m7924,l,,,230124r7924,l7924,xe" fillcolor="black" stroked="f">
                  <v:path arrowok="t"/>
                </v:shape>
                <v:shape id="Graphic 218" o:spid="_x0000_s1243" style="position:absolute;left:390;top:3472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" path="m58216,l,,,230124r58216,l58216,xe" fillcolor="navy" stroked="f">
                  <v:path arrowok="t"/>
                </v:shape>
                <v:shape id="Graphic 219" o:spid="_x0000_s1244" style="position:absolute;top:34723;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" path="m7924,l,,,230124r7924,l7924,xe" fillcolor="black" stroked="f">
                  <v:path arrowok="t"/>
                </v:shape>
                <v:shape id="Graphic 220" o:spid="_x0000_s1245" style="position:absolute;left:390;top:3704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" path="m58216,l,,,230123r58216,l58216,xe" fillcolor="navy" stroked="f">
                  <v:path arrowok="t"/>
                </v:shape>
                <v:shape id="Graphic 221" o:spid="_x0000_s1246" style="position:absolute;top:37040;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" path="m7924,l,,,230123r7924,l7924,xe" fillcolor="black" stroked="f">
                  <v:path arrowok="t"/>
                </v:shape>
                <v:shape id="Graphic 222" o:spid="_x0000_s1247" style="position:absolute;left:390;top:39356;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" path="m58216,l,,,230428r58216,l58216,xe" fillcolor="navy" stroked="f">
                  <v:path arrowok="t"/>
                </v:shape>
                <v:shape id="Graphic 223" o:spid="_x0000_s1248" style="position:absolute;top:39356;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" path="m7924,l,,,230428r7924,l7924,xe" fillcolor="black" stroked="f">
                  <v:path arrowok="t"/>
                </v:shape>
                <v:shape id="Graphic 224" o:spid="_x0000_s1249" style="position:absolute;left:390;top:4167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" path="m58216,l,,,230428r58216,l58216,xe" fillcolor="navy" stroked="f">
                  <v:path arrowok="t"/>
                </v:shape>
                <v:shape id="Graphic 225" o:spid="_x0000_s1250" style="position:absolute;top:4167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" path="m7924,l,,,230428r7924,l7924,xe" fillcolor="black" stroked="f">
                  <v:path arrowok="t"/>
                </v:shape>
                <v:shape id="Graphic 226" o:spid="_x0000_s1251" style="position:absolute;left:390;top:43988;width:584;height:2306;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" path="m58216,l,,,230428r58216,l58216,xe" fillcolor="navy" stroked="f">
                  <v:path arrowok="t"/>
                </v:shape>
                <v:shape id="Graphic 227" o:spid="_x0000_s1252" style="position:absolute;top:43988;width:82;height:2306;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" path="m7924,l,,,230428r7924,l7924,xe" fillcolor="black" stroked="f">
                  <v:path arrowok="t"/>
                </v:shape>
                <v:shape id="Graphic 228" o:spid="_x0000_s1253" style="position:absolute;left:390;top:46305;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" path="m58216,l,,,230428r58216,l58216,xe" fillcolor="navy" stroked="f">
                  <v:path arrowok="t"/>
                </v:shape>
                <v:shape id="Graphic 229" o:spid="_x0000_s1254" style="position:absolute;top:46305;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" path="m7924,l,,,230428r7924,l7924,xe" fillcolor="black" stroked="f">
                  <v:path arrowok="t"/>
                </v:shape>
                <v:shape id="Graphic 230" o:spid="_x0000_s1255" style="position:absolute;left:390;top:4862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" path="m58216,l,,,230428r58216,l58216,xe" fillcolor="navy" stroked="f">
                  <v:path arrowok="t"/>
                </v:shape>
                <v:shape id="Graphic 231" o:spid="_x0000_s1256" style="position:absolute;top:4862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" path="m7924,l,,,230428r7924,l7924,xe" fillcolor="black" stroked="f">
                  <v:path arrowok="t"/>
                </v:shape>
                <v:shape id="Graphic 232" o:spid="_x0000_s1257" style="position:absolute;left:390;top:5093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" path="m58216,l,,,230428r58216,l58216,xe" fillcolor="navy" stroked="f">
                  <v:path arrowok="t"/>
                </v:shape>
                <v:shape id="Graphic 233" o:spid="_x0000_s1258" style="position:absolute;top:5093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" path="m7924,l,,,230428r7924,l7924,xe" fillcolor="black" stroked="f">
                  <v:path arrowok="t"/>
                </v:shape>
                <v:shape id="Graphic 234" o:spid="_x0000_s1259" style="position:absolute;left:390;top:5325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" path="m58216,l,,,230428r58216,l58216,xe" fillcolor="navy" stroked="f">
                  <v:path arrowok="t"/>
                </v:shape>
                <v:shape id="Graphic 235" o:spid="_x0000_s1260" style="position:absolute;top:5325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" path="m7924,l,,,230428r7924,l7924,xe" fillcolor="black" stroked="f">
                  <v:path arrowok="t"/>
                </v:shape>
                <v:shape id="Graphic 236" o:spid="_x0000_s1261" style="position:absolute;left:390;top:5557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" path="m58216,l,,,230124r58216,l58216,xe" fillcolor="navy" stroked="f">
                  <v:path arrowok="t"/>
                </v:shape>
                <v:shape id="Graphic 237" o:spid="_x0000_s1262" style="position:absolute;top:5557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" path="m7924,l,,,230124r7924,l7924,xe" fillcolor="black" stroked="f">
                  <v:path arrowok="t"/>
                </v:shape>
                <v:shape id="Graphic 238" o:spid="_x0000_s1263" style="position:absolute;left:390;top:5789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" path="m58216,l,,,230124r58216,l58216,xe" fillcolor="navy" stroked="f">
                  <v:path arrowok="t"/>
                </v:shape>
                <v:shape id="Graphic 239" o:spid="_x0000_s1264" style="position:absolute;top:57890;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" path="m7924,l,,,230124r7924,l7924,xe" fillcolor="black" stroked="f">
                  <v:path arrowok="t"/>
                </v:shape>
                <v:shape id="Graphic 240" o:spid="_x0000_s1265" style="position:absolute;left:390;top:6020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" path="m58216,l,,,230124r58216,l58216,xe" fillcolor="navy" stroked="f">
                  <v:path arrowok="t"/>
                </v:shape>
                <v:shape id="Graphic 241" o:spid="_x0000_s1266" style="position:absolute;top:6020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" path="m7924,l,,,230124r7924,l7924,xe" fillcolor="black" stroked="f">
                  <v:path arrowok="t"/>
                </v:shape>
                <v:shape id="Graphic 242" o:spid="_x0000_s1267" style="position:absolute;left:390;top:6252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" path="m58216,l,,,230428r58216,l58216,xe" fillcolor="navy" stroked="f">
                  <v:path arrowok="t"/>
                </v:shape>
                <v:shape id="Graphic 243" o:spid="_x0000_s1268" style="position:absolute;top:6252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" path="m7924,l,,,230428r7924,l7924,xe" fillcolor="black" stroked="f">
                  <v:path arrowok="t"/>
                </v:shape>
                <v:shape id="Graphic 244" o:spid="_x0000_s1269" style="position:absolute;left:390;top:6484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" path="m58216,l,,,230428r58216,l58216,xe" fillcolor="navy" stroked="f">
                  <v:path arrowok="t"/>
                </v:shape>
                <v:shape id="Graphic 245" o:spid="_x0000_s1270" style="position:absolute;top:6484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" path="m7924,l,,,230428r7924,l7924,xe" fillcolor="black" stroked="f">
                  <v:path arrowok="t"/>
                </v:shape>
                <v:shape id="Graphic 246" o:spid="_x0000_s1271" style="position:absolute;left:390;top:6715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" path="m58216,l,,,230428r58216,l58216,xe" fillcolor="navy" stroked="f">
                  <v:path arrowok="t"/>
                </v:shape>
                <v:shape id="Graphic 247" o:spid="_x0000_s1272" style="position:absolute;top:6715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" path="m7924,l,,,230428r7924,l7924,xe" fillcolor="black" stroked="f">
                  <v:path arrowok="t"/>
                </v:shape>
                <v:shape id="Graphic 248" o:spid="_x0000_s1273" style="position:absolute;left:390;top:6947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" path="m58216,l,,,230428r58216,l58216,xe" fillcolor="navy" stroked="f">
                  <v:path arrowok="t"/>
                </v:shape>
                <v:shape id="Graphic 249" o:spid="_x0000_s1274" style="position:absolute;top:6947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" path="m7924,l,,,230428r7924,l7924,xe" fillcolor="black" stroked="f">
                  <v:path arrowok="t"/>
                </v:shape>
                <v:shape id="Graphic 250" o:spid="_x0000_s1275" style="position:absolute;left:390;top:7179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" path="m58216,l,,,230428r58216,l58216,xe" fillcolor="navy" stroked="f">
                  <v:path arrowok="t"/>
                </v:shape>
                <v:shape id="Graphic 251" o:spid="_x0000_s1276" style="position:absolute;top:71790;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" path="m7924,l,,,230428r7924,l7924,xe" fillcolor="black" stroked="f">
                  <v:path arrowok="t"/>
                </v:shape>
                <v:shape id="Graphic 252" o:spid="_x0000_s1277" style="position:absolute;left:390;top:74107;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" path="m58216,l,,,231952r58216,l58216,xe" fillcolor="navy" stroked="f">
                  <v:path arrowok="t"/>
                </v:shape>
                <v:shape id="Graphic 253" o:spid="_x0000_s1278" style="position:absolute;top:74107;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" path="m7924,l,,,231952r7924,l7924,xe" fillcolor="black" stroked="f">
                  <v:path arrowok="t"/>
                </v:shape>
                <v:shape id="Graphic 254" o:spid="_x0000_s1279" style="position:absolute;left:390;top:76438;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" path="m58216,l,,,231952r58216,l58216,xe" fillcolor="navy" stroked="f">
                  <v:path arrowok="t"/>
                </v:shape>
                <v:shape id="Graphic 255" o:spid="_x0000_s1280" style="position:absolute;top:76438;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" path="m7924,l,,,231952r7924,l7924,xe" fillcolor="black" stroked="f">
                  <v:path arrowok="t"/>
                </v:shape>
                <v:shape id="Graphic 256" o:spid="_x0000_s1281" style="position:absolute;left:390;top:78773;width:584;height:2318;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" path="m58216,l,,,231648r58216,l58216,xe" fillcolor="navy" stroked="f">
                  <v:path arrowok="t"/>
                </v:shape>
                <v:shape id="Graphic 257" o:spid="_x0000_s1282" style="position:absolute;top:78773;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" path="m7924,l,,,231648r7924,l7924,xe" fillcolor="black" stroked="f">
                  <v:path arrowok="t"/>
                </v:shape>
                <v:shape id="Graphic 258" o:spid="_x0000_s1283" style="position:absolute;left:390;top:81105;width:584;height:2318;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" path="m58216,l,,,231648r58216,l58216,xe" fillcolor="navy" stroked="f">
                  <v:path arrowok="t"/>
                </v:shape>
                <v:shape id="Graphic 259" o:spid="_x0000_s1284" style="position:absolute;top:81105;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" path="m7924,l,,,231648r7924,l7924,xe" fillcolor="black" stroked="f">
                  <v:path arrowok="t"/>
                </v:shape>
                <v:shape id="Graphic 260" o:spid="_x0000_s1285" style="position:absolute;left:390;top:83436;width:584;height:2318;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" path="m58216,l,,,231648r58216,l58216,xe" fillcolor="navy" stroked="f">
                  <v:path arrowok="t"/>
                </v:shape>
                <v:shape id="Graphic 261" o:spid="_x0000_s1286" style="position:absolute;top:83436;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" path="m7924,l,,,231648r7924,l7924,xe" fillcolor="black" stroked="f">
                  <v:path arrowok="t"/>
                </v:shape>
                <v:shape id="Graphic 262" o:spid="_x0000_s1287" style="position:absolute;left:390;top:85768;width:584;height:2318;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" path="m58216,l,,,231647r58216,l58216,xe" fillcolor="navy" stroked="f">
                  <v:path arrowok="t"/>
                </v:shape>
                <v:shape id="Graphic 263" o:spid="_x0000_s1288" style="position:absolute;top:85768;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" path="m7924,l,,,231647r7924,l7924,xe" fillcolor="black" stroked="f">
                  <v:path arrowok="t"/>
                </v:shape>
                <v:shape id="Graphic 264" o:spid="_x0000_s1289" style="position:absolute;left:390;top:88099;width:584;height:2325;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" path="m58216,l,,,231952r58216,l58216,xe" fillcolor="navy" stroked="f">
                  <v:path arrowok="t"/>
                </v:shape>
                <v:shape id="Graphic 265" o:spid="_x0000_s1290" style="position:absolute;top:88099;width:82;height:2325;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" path="m7924,l,,,231952r7924,l7924,xe" fillcolor="black" stroked="f">
                  <v:path arrowok="t"/>
                </v:shape>
                <v:shape id="Graphic 266" o:spid="_x0000_s1291" style="position:absolute;left:390;top:90431;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" path="m58216,l,,,231952r58216,l58216,xe" fillcolor="navy" stroked="f">
                  <v:path arrowok="t"/>
                </v:shape>
                <v:shape id="Graphic 267" o:spid="_x0000_s1292" style="position:absolute;top:90431;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" path="m7924,l,,,231952r7924,l7924,xe" fillcolor="black" stroked="f">
                  <v:path arrowok="t"/>
                </v:shape>
                <v:shape id="Graphic 268" o:spid="_x0000_s1293" style="position:absolute;left:390;top:92763;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" path="m58216,l,,,231952r58216,l58216,xe" fillcolor="navy" stroked="f">
                  <v:path arrowok="t"/>
                </v:shape>
                <v:shape id="Graphic 269" o:spid="_x0000_s1294" style="position:absolute;top:92763;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" path="m7924,l,,,231952r7924,l7924,xe" fillcolor="black" stroked="f">
                  <v:path arrowok="t"/>
                </v:shape>
                <w10:wrap anchorx="margin" anchory="margin"/>
              </v:group>
            </w:pict>
          </mc:Fallback>
        </mc:AlternateContent>
      </w:r>
      <w:r w:rsidRPr="00F5458E">
        <w:rPr>
          <w:rFonts w:cs="Times New Roman"/>
          <w:b/>
          <w:bCs/>
          <w:sz w:val="32"/>
          <w:szCs w:val="32"/>
        </w:rPr>
        <w:t>ĐẠI HỌC BÁCH KHOA HÀ NỘI</w:t>
      </w:r>
    </w:p>
    <w:p w14:paraId="732F771B" w14:textId="77777777" w:rsidR="001546EF" w:rsidRPr="00F5458E" w:rsidRDefault="001546EF" w:rsidP="001E4AE8">
      <w:pPr>
        <w:ind w:right="49"/>
        <w:jc w:val="center"/>
        <w:rPr>
          <w:rFonts w:cs="Times New Roman"/>
          <w:b/>
          <w:bCs/>
          <w:sz w:val="32"/>
          <w:szCs w:val="32"/>
        </w:rPr>
      </w:pPr>
      <w:r w:rsidRPr="00F5458E">
        <w:rPr>
          <w:rFonts w:cs="Times New Roman"/>
          <w:b/>
          <w:bCs/>
          <w:sz w:val="32"/>
          <w:szCs w:val="32"/>
        </w:rPr>
        <w:t>TRƯỜNG CÔNG NGHỆ THÔNG TIN VÀ TRUYỀN THÔNG</w:t>
      </w:r>
    </w:p>
    <w:p w14:paraId="7EF9346D" w14:textId="77777777" w:rsidR="001546EF" w:rsidRPr="00F5458E" w:rsidRDefault="001546EF" w:rsidP="001E4AE8">
      <w:pPr>
        <w:pStyle w:val="BodyText"/>
        <w:spacing w:before="0"/>
        <w:ind w:left="142" w:right="49"/>
        <w:jc w:val="center"/>
        <w:rPr>
          <w:b/>
        </w:rPr>
      </w:pPr>
    </w:p>
    <w:p w14:paraId="395D2FE9" w14:textId="77777777" w:rsidR="001546EF" w:rsidRPr="00F5458E" w:rsidRDefault="001546EF" w:rsidP="001E4AE8">
      <w:pPr>
        <w:pStyle w:val="BodyText"/>
        <w:tabs>
          <w:tab w:val="left" w:pos="5149"/>
        </w:tabs>
        <w:spacing w:before="0"/>
        <w:ind w:left="142" w:right="49"/>
        <w:jc w:val="center"/>
        <w:rPr>
          <w:b/>
          <w:lang w:val="en-US"/>
        </w:rPr>
      </w:pPr>
      <w:r w:rsidRPr="00F5458E">
        <w:rPr>
          <w:noProof/>
        </w:rPr>
        <w:drawing>
          <wp:inline distT="0" distB="0" distL="0" distR="0" wp14:anchorId="593814CE" wp14:editId="28328F88">
            <wp:extent cx="926646" cy="1367131"/>
            <wp:effectExtent l="0" t="0" r="6985" b="5080"/>
            <wp:docPr id="1431023582" name="Picture 1"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23582" name="Picture 1" descr="A red and white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47327" cy="1397643"/>
                    </a:xfrm>
                    <a:prstGeom prst="rect">
                      <a:avLst/>
                    </a:prstGeom>
                  </pic:spPr>
                </pic:pic>
              </a:graphicData>
            </a:graphic>
          </wp:inline>
        </w:drawing>
      </w:r>
    </w:p>
    <w:p w14:paraId="3DE94F70" w14:textId="77777777" w:rsidR="001546EF" w:rsidRPr="00F5458E" w:rsidRDefault="001546EF" w:rsidP="001E4AE8">
      <w:pPr>
        <w:pStyle w:val="BodyText"/>
        <w:tabs>
          <w:tab w:val="left" w:pos="5149"/>
        </w:tabs>
        <w:spacing w:before="0"/>
        <w:ind w:left="142" w:right="49"/>
        <w:jc w:val="center"/>
        <w:rPr>
          <w:b/>
          <w:lang w:val="en-US"/>
        </w:rPr>
      </w:pPr>
    </w:p>
    <w:p w14:paraId="27B7EA9D" w14:textId="22071EF2" w:rsidR="001546EF" w:rsidRPr="00F5458E" w:rsidRDefault="001546EF" w:rsidP="001E4AE8">
      <w:pPr>
        <w:pStyle w:val="BodyText"/>
        <w:tabs>
          <w:tab w:val="left" w:pos="5149"/>
        </w:tabs>
        <w:spacing w:before="0"/>
        <w:ind w:left="142" w:right="49"/>
        <w:jc w:val="center"/>
        <w:rPr>
          <w:b/>
          <w:sz w:val="32"/>
          <w:szCs w:val="32"/>
          <w:lang w:val="en-US"/>
        </w:rPr>
      </w:pPr>
      <w:r w:rsidRPr="00F5458E">
        <w:rPr>
          <w:b/>
          <w:sz w:val="32"/>
          <w:szCs w:val="32"/>
          <w:lang w:val="en-US"/>
        </w:rPr>
        <w:t>BÁO CÁO BÀI TẬP LỚN</w:t>
      </w:r>
    </w:p>
    <w:p w14:paraId="4703D04A" w14:textId="77777777" w:rsidR="001546EF" w:rsidRPr="00F5458E" w:rsidRDefault="001546EF" w:rsidP="001E4AE8">
      <w:pPr>
        <w:pStyle w:val="BodyText"/>
        <w:spacing w:before="0"/>
        <w:ind w:right="49"/>
        <w:jc w:val="center"/>
        <w:rPr>
          <w:b/>
          <w:sz w:val="32"/>
          <w:szCs w:val="32"/>
        </w:rPr>
      </w:pPr>
    </w:p>
    <w:p w14:paraId="450B93BB" w14:textId="6A4E5856" w:rsidR="001546EF" w:rsidRPr="00F5458E" w:rsidRDefault="001546EF" w:rsidP="001E4AE8">
      <w:pPr>
        <w:spacing w:line="480" w:lineRule="auto"/>
        <w:ind w:left="142" w:right="49"/>
        <w:jc w:val="center"/>
        <w:rPr>
          <w:rFonts w:cs="Times New Roman"/>
          <w:b/>
          <w:bCs/>
          <w:sz w:val="32"/>
          <w:szCs w:val="32"/>
        </w:rPr>
      </w:pPr>
      <w:r w:rsidRPr="00F5458E">
        <w:rPr>
          <w:rFonts w:cs="Times New Roman"/>
          <w:b/>
          <w:bCs/>
          <w:sz w:val="32"/>
          <w:szCs w:val="32"/>
        </w:rPr>
        <w:t>PHÂN TÍCH VÀ THIẾT KẾ HỆ THỐNG</w:t>
      </w:r>
    </w:p>
    <w:p w14:paraId="41847828" w14:textId="535BA327" w:rsidR="001546EF" w:rsidRPr="00F5458E" w:rsidRDefault="001E4AE8" w:rsidP="001E4AE8">
      <w:pPr>
        <w:spacing w:line="480" w:lineRule="auto"/>
        <w:ind w:left="142" w:right="49"/>
        <w:jc w:val="center"/>
        <w:rPr>
          <w:rFonts w:cs="Times New Roman"/>
          <w:b/>
          <w:bCs/>
          <w:szCs w:val="28"/>
        </w:rPr>
      </w:pPr>
      <w:r>
        <w:rPr>
          <w:rFonts w:cs="Times New Roman"/>
          <w:b/>
          <w:bCs/>
          <w:szCs w:val="28"/>
        </w:rPr>
        <w:t>Hệ thống</w:t>
      </w:r>
      <w:r w:rsidR="001546EF" w:rsidRPr="00F5458E">
        <w:rPr>
          <w:rFonts w:cs="Times New Roman"/>
          <w:b/>
          <w:bCs/>
          <w:szCs w:val="28"/>
        </w:rPr>
        <w:t xml:space="preserve"> </w:t>
      </w:r>
      <w:r>
        <w:rPr>
          <w:rFonts w:cs="Times New Roman"/>
          <w:b/>
          <w:bCs/>
          <w:szCs w:val="28"/>
        </w:rPr>
        <w:t>q</w:t>
      </w:r>
      <w:r w:rsidR="001546EF" w:rsidRPr="00F5458E">
        <w:rPr>
          <w:rFonts w:cs="Times New Roman"/>
          <w:b/>
          <w:bCs/>
          <w:szCs w:val="28"/>
        </w:rPr>
        <w:t>uản lí rạp chiếu phim</w:t>
      </w:r>
    </w:p>
    <w:p w14:paraId="682F3DA1" w14:textId="5011C931" w:rsidR="001546EF" w:rsidRPr="00F5458E" w:rsidRDefault="001546EF" w:rsidP="001E4AE8">
      <w:pPr>
        <w:spacing w:before="321"/>
        <w:ind w:left="4111" w:right="49" w:hanging="3969"/>
        <w:jc w:val="center"/>
        <w:rPr>
          <w:rFonts w:cs="Times New Roman"/>
          <w:b/>
          <w:sz w:val="26"/>
          <w:szCs w:val="26"/>
        </w:rPr>
      </w:pPr>
      <w:r w:rsidRPr="00F5458E">
        <w:rPr>
          <w:rFonts w:cs="Times New Roman"/>
          <w:b/>
          <w:sz w:val="26"/>
          <w:szCs w:val="26"/>
        </w:rPr>
        <w:t>Học phần: IT3120 – Phân tích và thiết kế hệ thống</w:t>
      </w:r>
    </w:p>
    <w:p w14:paraId="3BAC5E0E" w14:textId="220185EA" w:rsidR="001546EF" w:rsidRPr="00F5458E" w:rsidRDefault="001546EF" w:rsidP="001E4AE8">
      <w:pPr>
        <w:spacing w:before="321"/>
        <w:ind w:left="4111" w:right="49" w:hanging="3969"/>
        <w:jc w:val="center"/>
        <w:rPr>
          <w:rFonts w:cs="Times New Roman"/>
          <w:b/>
          <w:sz w:val="26"/>
          <w:szCs w:val="26"/>
        </w:rPr>
      </w:pPr>
      <w:r w:rsidRPr="00F5458E">
        <w:rPr>
          <w:rFonts w:cs="Times New Roman"/>
          <w:b/>
          <w:sz w:val="26"/>
          <w:szCs w:val="26"/>
        </w:rPr>
        <w:t>Mã lớp học: 157516</w:t>
      </w:r>
    </w:p>
    <w:p w14:paraId="5D2289BD" w14:textId="7E251069" w:rsidR="001546EF" w:rsidRPr="00F5458E" w:rsidRDefault="001546EF" w:rsidP="001E4AE8">
      <w:pPr>
        <w:spacing w:before="321"/>
        <w:ind w:left="4111" w:right="49" w:hanging="3969"/>
        <w:jc w:val="center"/>
        <w:rPr>
          <w:rFonts w:cs="Times New Roman"/>
          <w:b/>
          <w:sz w:val="26"/>
          <w:szCs w:val="26"/>
        </w:rPr>
      </w:pPr>
      <w:r w:rsidRPr="00F5458E">
        <w:rPr>
          <w:rFonts w:cs="Times New Roman"/>
          <w:b/>
          <w:sz w:val="26"/>
          <w:szCs w:val="26"/>
        </w:rPr>
        <w:t>GVHD: TS. Trần Việt Trung</w:t>
      </w:r>
    </w:p>
    <w:p w14:paraId="008D9D6F" w14:textId="40CDE70B" w:rsidR="001546EF" w:rsidRPr="00F5458E" w:rsidRDefault="001546EF" w:rsidP="001E4AE8">
      <w:pPr>
        <w:spacing w:before="321"/>
        <w:ind w:left="4111" w:right="49" w:hanging="3969"/>
        <w:jc w:val="center"/>
        <w:rPr>
          <w:rFonts w:cs="Times New Roman"/>
          <w:b/>
          <w:sz w:val="26"/>
          <w:szCs w:val="26"/>
        </w:rPr>
      </w:pPr>
      <w:r w:rsidRPr="00F5458E">
        <w:rPr>
          <w:rFonts w:cs="Times New Roman"/>
          <w:b/>
          <w:sz w:val="26"/>
          <w:szCs w:val="26"/>
        </w:rPr>
        <w:t>Nhóm</w:t>
      </w:r>
      <w:r w:rsidR="00667586">
        <w:rPr>
          <w:rFonts w:cs="Times New Roman"/>
          <w:b/>
          <w:sz w:val="26"/>
          <w:szCs w:val="26"/>
        </w:rPr>
        <w:t xml:space="preserve"> 16</w:t>
      </w:r>
    </w:p>
    <w:tbl>
      <w:tblPr>
        <w:tblStyle w:val="TableGrid"/>
        <w:tblpPr w:leftFromText="180" w:rightFromText="180" w:vertAnchor="text" w:horzAnchor="page" w:tblpX="3899" w:tblpY="7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2028"/>
      </w:tblGrid>
      <w:tr w:rsidR="00F5458E" w:rsidRPr="00F5458E" w14:paraId="7F200987" w14:textId="77777777" w:rsidTr="001E4AE8">
        <w:tc>
          <w:tcPr>
            <w:tcW w:w="3256" w:type="dxa"/>
          </w:tcPr>
          <w:p w14:paraId="346EFDA9" w14:textId="77777777" w:rsidR="00F5458E" w:rsidRPr="00F5458E" w:rsidRDefault="00F5458E" w:rsidP="001E4AE8">
            <w:pPr>
              <w:spacing w:before="321"/>
              <w:ind w:right="49"/>
              <w:rPr>
                <w:rFonts w:cs="Times New Roman"/>
                <w:b/>
                <w:sz w:val="26"/>
                <w:szCs w:val="26"/>
              </w:rPr>
            </w:pPr>
            <w:r w:rsidRPr="00F5458E">
              <w:rPr>
                <w:rFonts w:cs="Times New Roman"/>
                <w:b/>
                <w:sz w:val="26"/>
                <w:szCs w:val="26"/>
              </w:rPr>
              <w:t>Dương Vũ Hoàng</w:t>
            </w:r>
          </w:p>
        </w:tc>
        <w:tc>
          <w:tcPr>
            <w:tcW w:w="2028" w:type="dxa"/>
          </w:tcPr>
          <w:p w14:paraId="210605FA" w14:textId="77777777" w:rsidR="00F5458E" w:rsidRPr="00F5458E" w:rsidRDefault="00F5458E" w:rsidP="001E4AE8">
            <w:pPr>
              <w:spacing w:before="321"/>
              <w:ind w:right="49"/>
              <w:rPr>
                <w:rFonts w:cs="Times New Roman"/>
                <w:b/>
                <w:sz w:val="26"/>
                <w:szCs w:val="26"/>
              </w:rPr>
            </w:pPr>
            <w:r w:rsidRPr="00F5458E">
              <w:rPr>
                <w:rFonts w:cs="Times New Roman"/>
                <w:b/>
                <w:sz w:val="26"/>
                <w:szCs w:val="26"/>
              </w:rPr>
              <w:t>20224987</w:t>
            </w:r>
          </w:p>
        </w:tc>
      </w:tr>
      <w:tr w:rsidR="00F5458E" w:rsidRPr="00F5458E" w14:paraId="70680A9C" w14:textId="77777777" w:rsidTr="001E4AE8">
        <w:tc>
          <w:tcPr>
            <w:tcW w:w="3256" w:type="dxa"/>
          </w:tcPr>
          <w:p w14:paraId="0B1A8BB6" w14:textId="77777777" w:rsidR="00F5458E" w:rsidRPr="00F5458E" w:rsidRDefault="00F5458E" w:rsidP="001E4AE8">
            <w:pPr>
              <w:spacing w:before="321"/>
              <w:ind w:right="49"/>
              <w:rPr>
                <w:rFonts w:cs="Times New Roman"/>
                <w:b/>
                <w:sz w:val="26"/>
                <w:szCs w:val="26"/>
              </w:rPr>
            </w:pPr>
            <w:r w:rsidRPr="00F5458E">
              <w:rPr>
                <w:rFonts w:cs="Times New Roman"/>
                <w:b/>
                <w:sz w:val="26"/>
                <w:szCs w:val="26"/>
              </w:rPr>
              <w:t>Nguyễn Thành Trung</w:t>
            </w:r>
          </w:p>
        </w:tc>
        <w:tc>
          <w:tcPr>
            <w:tcW w:w="2028" w:type="dxa"/>
          </w:tcPr>
          <w:p w14:paraId="146E8EC6" w14:textId="77777777" w:rsidR="00F5458E" w:rsidRPr="00F5458E" w:rsidRDefault="00F5458E" w:rsidP="001E4AE8">
            <w:pPr>
              <w:spacing w:before="321"/>
              <w:ind w:right="49"/>
              <w:rPr>
                <w:rFonts w:cs="Times New Roman"/>
                <w:b/>
                <w:sz w:val="26"/>
                <w:szCs w:val="26"/>
              </w:rPr>
            </w:pPr>
            <w:r w:rsidRPr="00F5458E">
              <w:rPr>
                <w:rFonts w:cs="Times New Roman"/>
                <w:b/>
                <w:sz w:val="26"/>
                <w:szCs w:val="26"/>
              </w:rPr>
              <w:t>20225105</w:t>
            </w:r>
          </w:p>
        </w:tc>
      </w:tr>
      <w:tr w:rsidR="00F5458E" w:rsidRPr="00F5458E" w14:paraId="0A05CFE3" w14:textId="77777777" w:rsidTr="001E4AE8">
        <w:tc>
          <w:tcPr>
            <w:tcW w:w="3256" w:type="dxa"/>
          </w:tcPr>
          <w:p w14:paraId="626BE3DA" w14:textId="77777777" w:rsidR="00F5458E" w:rsidRPr="00F5458E" w:rsidRDefault="00F5458E" w:rsidP="001E4AE8">
            <w:pPr>
              <w:spacing w:before="321"/>
              <w:ind w:right="49"/>
              <w:rPr>
                <w:rFonts w:cs="Times New Roman"/>
                <w:b/>
                <w:sz w:val="26"/>
                <w:szCs w:val="26"/>
              </w:rPr>
            </w:pPr>
            <w:r w:rsidRPr="00F5458E">
              <w:rPr>
                <w:rFonts w:cs="Times New Roman"/>
                <w:b/>
                <w:sz w:val="26"/>
                <w:szCs w:val="26"/>
              </w:rPr>
              <w:t>Chu Tuấn Nghĩa</w:t>
            </w:r>
          </w:p>
        </w:tc>
        <w:tc>
          <w:tcPr>
            <w:tcW w:w="2028" w:type="dxa"/>
          </w:tcPr>
          <w:p w14:paraId="601112A9" w14:textId="77777777" w:rsidR="00F5458E" w:rsidRPr="00F5458E" w:rsidRDefault="00F5458E" w:rsidP="001E4AE8">
            <w:pPr>
              <w:spacing w:before="321"/>
              <w:ind w:right="49"/>
              <w:rPr>
                <w:rFonts w:cs="Times New Roman"/>
                <w:b/>
                <w:sz w:val="26"/>
                <w:szCs w:val="26"/>
              </w:rPr>
            </w:pPr>
            <w:r w:rsidRPr="00F5458E">
              <w:rPr>
                <w:rFonts w:cs="Times New Roman"/>
                <w:b/>
                <w:sz w:val="26"/>
                <w:szCs w:val="26"/>
              </w:rPr>
              <w:t>20225056</w:t>
            </w:r>
          </w:p>
        </w:tc>
      </w:tr>
      <w:tr w:rsidR="00F5458E" w:rsidRPr="00F5458E" w14:paraId="12F7C27C" w14:textId="77777777" w:rsidTr="001E4AE8">
        <w:tc>
          <w:tcPr>
            <w:tcW w:w="3256" w:type="dxa"/>
          </w:tcPr>
          <w:p w14:paraId="1C04FFEC" w14:textId="77777777" w:rsidR="00F5458E" w:rsidRPr="00F5458E" w:rsidRDefault="00F5458E" w:rsidP="001E4AE8">
            <w:pPr>
              <w:spacing w:before="321"/>
              <w:ind w:right="-376"/>
              <w:rPr>
                <w:rFonts w:cs="Times New Roman"/>
                <w:b/>
                <w:sz w:val="26"/>
                <w:szCs w:val="26"/>
              </w:rPr>
            </w:pPr>
            <w:r w:rsidRPr="00F5458E">
              <w:rPr>
                <w:rFonts w:cs="Times New Roman"/>
                <w:b/>
                <w:sz w:val="26"/>
                <w:szCs w:val="26"/>
              </w:rPr>
              <w:t>Võ Tá Tuấn</w:t>
            </w:r>
          </w:p>
        </w:tc>
        <w:tc>
          <w:tcPr>
            <w:tcW w:w="2028" w:type="dxa"/>
          </w:tcPr>
          <w:p w14:paraId="06DACD04" w14:textId="77777777" w:rsidR="00F5458E" w:rsidRPr="00F5458E" w:rsidRDefault="00F5458E" w:rsidP="001E4AE8">
            <w:pPr>
              <w:spacing w:before="321"/>
              <w:ind w:right="-376"/>
              <w:rPr>
                <w:rFonts w:cs="Times New Roman"/>
                <w:b/>
                <w:sz w:val="26"/>
                <w:szCs w:val="26"/>
              </w:rPr>
            </w:pPr>
            <w:r w:rsidRPr="00F5458E">
              <w:rPr>
                <w:rFonts w:cs="Times New Roman"/>
                <w:b/>
                <w:sz w:val="26"/>
                <w:szCs w:val="26"/>
              </w:rPr>
              <w:t>20224904</w:t>
            </w:r>
          </w:p>
        </w:tc>
      </w:tr>
      <w:tr w:rsidR="00F5458E" w:rsidRPr="00F5458E" w14:paraId="7B199FEB" w14:textId="77777777" w:rsidTr="001E4AE8">
        <w:tc>
          <w:tcPr>
            <w:tcW w:w="3256" w:type="dxa"/>
          </w:tcPr>
          <w:p w14:paraId="45ECD315" w14:textId="77777777" w:rsidR="00F5458E" w:rsidRPr="00F5458E" w:rsidRDefault="00F5458E" w:rsidP="001E4AE8">
            <w:pPr>
              <w:spacing w:before="321"/>
              <w:ind w:right="-376"/>
              <w:rPr>
                <w:rFonts w:cs="Times New Roman"/>
                <w:b/>
                <w:sz w:val="26"/>
                <w:szCs w:val="26"/>
              </w:rPr>
            </w:pPr>
            <w:r w:rsidRPr="00F5458E">
              <w:rPr>
                <w:rFonts w:cs="Times New Roman"/>
                <w:b/>
                <w:sz w:val="26"/>
                <w:szCs w:val="26"/>
              </w:rPr>
              <w:t>Đỗ Đình Hoàn</w:t>
            </w:r>
          </w:p>
        </w:tc>
        <w:tc>
          <w:tcPr>
            <w:tcW w:w="2028" w:type="dxa"/>
          </w:tcPr>
          <w:p w14:paraId="296AA3C6" w14:textId="77777777" w:rsidR="00F5458E" w:rsidRPr="00F5458E" w:rsidRDefault="00F5458E" w:rsidP="001E4AE8">
            <w:pPr>
              <w:spacing w:before="321"/>
              <w:ind w:right="-376"/>
              <w:rPr>
                <w:rFonts w:cs="Times New Roman"/>
                <w:b/>
                <w:sz w:val="26"/>
                <w:szCs w:val="26"/>
              </w:rPr>
            </w:pPr>
            <w:r w:rsidRPr="00F5458E">
              <w:rPr>
                <w:rFonts w:cs="Times New Roman"/>
                <w:b/>
                <w:sz w:val="26"/>
                <w:szCs w:val="26"/>
              </w:rPr>
              <w:t>20224986</w:t>
            </w:r>
          </w:p>
        </w:tc>
      </w:tr>
    </w:tbl>
    <w:p w14:paraId="00F6FBD0" w14:textId="77777777" w:rsidR="001546EF" w:rsidRPr="00F5458E" w:rsidRDefault="001546EF" w:rsidP="001E4AE8">
      <w:pPr>
        <w:spacing w:before="321"/>
        <w:ind w:left="4111" w:right="-234" w:hanging="3969"/>
        <w:jc w:val="center"/>
        <w:rPr>
          <w:rFonts w:cs="Times New Roman"/>
          <w:b/>
          <w:sz w:val="26"/>
          <w:szCs w:val="26"/>
        </w:rPr>
      </w:pPr>
    </w:p>
    <w:p w14:paraId="049F353F" w14:textId="77777777" w:rsidR="002704CF" w:rsidRPr="00F5458E" w:rsidRDefault="002704CF" w:rsidP="001E4AE8">
      <w:pPr>
        <w:jc w:val="center"/>
        <w:rPr>
          <w:sz w:val="26"/>
          <w:szCs w:val="26"/>
        </w:rPr>
      </w:pPr>
    </w:p>
    <w:p w14:paraId="1FF670AC" w14:textId="77777777" w:rsidR="001546EF" w:rsidRPr="00F5458E" w:rsidRDefault="001546EF" w:rsidP="001E4AE8">
      <w:pPr>
        <w:jc w:val="center"/>
        <w:rPr>
          <w:sz w:val="26"/>
          <w:szCs w:val="26"/>
        </w:rPr>
      </w:pPr>
    </w:p>
    <w:p w14:paraId="48CB02F8" w14:textId="77777777" w:rsidR="001546EF" w:rsidRPr="00F5458E" w:rsidRDefault="001546EF" w:rsidP="001E4AE8">
      <w:pPr>
        <w:jc w:val="center"/>
        <w:rPr>
          <w:sz w:val="26"/>
          <w:szCs w:val="26"/>
        </w:rPr>
      </w:pPr>
    </w:p>
    <w:p w14:paraId="6D92982B" w14:textId="77777777" w:rsidR="001546EF" w:rsidRPr="00F5458E" w:rsidRDefault="001546EF" w:rsidP="001E4AE8">
      <w:pPr>
        <w:jc w:val="center"/>
        <w:rPr>
          <w:sz w:val="26"/>
          <w:szCs w:val="26"/>
        </w:rPr>
      </w:pPr>
    </w:p>
    <w:p w14:paraId="7B8AF578" w14:textId="77777777" w:rsidR="001546EF" w:rsidRPr="00F5458E" w:rsidRDefault="001546EF" w:rsidP="001E4AE8">
      <w:pPr>
        <w:jc w:val="center"/>
        <w:rPr>
          <w:sz w:val="26"/>
          <w:szCs w:val="26"/>
        </w:rPr>
      </w:pPr>
    </w:p>
    <w:p w14:paraId="4C12F8FB" w14:textId="77777777" w:rsidR="001546EF" w:rsidRPr="00F5458E" w:rsidRDefault="001546EF" w:rsidP="00667586">
      <w:pPr>
        <w:spacing w:line="360" w:lineRule="auto"/>
        <w:jc w:val="center"/>
        <w:rPr>
          <w:rFonts w:cs="Times New Roman"/>
          <w:sz w:val="26"/>
          <w:szCs w:val="26"/>
        </w:rPr>
      </w:pPr>
    </w:p>
    <w:p w14:paraId="461A05B3" w14:textId="5A5FFE5F" w:rsidR="0095652E" w:rsidRDefault="001546EF" w:rsidP="00667586">
      <w:pPr>
        <w:spacing w:line="360" w:lineRule="auto"/>
        <w:ind w:right="-376"/>
        <w:jc w:val="center"/>
        <w:rPr>
          <w:rFonts w:cs="Times New Roman"/>
          <w:b/>
          <w:bCs/>
          <w:sz w:val="26"/>
          <w:szCs w:val="26"/>
        </w:rPr>
      </w:pPr>
      <w:r w:rsidRPr="00F5458E">
        <w:rPr>
          <w:rFonts w:cs="Times New Roman"/>
          <w:b/>
          <w:bCs/>
          <w:sz w:val="26"/>
          <w:szCs w:val="26"/>
        </w:rPr>
        <w:t xml:space="preserve">Hà </w:t>
      </w:r>
      <w:r w:rsidR="00F5458E">
        <w:rPr>
          <w:rFonts w:cs="Times New Roman"/>
          <w:b/>
          <w:bCs/>
          <w:sz w:val="26"/>
          <w:szCs w:val="26"/>
        </w:rPr>
        <w:t>N</w:t>
      </w:r>
      <w:r w:rsidRPr="00F5458E">
        <w:rPr>
          <w:rFonts w:cs="Times New Roman"/>
          <w:b/>
          <w:bCs/>
          <w:sz w:val="26"/>
          <w:szCs w:val="26"/>
        </w:rPr>
        <w:t>ội,</w:t>
      </w:r>
      <w:r w:rsidR="00F5458E">
        <w:rPr>
          <w:rFonts w:cs="Times New Roman"/>
          <w:b/>
          <w:bCs/>
          <w:sz w:val="26"/>
          <w:szCs w:val="26"/>
        </w:rPr>
        <w:t xml:space="preserve"> </w:t>
      </w:r>
      <w:r w:rsidR="0095652E">
        <w:rPr>
          <w:rFonts w:cs="Times New Roman"/>
          <w:b/>
          <w:bCs/>
          <w:sz w:val="26"/>
          <w:szCs w:val="26"/>
        </w:rPr>
        <w:t>tháng 6 năm 2025</w:t>
      </w:r>
    </w:p>
    <w:p w14:paraId="0E870821" w14:textId="082E5A53" w:rsidR="0095652E" w:rsidRDefault="0095652E" w:rsidP="00313356">
      <w:pPr>
        <w:rPr>
          <w:rFonts w:cs="Times New Roman"/>
          <w:b/>
          <w:bCs/>
          <w:sz w:val="26"/>
          <w:szCs w:val="26"/>
        </w:rPr>
      </w:pPr>
      <w:r>
        <w:rPr>
          <w:rFonts w:cs="Times New Roman"/>
          <w:b/>
          <w:bCs/>
          <w:sz w:val="26"/>
          <w:szCs w:val="26"/>
        </w:rPr>
        <w:lastRenderedPageBreak/>
        <w:br w:type="page"/>
      </w:r>
    </w:p>
    <w:p w14:paraId="1FA5D26F" w14:textId="25482DB5" w:rsidR="0095652E" w:rsidRDefault="00766070" w:rsidP="00766070">
      <w:pPr>
        <w:jc w:val="center"/>
        <w:rPr>
          <w:rFonts w:cs="Times New Roman"/>
          <w:b/>
          <w:bCs/>
          <w:sz w:val="26"/>
          <w:szCs w:val="26"/>
        </w:rPr>
      </w:pPr>
      <w:r>
        <w:rPr>
          <w:rFonts w:cs="Times New Roman"/>
          <w:b/>
          <w:bCs/>
          <w:sz w:val="26"/>
          <w:szCs w:val="26"/>
        </w:rPr>
        <w:lastRenderedPageBreak/>
        <w:t>PH</w:t>
      </w:r>
      <w:r w:rsidR="0095652E">
        <w:rPr>
          <w:rFonts w:cs="Times New Roman"/>
          <w:b/>
          <w:bCs/>
          <w:sz w:val="26"/>
          <w:szCs w:val="26"/>
        </w:rPr>
        <w:t>ÂN CÔNG CÔNG VIỆC</w:t>
      </w:r>
    </w:p>
    <w:p w14:paraId="0DA8995F" w14:textId="77777777" w:rsidR="0095652E" w:rsidRDefault="0095652E" w:rsidP="0095652E">
      <w:pPr>
        <w:jc w:val="center"/>
        <w:rPr>
          <w:rFonts w:cs="Times New Roman"/>
          <w:b/>
          <w:bCs/>
          <w:sz w:val="26"/>
          <w:szCs w:val="26"/>
        </w:rPr>
      </w:pPr>
    </w:p>
    <w:tbl>
      <w:tblPr>
        <w:tblStyle w:val="TableGrid"/>
        <w:tblW w:w="9395" w:type="dxa"/>
        <w:jc w:val="center"/>
        <w:tblLook w:val="04A0" w:firstRow="1" w:lastRow="0" w:firstColumn="1" w:lastColumn="0" w:noHBand="0" w:noVBand="1"/>
      </w:tblPr>
      <w:tblGrid>
        <w:gridCol w:w="708"/>
        <w:gridCol w:w="2487"/>
        <w:gridCol w:w="1256"/>
        <w:gridCol w:w="3766"/>
        <w:gridCol w:w="1178"/>
      </w:tblGrid>
      <w:tr w:rsidR="00766070" w14:paraId="3F47C956" w14:textId="363E2A25" w:rsidTr="000160EE">
        <w:trPr>
          <w:jc w:val="center"/>
        </w:trPr>
        <w:tc>
          <w:tcPr>
            <w:tcW w:w="708" w:type="dxa"/>
          </w:tcPr>
          <w:p w14:paraId="1EF07B6B" w14:textId="511DEA71" w:rsidR="00766070" w:rsidRDefault="00766070" w:rsidP="00A24C7F">
            <w:pPr>
              <w:jc w:val="center"/>
              <w:rPr>
                <w:rFonts w:cs="Times New Roman"/>
                <w:b/>
                <w:bCs/>
                <w:sz w:val="26"/>
                <w:szCs w:val="26"/>
              </w:rPr>
            </w:pPr>
            <w:r>
              <w:rPr>
                <w:rFonts w:cs="Times New Roman"/>
                <w:b/>
                <w:bCs/>
                <w:sz w:val="26"/>
                <w:szCs w:val="26"/>
              </w:rPr>
              <w:t>STT</w:t>
            </w:r>
          </w:p>
        </w:tc>
        <w:tc>
          <w:tcPr>
            <w:tcW w:w="2487" w:type="dxa"/>
          </w:tcPr>
          <w:p w14:paraId="0ABB6881" w14:textId="3654D40E" w:rsidR="00766070" w:rsidRDefault="00766070" w:rsidP="00A24C7F">
            <w:pPr>
              <w:jc w:val="center"/>
              <w:rPr>
                <w:rFonts w:cs="Times New Roman"/>
                <w:b/>
                <w:bCs/>
                <w:sz w:val="26"/>
                <w:szCs w:val="26"/>
              </w:rPr>
            </w:pPr>
            <w:r>
              <w:rPr>
                <w:rFonts w:cs="Times New Roman"/>
                <w:b/>
                <w:bCs/>
                <w:sz w:val="26"/>
                <w:szCs w:val="26"/>
              </w:rPr>
              <w:t>Họ và Tên</w:t>
            </w:r>
          </w:p>
        </w:tc>
        <w:tc>
          <w:tcPr>
            <w:tcW w:w="1256" w:type="dxa"/>
          </w:tcPr>
          <w:p w14:paraId="52A4CBEB" w14:textId="54AECDF8" w:rsidR="00766070" w:rsidRDefault="00766070" w:rsidP="00A24C7F">
            <w:pPr>
              <w:jc w:val="center"/>
              <w:rPr>
                <w:rFonts w:cs="Times New Roman"/>
                <w:b/>
                <w:bCs/>
                <w:sz w:val="26"/>
                <w:szCs w:val="26"/>
              </w:rPr>
            </w:pPr>
            <w:r>
              <w:rPr>
                <w:rFonts w:cs="Times New Roman"/>
                <w:b/>
                <w:bCs/>
                <w:sz w:val="26"/>
                <w:szCs w:val="26"/>
              </w:rPr>
              <w:t>MSSV</w:t>
            </w:r>
          </w:p>
        </w:tc>
        <w:tc>
          <w:tcPr>
            <w:tcW w:w="3766" w:type="dxa"/>
          </w:tcPr>
          <w:p w14:paraId="172FD2E9" w14:textId="14C1F7C7" w:rsidR="00766070" w:rsidRDefault="00766070" w:rsidP="00A24C7F">
            <w:pPr>
              <w:jc w:val="center"/>
              <w:rPr>
                <w:rFonts w:cs="Times New Roman"/>
                <w:b/>
                <w:bCs/>
                <w:sz w:val="26"/>
                <w:szCs w:val="26"/>
              </w:rPr>
            </w:pPr>
            <w:r>
              <w:rPr>
                <w:rFonts w:cs="Times New Roman"/>
                <w:b/>
                <w:bCs/>
                <w:sz w:val="26"/>
                <w:szCs w:val="26"/>
              </w:rPr>
              <w:t>Nhiệm vụ</w:t>
            </w:r>
          </w:p>
        </w:tc>
        <w:tc>
          <w:tcPr>
            <w:tcW w:w="1178" w:type="dxa"/>
          </w:tcPr>
          <w:p w14:paraId="09E3AFD3" w14:textId="5EE66BE9" w:rsidR="00766070" w:rsidRDefault="00766070" w:rsidP="00A24C7F">
            <w:pPr>
              <w:jc w:val="center"/>
              <w:rPr>
                <w:rFonts w:cs="Times New Roman"/>
                <w:b/>
                <w:bCs/>
                <w:sz w:val="26"/>
                <w:szCs w:val="26"/>
              </w:rPr>
            </w:pPr>
            <w:r>
              <w:rPr>
                <w:rFonts w:cs="Times New Roman"/>
                <w:b/>
                <w:bCs/>
                <w:sz w:val="26"/>
                <w:szCs w:val="26"/>
              </w:rPr>
              <w:t>Điểm dánh giá</w:t>
            </w:r>
          </w:p>
        </w:tc>
      </w:tr>
      <w:tr w:rsidR="00766070" w14:paraId="112D6AE4" w14:textId="1AA37733" w:rsidTr="000160EE">
        <w:trPr>
          <w:jc w:val="center"/>
        </w:trPr>
        <w:tc>
          <w:tcPr>
            <w:tcW w:w="708" w:type="dxa"/>
          </w:tcPr>
          <w:p w14:paraId="4003C3F4" w14:textId="07AB52A5" w:rsidR="00766070" w:rsidRPr="00A24C7F" w:rsidRDefault="00766070" w:rsidP="00A24C7F">
            <w:pPr>
              <w:jc w:val="center"/>
              <w:rPr>
                <w:rFonts w:cs="Times New Roman"/>
                <w:sz w:val="26"/>
                <w:szCs w:val="26"/>
              </w:rPr>
            </w:pPr>
            <w:r w:rsidRPr="00A24C7F">
              <w:rPr>
                <w:rFonts w:cs="Times New Roman"/>
                <w:sz w:val="26"/>
                <w:szCs w:val="26"/>
              </w:rPr>
              <w:t>1</w:t>
            </w:r>
          </w:p>
        </w:tc>
        <w:tc>
          <w:tcPr>
            <w:tcW w:w="2487" w:type="dxa"/>
          </w:tcPr>
          <w:p w14:paraId="4237148A" w14:textId="77777777" w:rsidR="00766070" w:rsidRPr="00A24C7F" w:rsidRDefault="00766070" w:rsidP="00A24C7F">
            <w:pPr>
              <w:jc w:val="center"/>
              <w:rPr>
                <w:rFonts w:cs="Times New Roman"/>
                <w:sz w:val="26"/>
                <w:szCs w:val="26"/>
              </w:rPr>
            </w:pPr>
            <w:r w:rsidRPr="00A24C7F">
              <w:rPr>
                <w:rFonts w:cs="Times New Roman"/>
                <w:sz w:val="26"/>
                <w:szCs w:val="26"/>
              </w:rPr>
              <w:t>Dương Vũ Hoàng</w:t>
            </w:r>
          </w:p>
          <w:p w14:paraId="6B814E11" w14:textId="28CA7D09" w:rsidR="00766070" w:rsidRPr="00A24C7F" w:rsidRDefault="00766070" w:rsidP="00A24C7F">
            <w:pPr>
              <w:jc w:val="center"/>
              <w:rPr>
                <w:rFonts w:cs="Times New Roman"/>
                <w:sz w:val="26"/>
                <w:szCs w:val="26"/>
              </w:rPr>
            </w:pPr>
            <w:r w:rsidRPr="00A24C7F">
              <w:rPr>
                <w:rFonts w:cs="Times New Roman"/>
                <w:sz w:val="26"/>
                <w:szCs w:val="26"/>
              </w:rPr>
              <w:t>(Nhóm trưởng)</w:t>
            </w:r>
          </w:p>
        </w:tc>
        <w:tc>
          <w:tcPr>
            <w:tcW w:w="1256" w:type="dxa"/>
          </w:tcPr>
          <w:p w14:paraId="5A9CC7A1" w14:textId="17A0E355" w:rsidR="00766070" w:rsidRPr="00A24C7F" w:rsidRDefault="00766070" w:rsidP="00A24C7F">
            <w:pPr>
              <w:jc w:val="center"/>
              <w:rPr>
                <w:rFonts w:cs="Times New Roman"/>
                <w:sz w:val="26"/>
                <w:szCs w:val="26"/>
              </w:rPr>
            </w:pPr>
            <w:r>
              <w:rPr>
                <w:rFonts w:cs="Times New Roman"/>
                <w:sz w:val="26"/>
                <w:szCs w:val="26"/>
              </w:rPr>
              <w:t>20224987</w:t>
            </w:r>
          </w:p>
        </w:tc>
        <w:tc>
          <w:tcPr>
            <w:tcW w:w="3766" w:type="dxa"/>
          </w:tcPr>
          <w:p w14:paraId="324E14DD" w14:textId="5ACCDFE9" w:rsidR="00667586" w:rsidRDefault="00667586" w:rsidP="00667586">
            <w:pPr>
              <w:rPr>
                <w:rFonts w:cs="Times New Roman"/>
                <w:sz w:val="26"/>
                <w:szCs w:val="26"/>
              </w:rPr>
            </w:pPr>
            <w:r>
              <w:rPr>
                <w:rFonts w:cs="Times New Roman"/>
                <w:sz w:val="26"/>
                <w:szCs w:val="26"/>
              </w:rPr>
              <w:t>- Phân chia công việc</w:t>
            </w:r>
          </w:p>
          <w:p w14:paraId="022ECDC5" w14:textId="11A333FB" w:rsidR="00766070" w:rsidRDefault="00667586" w:rsidP="00667586">
            <w:pPr>
              <w:rPr>
                <w:rFonts w:cs="Times New Roman"/>
                <w:sz w:val="26"/>
                <w:szCs w:val="26"/>
              </w:rPr>
            </w:pPr>
            <w:r>
              <w:rPr>
                <w:rFonts w:cs="Times New Roman"/>
                <w:sz w:val="26"/>
                <w:szCs w:val="26"/>
              </w:rPr>
              <w:t>- Tham gia vẽ tất cả các biểu đồ</w:t>
            </w:r>
          </w:p>
          <w:p w14:paraId="4BA3433B" w14:textId="05790168" w:rsidR="00667586" w:rsidRPr="00A24C7F" w:rsidRDefault="00667586" w:rsidP="00667586">
            <w:pPr>
              <w:rPr>
                <w:rFonts w:cs="Times New Roman"/>
                <w:sz w:val="26"/>
                <w:szCs w:val="26"/>
              </w:rPr>
            </w:pPr>
            <w:r>
              <w:rPr>
                <w:rFonts w:cs="Times New Roman"/>
                <w:sz w:val="26"/>
                <w:szCs w:val="26"/>
              </w:rPr>
              <w:t>- Làm báo cáo</w:t>
            </w:r>
          </w:p>
        </w:tc>
        <w:tc>
          <w:tcPr>
            <w:tcW w:w="1178" w:type="dxa"/>
          </w:tcPr>
          <w:p w14:paraId="0C20A07E" w14:textId="2E4B27C5" w:rsidR="00766070" w:rsidRPr="00A24C7F" w:rsidRDefault="00667586" w:rsidP="00A24C7F">
            <w:pPr>
              <w:jc w:val="center"/>
              <w:rPr>
                <w:rFonts w:cs="Times New Roman"/>
                <w:sz w:val="26"/>
                <w:szCs w:val="26"/>
              </w:rPr>
            </w:pPr>
            <w:r>
              <w:rPr>
                <w:rFonts w:cs="Times New Roman"/>
                <w:sz w:val="26"/>
                <w:szCs w:val="26"/>
              </w:rPr>
              <w:t>10</w:t>
            </w:r>
          </w:p>
        </w:tc>
      </w:tr>
      <w:tr w:rsidR="00766070" w14:paraId="5E431BE9" w14:textId="0D24471F" w:rsidTr="000160EE">
        <w:trPr>
          <w:jc w:val="center"/>
        </w:trPr>
        <w:tc>
          <w:tcPr>
            <w:tcW w:w="708" w:type="dxa"/>
          </w:tcPr>
          <w:p w14:paraId="166A7091" w14:textId="528E42BB" w:rsidR="00766070" w:rsidRPr="00A24C7F" w:rsidRDefault="00766070" w:rsidP="00A24C7F">
            <w:pPr>
              <w:jc w:val="center"/>
              <w:rPr>
                <w:rFonts w:cs="Times New Roman"/>
                <w:sz w:val="26"/>
                <w:szCs w:val="26"/>
              </w:rPr>
            </w:pPr>
            <w:r w:rsidRPr="00A24C7F">
              <w:rPr>
                <w:rFonts w:cs="Times New Roman"/>
                <w:sz w:val="26"/>
                <w:szCs w:val="26"/>
              </w:rPr>
              <w:t>2</w:t>
            </w:r>
          </w:p>
        </w:tc>
        <w:tc>
          <w:tcPr>
            <w:tcW w:w="2487" w:type="dxa"/>
          </w:tcPr>
          <w:p w14:paraId="0C6D25F3" w14:textId="4EED3C93" w:rsidR="00766070" w:rsidRPr="00A24C7F" w:rsidRDefault="00766070" w:rsidP="00A24C7F">
            <w:pPr>
              <w:jc w:val="center"/>
              <w:rPr>
                <w:rFonts w:cs="Times New Roman"/>
                <w:sz w:val="26"/>
                <w:szCs w:val="26"/>
              </w:rPr>
            </w:pPr>
            <w:r w:rsidRPr="00A24C7F">
              <w:rPr>
                <w:rFonts w:cs="Times New Roman"/>
                <w:sz w:val="26"/>
                <w:szCs w:val="26"/>
              </w:rPr>
              <w:t>Nguyễn Thành Trung</w:t>
            </w:r>
          </w:p>
        </w:tc>
        <w:tc>
          <w:tcPr>
            <w:tcW w:w="1256" w:type="dxa"/>
          </w:tcPr>
          <w:p w14:paraId="52558264" w14:textId="7FB0D794" w:rsidR="00766070" w:rsidRPr="00A24C7F" w:rsidRDefault="00766070" w:rsidP="00A24C7F">
            <w:pPr>
              <w:jc w:val="center"/>
              <w:rPr>
                <w:rFonts w:cs="Times New Roman"/>
                <w:sz w:val="26"/>
                <w:szCs w:val="26"/>
              </w:rPr>
            </w:pPr>
            <w:r>
              <w:rPr>
                <w:rFonts w:cs="Times New Roman"/>
                <w:sz w:val="26"/>
                <w:szCs w:val="26"/>
              </w:rPr>
              <w:t>20225105</w:t>
            </w:r>
          </w:p>
        </w:tc>
        <w:tc>
          <w:tcPr>
            <w:tcW w:w="3766" w:type="dxa"/>
          </w:tcPr>
          <w:p w14:paraId="46ADB12B" w14:textId="77777777" w:rsidR="00667586" w:rsidRDefault="00667586" w:rsidP="00667586">
            <w:pPr>
              <w:rPr>
                <w:rFonts w:cs="Times New Roman"/>
                <w:sz w:val="26"/>
                <w:szCs w:val="26"/>
              </w:rPr>
            </w:pPr>
            <w:r>
              <w:rPr>
                <w:rFonts w:cs="Times New Roman"/>
                <w:sz w:val="26"/>
                <w:szCs w:val="26"/>
              </w:rPr>
              <w:t>- Tham gia vẽ tất cả các biểu đồ</w:t>
            </w:r>
          </w:p>
          <w:p w14:paraId="35780920" w14:textId="1072862E" w:rsidR="00766070" w:rsidRPr="00A24C7F" w:rsidRDefault="00667586" w:rsidP="00667586">
            <w:pPr>
              <w:rPr>
                <w:rFonts w:cs="Times New Roman"/>
                <w:sz w:val="26"/>
                <w:szCs w:val="26"/>
              </w:rPr>
            </w:pPr>
            <w:r>
              <w:rPr>
                <w:rFonts w:cs="Times New Roman"/>
                <w:sz w:val="26"/>
                <w:szCs w:val="26"/>
              </w:rPr>
              <w:t>- Làm báo cáo</w:t>
            </w:r>
          </w:p>
        </w:tc>
        <w:tc>
          <w:tcPr>
            <w:tcW w:w="1178" w:type="dxa"/>
          </w:tcPr>
          <w:p w14:paraId="43C927EF" w14:textId="30D4F00D" w:rsidR="00766070" w:rsidRPr="00A24C7F" w:rsidRDefault="00667586" w:rsidP="00A24C7F">
            <w:pPr>
              <w:jc w:val="center"/>
              <w:rPr>
                <w:rFonts w:cs="Times New Roman"/>
                <w:sz w:val="26"/>
                <w:szCs w:val="26"/>
              </w:rPr>
            </w:pPr>
            <w:r>
              <w:rPr>
                <w:rFonts w:cs="Times New Roman"/>
                <w:sz w:val="26"/>
                <w:szCs w:val="26"/>
              </w:rPr>
              <w:t>10</w:t>
            </w:r>
          </w:p>
        </w:tc>
      </w:tr>
      <w:tr w:rsidR="00766070" w14:paraId="3E07D679" w14:textId="567F21A5" w:rsidTr="000160EE">
        <w:trPr>
          <w:jc w:val="center"/>
        </w:trPr>
        <w:tc>
          <w:tcPr>
            <w:tcW w:w="708" w:type="dxa"/>
          </w:tcPr>
          <w:p w14:paraId="4F92B161" w14:textId="36A2E204" w:rsidR="00766070" w:rsidRPr="00A24C7F" w:rsidRDefault="00766070" w:rsidP="00A24C7F">
            <w:pPr>
              <w:jc w:val="center"/>
              <w:rPr>
                <w:rFonts w:cs="Times New Roman"/>
                <w:sz w:val="26"/>
                <w:szCs w:val="26"/>
              </w:rPr>
            </w:pPr>
            <w:r w:rsidRPr="00A24C7F">
              <w:rPr>
                <w:rFonts w:cs="Times New Roman"/>
                <w:sz w:val="26"/>
                <w:szCs w:val="26"/>
              </w:rPr>
              <w:t>3</w:t>
            </w:r>
          </w:p>
        </w:tc>
        <w:tc>
          <w:tcPr>
            <w:tcW w:w="2487" w:type="dxa"/>
          </w:tcPr>
          <w:p w14:paraId="49ABBA1E" w14:textId="7ED8242A" w:rsidR="00766070" w:rsidRPr="00A24C7F" w:rsidRDefault="00766070" w:rsidP="00A24C7F">
            <w:pPr>
              <w:jc w:val="center"/>
              <w:rPr>
                <w:rFonts w:cs="Times New Roman"/>
                <w:sz w:val="26"/>
                <w:szCs w:val="26"/>
              </w:rPr>
            </w:pPr>
            <w:r w:rsidRPr="00A24C7F">
              <w:rPr>
                <w:rFonts w:cs="Times New Roman"/>
                <w:sz w:val="26"/>
                <w:szCs w:val="26"/>
              </w:rPr>
              <w:t>Chu Tuấn Nghĩa</w:t>
            </w:r>
          </w:p>
        </w:tc>
        <w:tc>
          <w:tcPr>
            <w:tcW w:w="1256" w:type="dxa"/>
          </w:tcPr>
          <w:p w14:paraId="5C0FEF9B" w14:textId="4E1DE50B" w:rsidR="00766070" w:rsidRPr="00A24C7F" w:rsidRDefault="00766070" w:rsidP="00A24C7F">
            <w:pPr>
              <w:jc w:val="center"/>
              <w:rPr>
                <w:rFonts w:cs="Times New Roman"/>
                <w:sz w:val="26"/>
                <w:szCs w:val="26"/>
              </w:rPr>
            </w:pPr>
            <w:r>
              <w:rPr>
                <w:rFonts w:cs="Times New Roman"/>
                <w:sz w:val="26"/>
                <w:szCs w:val="26"/>
              </w:rPr>
              <w:t>20225056</w:t>
            </w:r>
          </w:p>
        </w:tc>
        <w:tc>
          <w:tcPr>
            <w:tcW w:w="3766" w:type="dxa"/>
          </w:tcPr>
          <w:p w14:paraId="79684027" w14:textId="77777777" w:rsidR="00667586" w:rsidRDefault="00667586" w:rsidP="00667586">
            <w:pPr>
              <w:rPr>
                <w:rFonts w:cs="Times New Roman"/>
                <w:sz w:val="26"/>
                <w:szCs w:val="26"/>
              </w:rPr>
            </w:pPr>
            <w:r>
              <w:rPr>
                <w:rFonts w:cs="Times New Roman"/>
                <w:sz w:val="26"/>
                <w:szCs w:val="26"/>
              </w:rPr>
              <w:t>- Tham gia vẽ tất cả các biểu đồ</w:t>
            </w:r>
          </w:p>
          <w:p w14:paraId="6A67FDEC" w14:textId="2F721FF0" w:rsidR="00766070" w:rsidRPr="00A24C7F" w:rsidRDefault="00667586" w:rsidP="00667586">
            <w:pPr>
              <w:rPr>
                <w:rFonts w:cs="Times New Roman"/>
                <w:sz w:val="26"/>
                <w:szCs w:val="26"/>
              </w:rPr>
            </w:pPr>
            <w:r>
              <w:rPr>
                <w:rFonts w:cs="Times New Roman"/>
                <w:sz w:val="26"/>
                <w:szCs w:val="26"/>
              </w:rPr>
              <w:t>- Làm báo cáo</w:t>
            </w:r>
          </w:p>
        </w:tc>
        <w:tc>
          <w:tcPr>
            <w:tcW w:w="1178" w:type="dxa"/>
          </w:tcPr>
          <w:p w14:paraId="663AA3A9" w14:textId="3B1A354A" w:rsidR="00766070" w:rsidRPr="00A24C7F" w:rsidRDefault="00667586" w:rsidP="00A24C7F">
            <w:pPr>
              <w:jc w:val="center"/>
              <w:rPr>
                <w:rFonts w:cs="Times New Roman"/>
                <w:sz w:val="26"/>
                <w:szCs w:val="26"/>
              </w:rPr>
            </w:pPr>
            <w:r>
              <w:rPr>
                <w:rFonts w:cs="Times New Roman"/>
                <w:sz w:val="26"/>
                <w:szCs w:val="26"/>
              </w:rPr>
              <w:t>10</w:t>
            </w:r>
          </w:p>
        </w:tc>
      </w:tr>
      <w:tr w:rsidR="00766070" w14:paraId="68F215DD" w14:textId="0A6542AF" w:rsidTr="000160EE">
        <w:trPr>
          <w:jc w:val="center"/>
        </w:trPr>
        <w:tc>
          <w:tcPr>
            <w:tcW w:w="708" w:type="dxa"/>
          </w:tcPr>
          <w:p w14:paraId="4DBBACFC" w14:textId="21C58461" w:rsidR="00766070" w:rsidRPr="00A24C7F" w:rsidRDefault="00766070" w:rsidP="00A24C7F">
            <w:pPr>
              <w:jc w:val="center"/>
              <w:rPr>
                <w:rFonts w:cs="Times New Roman"/>
                <w:sz w:val="26"/>
                <w:szCs w:val="26"/>
              </w:rPr>
            </w:pPr>
            <w:r w:rsidRPr="00A24C7F">
              <w:rPr>
                <w:rFonts w:cs="Times New Roman"/>
                <w:sz w:val="26"/>
                <w:szCs w:val="26"/>
              </w:rPr>
              <w:t>4</w:t>
            </w:r>
          </w:p>
        </w:tc>
        <w:tc>
          <w:tcPr>
            <w:tcW w:w="2487" w:type="dxa"/>
          </w:tcPr>
          <w:p w14:paraId="33E80EE6" w14:textId="675B5A01" w:rsidR="00766070" w:rsidRPr="00A24C7F" w:rsidRDefault="00766070" w:rsidP="00A24C7F">
            <w:pPr>
              <w:jc w:val="center"/>
              <w:rPr>
                <w:rFonts w:cs="Times New Roman"/>
                <w:sz w:val="26"/>
                <w:szCs w:val="26"/>
              </w:rPr>
            </w:pPr>
            <w:r w:rsidRPr="00A24C7F">
              <w:rPr>
                <w:rFonts w:cs="Times New Roman"/>
                <w:sz w:val="26"/>
                <w:szCs w:val="26"/>
              </w:rPr>
              <w:t>Võ Tá Tuấn</w:t>
            </w:r>
          </w:p>
        </w:tc>
        <w:tc>
          <w:tcPr>
            <w:tcW w:w="1256" w:type="dxa"/>
          </w:tcPr>
          <w:p w14:paraId="68904EBD" w14:textId="5BA0D518" w:rsidR="00766070" w:rsidRPr="00A24C7F" w:rsidRDefault="00766070" w:rsidP="00A24C7F">
            <w:pPr>
              <w:jc w:val="center"/>
              <w:rPr>
                <w:rFonts w:cs="Times New Roman"/>
                <w:sz w:val="26"/>
                <w:szCs w:val="26"/>
              </w:rPr>
            </w:pPr>
            <w:r>
              <w:rPr>
                <w:rFonts w:cs="Times New Roman"/>
                <w:sz w:val="26"/>
                <w:szCs w:val="26"/>
              </w:rPr>
              <w:t>20224904</w:t>
            </w:r>
          </w:p>
        </w:tc>
        <w:tc>
          <w:tcPr>
            <w:tcW w:w="3766" w:type="dxa"/>
          </w:tcPr>
          <w:p w14:paraId="5C195C3C" w14:textId="77777777" w:rsidR="00667586" w:rsidRDefault="00667586" w:rsidP="00667586">
            <w:pPr>
              <w:rPr>
                <w:rFonts w:cs="Times New Roman"/>
                <w:sz w:val="26"/>
                <w:szCs w:val="26"/>
              </w:rPr>
            </w:pPr>
            <w:r>
              <w:rPr>
                <w:rFonts w:cs="Times New Roman"/>
                <w:sz w:val="26"/>
                <w:szCs w:val="26"/>
              </w:rPr>
              <w:t>- Tham gia vẽ tất cả các biểu đồ</w:t>
            </w:r>
          </w:p>
          <w:p w14:paraId="0329A9EA" w14:textId="52B67B8A" w:rsidR="00766070" w:rsidRPr="00A24C7F" w:rsidRDefault="00667586" w:rsidP="00667586">
            <w:pPr>
              <w:rPr>
                <w:rFonts w:cs="Times New Roman"/>
                <w:sz w:val="26"/>
                <w:szCs w:val="26"/>
              </w:rPr>
            </w:pPr>
            <w:r>
              <w:rPr>
                <w:rFonts w:cs="Times New Roman"/>
                <w:sz w:val="26"/>
                <w:szCs w:val="26"/>
              </w:rPr>
              <w:t>- Làm slide</w:t>
            </w:r>
          </w:p>
        </w:tc>
        <w:tc>
          <w:tcPr>
            <w:tcW w:w="1178" w:type="dxa"/>
          </w:tcPr>
          <w:p w14:paraId="69BBDAD6" w14:textId="28337D10" w:rsidR="00766070" w:rsidRPr="00A24C7F" w:rsidRDefault="00667586" w:rsidP="00A24C7F">
            <w:pPr>
              <w:jc w:val="center"/>
              <w:rPr>
                <w:rFonts w:cs="Times New Roman"/>
                <w:sz w:val="26"/>
                <w:szCs w:val="26"/>
              </w:rPr>
            </w:pPr>
            <w:r>
              <w:rPr>
                <w:rFonts w:cs="Times New Roman"/>
                <w:sz w:val="26"/>
                <w:szCs w:val="26"/>
              </w:rPr>
              <w:t>10</w:t>
            </w:r>
          </w:p>
        </w:tc>
      </w:tr>
      <w:tr w:rsidR="00766070" w14:paraId="3149FC9A" w14:textId="257AD5CE" w:rsidTr="000160EE">
        <w:trPr>
          <w:jc w:val="center"/>
        </w:trPr>
        <w:tc>
          <w:tcPr>
            <w:tcW w:w="708" w:type="dxa"/>
          </w:tcPr>
          <w:p w14:paraId="2A3DA9C3" w14:textId="3174374F" w:rsidR="00766070" w:rsidRPr="00A24C7F" w:rsidRDefault="00766070" w:rsidP="00A24C7F">
            <w:pPr>
              <w:jc w:val="center"/>
              <w:rPr>
                <w:rFonts w:cs="Times New Roman"/>
                <w:sz w:val="26"/>
                <w:szCs w:val="26"/>
              </w:rPr>
            </w:pPr>
            <w:r w:rsidRPr="00A24C7F">
              <w:rPr>
                <w:rFonts w:cs="Times New Roman"/>
                <w:sz w:val="26"/>
                <w:szCs w:val="26"/>
              </w:rPr>
              <w:t>5</w:t>
            </w:r>
          </w:p>
        </w:tc>
        <w:tc>
          <w:tcPr>
            <w:tcW w:w="2487" w:type="dxa"/>
          </w:tcPr>
          <w:p w14:paraId="1AA65597" w14:textId="3C96FBF0" w:rsidR="00766070" w:rsidRPr="00A24C7F" w:rsidRDefault="00766070" w:rsidP="00A24C7F">
            <w:pPr>
              <w:jc w:val="center"/>
              <w:rPr>
                <w:rFonts w:cs="Times New Roman"/>
                <w:sz w:val="26"/>
                <w:szCs w:val="26"/>
              </w:rPr>
            </w:pPr>
            <w:r w:rsidRPr="00A24C7F">
              <w:rPr>
                <w:rFonts w:cs="Times New Roman"/>
                <w:sz w:val="26"/>
                <w:szCs w:val="26"/>
              </w:rPr>
              <w:t>Đỗ Đình Hoàn</w:t>
            </w:r>
          </w:p>
        </w:tc>
        <w:tc>
          <w:tcPr>
            <w:tcW w:w="1256" w:type="dxa"/>
          </w:tcPr>
          <w:p w14:paraId="7A2E3AB9" w14:textId="7DD76920" w:rsidR="00766070" w:rsidRPr="00A24C7F" w:rsidRDefault="00766070" w:rsidP="00A24C7F">
            <w:pPr>
              <w:jc w:val="center"/>
              <w:rPr>
                <w:rFonts w:cs="Times New Roman"/>
                <w:sz w:val="26"/>
                <w:szCs w:val="26"/>
              </w:rPr>
            </w:pPr>
            <w:r>
              <w:rPr>
                <w:rFonts w:cs="Times New Roman"/>
                <w:sz w:val="26"/>
                <w:szCs w:val="26"/>
              </w:rPr>
              <w:t>20224986</w:t>
            </w:r>
          </w:p>
        </w:tc>
        <w:tc>
          <w:tcPr>
            <w:tcW w:w="3766" w:type="dxa"/>
          </w:tcPr>
          <w:p w14:paraId="6220945E" w14:textId="77777777" w:rsidR="00667586" w:rsidRDefault="00667586" w:rsidP="00667586">
            <w:pPr>
              <w:rPr>
                <w:rFonts w:cs="Times New Roman"/>
                <w:sz w:val="26"/>
                <w:szCs w:val="26"/>
              </w:rPr>
            </w:pPr>
            <w:r>
              <w:rPr>
                <w:rFonts w:cs="Times New Roman"/>
                <w:sz w:val="26"/>
                <w:szCs w:val="26"/>
              </w:rPr>
              <w:t>- Tham gia vẽ tất cả các biểu đồ</w:t>
            </w:r>
          </w:p>
          <w:p w14:paraId="5A8FC63D" w14:textId="2FBB1D24" w:rsidR="00766070" w:rsidRPr="00A24C7F" w:rsidRDefault="00667586" w:rsidP="00667586">
            <w:pPr>
              <w:rPr>
                <w:rFonts w:cs="Times New Roman"/>
                <w:sz w:val="26"/>
                <w:szCs w:val="26"/>
              </w:rPr>
            </w:pPr>
            <w:r>
              <w:rPr>
                <w:rFonts w:cs="Times New Roman"/>
                <w:sz w:val="26"/>
                <w:szCs w:val="26"/>
              </w:rPr>
              <w:t>- Làm slide</w:t>
            </w:r>
          </w:p>
        </w:tc>
        <w:tc>
          <w:tcPr>
            <w:tcW w:w="1178" w:type="dxa"/>
          </w:tcPr>
          <w:p w14:paraId="74690A2A" w14:textId="0861301F" w:rsidR="00766070" w:rsidRPr="00A24C7F" w:rsidRDefault="00667586" w:rsidP="00A24C7F">
            <w:pPr>
              <w:jc w:val="center"/>
              <w:rPr>
                <w:rFonts w:cs="Times New Roman"/>
                <w:sz w:val="26"/>
                <w:szCs w:val="26"/>
              </w:rPr>
            </w:pPr>
            <w:r>
              <w:rPr>
                <w:rFonts w:cs="Times New Roman"/>
                <w:sz w:val="26"/>
                <w:szCs w:val="26"/>
              </w:rPr>
              <w:t>10</w:t>
            </w:r>
          </w:p>
        </w:tc>
      </w:tr>
    </w:tbl>
    <w:p w14:paraId="4EB35999" w14:textId="77777777" w:rsidR="0095652E" w:rsidRDefault="0095652E" w:rsidP="0095652E">
      <w:pPr>
        <w:jc w:val="center"/>
        <w:rPr>
          <w:rFonts w:cs="Times New Roman"/>
          <w:b/>
          <w:bCs/>
          <w:sz w:val="26"/>
          <w:szCs w:val="26"/>
        </w:rPr>
      </w:pPr>
    </w:p>
    <w:p w14:paraId="16222311" w14:textId="74DC804E" w:rsidR="00A24C7F" w:rsidRDefault="00667586" w:rsidP="0095652E">
      <w:pPr>
        <w:jc w:val="center"/>
        <w:rPr>
          <w:rFonts w:cs="Times New Roman"/>
          <w:b/>
          <w:bCs/>
          <w:sz w:val="26"/>
          <w:szCs w:val="26"/>
        </w:rPr>
      </w:pPr>
      <w:r w:rsidRPr="00667586">
        <w:rPr>
          <w:rFonts w:cs="Times New Roman"/>
          <w:b/>
          <w:bCs/>
          <w:noProof/>
          <w:sz w:val="26"/>
          <w:szCs w:val="26"/>
        </w:rPr>
        <w:drawing>
          <wp:inline distT="0" distB="0" distL="0" distR="0" wp14:anchorId="4A333196" wp14:editId="68FB6667">
            <wp:extent cx="5814204" cy="4505406"/>
            <wp:effectExtent l="0" t="0" r="0" b="0"/>
            <wp:docPr id="185712002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20020" name="Picture 1" descr="A screenshot of a graph&#10;&#10;AI-generated content may be incorrect."/>
                    <pic:cNvPicPr/>
                  </pic:nvPicPr>
                  <pic:blipFill>
                    <a:blip r:embed="rId9"/>
                    <a:stretch>
                      <a:fillRect/>
                    </a:stretch>
                  </pic:blipFill>
                  <pic:spPr>
                    <a:xfrm>
                      <a:off x="0" y="0"/>
                      <a:ext cx="5817866" cy="4508244"/>
                    </a:xfrm>
                    <a:prstGeom prst="rect">
                      <a:avLst/>
                    </a:prstGeom>
                  </pic:spPr>
                </pic:pic>
              </a:graphicData>
            </a:graphic>
          </wp:inline>
        </w:drawing>
      </w:r>
    </w:p>
    <w:p w14:paraId="657A4D28" w14:textId="77777777" w:rsidR="00A24C7F" w:rsidRDefault="00A24C7F" w:rsidP="0095652E">
      <w:pPr>
        <w:jc w:val="center"/>
        <w:rPr>
          <w:rFonts w:cs="Times New Roman"/>
          <w:b/>
          <w:bCs/>
          <w:sz w:val="26"/>
          <w:szCs w:val="26"/>
        </w:rPr>
      </w:pPr>
    </w:p>
    <w:p w14:paraId="0B010871" w14:textId="0E88E743" w:rsidR="00103815" w:rsidRDefault="00103815" w:rsidP="00451FE9">
      <w:pPr>
        <w:pStyle w:val="Heading1"/>
      </w:pPr>
      <w:r>
        <w:lastRenderedPageBreak/>
        <w:t>I. Giới thiệu chung</w:t>
      </w:r>
    </w:p>
    <w:p w14:paraId="52907D46" w14:textId="22F2D577" w:rsidR="00766563" w:rsidRDefault="00766563" w:rsidP="00451FE9">
      <w:pPr>
        <w:pStyle w:val="Heading2"/>
      </w:pPr>
      <w:r>
        <w:t>1. Lý do chọn đề tài</w:t>
      </w:r>
    </w:p>
    <w:p w14:paraId="47DE7A21" w14:textId="2D56610E" w:rsidR="58303E77" w:rsidRDefault="58303E77" w:rsidP="68F65BEF">
      <w:pPr>
        <w:rPr>
          <w:rFonts w:eastAsia="Aptos"/>
          <w:szCs w:val="28"/>
        </w:rPr>
      </w:pPr>
      <w:r w:rsidRPr="68F65BEF">
        <w:rPr>
          <w:rFonts w:eastAsia="Aptos"/>
          <w:szCs w:val="28"/>
        </w:rPr>
        <w:t>Trong bối cảnh ngành công nghiệp giải trí ngày càng phát triển mạnh mẽ, đặc biệt là lĩnh vực điện ảnh, nhu cầu trải nghiệm xem phim tại rạp của khán giả không ngừng tăng cao. Các rạp chiếu phim hiện đại không chỉ đơn thuần là nơi trình chiếu các tác phẩm điện ảnh mà còn là một tổ hợp dịch vụ phức tạp, đòi hỏi quy trình vận hành và quản lý chuyên nghiệp, hiệu quả.</w:t>
      </w:r>
    </w:p>
    <w:p w14:paraId="5AC711C5" w14:textId="32768D87" w:rsidR="58303E77" w:rsidRDefault="58303E77" w:rsidP="68F65BEF">
      <w:pPr>
        <w:rPr>
          <w:rFonts w:eastAsia="Aptos"/>
          <w:szCs w:val="28"/>
        </w:rPr>
      </w:pPr>
      <w:r w:rsidRPr="68F65BEF">
        <w:rPr>
          <w:rFonts w:eastAsia="Aptos"/>
          <w:szCs w:val="28"/>
        </w:rPr>
        <w:t>Hiện nay, nhiều rạp chiếu phim, đặc biệt là các rạp có quy mô vừa và nhỏ, vẫn có thể đang vận hành dựa trên các quy trình thủ công hoặc các phần mềm quản lý rời rạc, chưa được tối ưu hóa. Điều này dẫn đến nhiều bất cập như:</w:t>
      </w:r>
    </w:p>
    <w:p w14:paraId="7C7F5FA0" w14:textId="34C5711C" w:rsidR="58303E77" w:rsidRDefault="58303E77" w:rsidP="68F65BEF">
      <w:pPr>
        <w:numPr>
          <w:ilvl w:val="0"/>
          <w:numId w:val="6"/>
        </w:numPr>
        <w:rPr>
          <w:rFonts w:eastAsia="Aptos"/>
          <w:szCs w:val="28"/>
        </w:rPr>
      </w:pPr>
      <w:r w:rsidRPr="68F65BEF">
        <w:rPr>
          <w:rFonts w:eastAsia="Aptos"/>
          <w:b/>
          <w:szCs w:val="28"/>
        </w:rPr>
        <w:t>Khó khăn trong quản lý lịch chiếu:</w:t>
      </w:r>
      <w:r w:rsidRPr="68F65BEF">
        <w:rPr>
          <w:rFonts w:eastAsia="Aptos"/>
          <w:szCs w:val="28"/>
        </w:rPr>
        <w:t xml:space="preserve"> Việc sắp xếp lịch chiếu thủ công dễ gây ra xung đột, không tối ưu hóa được việc sử dụng phòng chiếu và khó khăn trong việc cập nhật nhanh chóng khi có thay đổi.</w:t>
      </w:r>
    </w:p>
    <w:p w14:paraId="576B32C1" w14:textId="6ABD59D0" w:rsidR="619EB172" w:rsidRDefault="58303E77" w:rsidP="619EB172">
      <w:pPr>
        <w:numPr>
          <w:ilvl w:val="0"/>
          <w:numId w:val="6"/>
        </w:numPr>
        <w:rPr>
          <w:rFonts w:eastAsia="Aptos"/>
          <w:szCs w:val="28"/>
        </w:rPr>
      </w:pPr>
      <w:r w:rsidRPr="68F65BEF">
        <w:rPr>
          <w:rFonts w:eastAsia="Aptos"/>
          <w:b/>
          <w:szCs w:val="28"/>
        </w:rPr>
        <w:t>Trải nghiệm khách hàng chưa tốt:</w:t>
      </w:r>
      <w:r w:rsidRPr="68F65BEF">
        <w:rPr>
          <w:rFonts w:eastAsia="Aptos"/>
          <w:szCs w:val="28"/>
        </w:rPr>
        <w:t xml:space="preserve"> Quy trình đặt vé, thanh toán còn phức tạp, thiếu kênh đặt vé trực tuyến tiện lợi, hoặc hệ thống quản lý thành viên chưa hiệu quả.</w:t>
      </w:r>
    </w:p>
    <w:p w14:paraId="24B37AED" w14:textId="5A382792" w:rsidR="58303E77" w:rsidRDefault="58303E77" w:rsidP="68F65BEF">
      <w:pPr>
        <w:numPr>
          <w:ilvl w:val="0"/>
          <w:numId w:val="6"/>
        </w:numPr>
        <w:rPr>
          <w:rFonts w:eastAsia="Aptos"/>
          <w:szCs w:val="28"/>
        </w:rPr>
      </w:pPr>
      <w:r w:rsidRPr="68F65BEF">
        <w:rPr>
          <w:rFonts w:eastAsia="Aptos"/>
          <w:b/>
          <w:szCs w:val="28"/>
        </w:rPr>
        <w:t>Thiếu hiệu quả trong quản lý thông tin phim ảnh:</w:t>
      </w:r>
      <w:r w:rsidRPr="68F65BEF">
        <w:rPr>
          <w:rFonts w:eastAsia="Aptos"/>
          <w:szCs w:val="28"/>
        </w:rPr>
        <w:t xml:space="preserve"> Việc cập nhật thông tin phim mới, quản lý các phiên bản phim, thể loại, độ tuổi... còn thủ công và tốn thời gian.</w:t>
      </w:r>
    </w:p>
    <w:p w14:paraId="599BFE14" w14:textId="39D7DCCA" w:rsidR="58303E77" w:rsidRDefault="58303E77" w:rsidP="68F65BEF">
      <w:pPr>
        <w:numPr>
          <w:ilvl w:val="0"/>
          <w:numId w:val="6"/>
        </w:numPr>
        <w:rPr>
          <w:rFonts w:eastAsia="Aptos"/>
          <w:szCs w:val="28"/>
        </w:rPr>
      </w:pPr>
      <w:r w:rsidRPr="68F65BEF">
        <w:rPr>
          <w:rFonts w:eastAsia="Aptos"/>
          <w:b/>
          <w:szCs w:val="28"/>
        </w:rPr>
        <w:t>Khó khăn trong việc ra quyết định dựa trên dữ liệu:</w:t>
      </w:r>
      <w:r w:rsidRPr="68F65BEF">
        <w:rPr>
          <w:rFonts w:eastAsia="Aptos"/>
          <w:szCs w:val="28"/>
        </w:rPr>
        <w:t xml:space="preserve"> Thiếu các công cụ báo cáo, thống kê trực quan để ban quản lý có thể nắm bắt tình hình kinh doanh, tỷ lệ lấp đầy phòng chiếu, hiệu suất của từng bộ phim để đưa ra chiến lược phù hợp.</w:t>
      </w:r>
    </w:p>
    <w:p w14:paraId="42A4687C" w14:textId="760448CA" w:rsidR="58303E77" w:rsidRDefault="58303E77" w:rsidP="68F65BEF">
      <w:pPr>
        <w:rPr>
          <w:rFonts w:eastAsia="Aptos"/>
          <w:szCs w:val="28"/>
        </w:rPr>
      </w:pPr>
      <w:r w:rsidRPr="68F65BEF">
        <w:rPr>
          <w:rFonts w:eastAsia="Aptos"/>
          <w:szCs w:val="28"/>
        </w:rPr>
        <w:t xml:space="preserve">Nhận thấy những thách thức và tiềm năng cải thiện trên, việc xây dựng một "Hệ thống Quản lý Rạp </w:t>
      </w:r>
      <w:r w:rsidR="1B905549" w:rsidRPr="1B905549">
        <w:rPr>
          <w:rFonts w:eastAsia="Aptos"/>
          <w:szCs w:val="28"/>
        </w:rPr>
        <w:t xml:space="preserve">chiếu </w:t>
      </w:r>
      <w:r w:rsidR="52B25A4C" w:rsidRPr="52B25A4C">
        <w:rPr>
          <w:rFonts w:eastAsia="Aptos"/>
          <w:szCs w:val="28"/>
        </w:rPr>
        <w:t>phim</w:t>
      </w:r>
      <w:r w:rsidRPr="68F65BEF">
        <w:rPr>
          <w:rFonts w:eastAsia="Aptos"/>
          <w:szCs w:val="28"/>
        </w:rPr>
        <w:t>" ứng dụng công nghệ thông tin là một giải pháp cấp thiết và mang lại nhiều lợi ích. Hệ thống này không chỉ giúp tự động hóa các quy trình nghiệp vụ cốt lõi mà còn nâng cao trải nghiệm của khách hàng, tối ưu hóa hiệu quả hoạt động và hỗ trợ ban quản lý trong việc đưa ra các quyết định kinh doanh sáng suốt. Chính vì những lý do đó, nhóm chúng em đã quyết định chọn đề tài này để nghiên cứu, phân tích và thiết kế.</w:t>
      </w:r>
    </w:p>
    <w:p w14:paraId="34016301" w14:textId="53DF47B1" w:rsidR="03E8FEAD" w:rsidRDefault="03E8FEAD" w:rsidP="03E8FEAD"/>
    <w:p w14:paraId="20485734" w14:textId="50FD382F" w:rsidR="00766563" w:rsidRDefault="00766563" w:rsidP="00451FE9">
      <w:pPr>
        <w:pStyle w:val="Heading2"/>
      </w:pPr>
      <w:r>
        <w:t xml:space="preserve">2. </w:t>
      </w:r>
      <w:r w:rsidR="00884148">
        <w:t>Yêu cầu chức năng</w:t>
      </w:r>
    </w:p>
    <w:p w14:paraId="797CD7AF" w14:textId="1E49F4BC" w:rsidR="0648C5A1" w:rsidRDefault="3AD1508B" w:rsidP="009E26D8">
      <w:pPr>
        <w:ind w:firstLine="720"/>
        <w:rPr>
          <w:rFonts w:eastAsia="Aptos"/>
          <w:szCs w:val="28"/>
        </w:rPr>
      </w:pPr>
      <w:r w:rsidRPr="3AD1508B">
        <w:rPr>
          <w:rFonts w:eastAsia="Aptos"/>
          <w:szCs w:val="28"/>
        </w:rPr>
        <w:t>Để giải quyết các vấn đề đã nêu và đáp ứng nhu cầu quản lý toàn diện cho một rạp chiếu phim, đặc biệt tập trung vào trải nghiệm khách hàng và các quy trình nghiệp vụ cốt lõi, hệ thống được đề xuất cần đảm bảo các nhóm yêu cầu chức năng chính sau</w:t>
      </w:r>
      <w:r w:rsidR="620731C5" w:rsidRPr="620731C5">
        <w:rPr>
          <w:rFonts w:eastAsia="Aptos"/>
          <w:szCs w:val="28"/>
        </w:rPr>
        <w:t>:</w:t>
      </w:r>
    </w:p>
    <w:p w14:paraId="5DC482EF" w14:textId="21C9C6AE" w:rsidR="75982306" w:rsidRDefault="75982306" w:rsidP="75982306">
      <w:pPr>
        <w:rPr>
          <w:rFonts w:eastAsia="Aptos"/>
          <w:b/>
          <w:bCs/>
          <w:szCs w:val="28"/>
        </w:rPr>
      </w:pPr>
      <w:r w:rsidRPr="75982306">
        <w:rPr>
          <w:rFonts w:eastAsia="Aptos"/>
          <w:b/>
          <w:bCs/>
          <w:szCs w:val="28"/>
        </w:rPr>
        <w:t>- Đối với quản trị viên (admin):</w:t>
      </w:r>
    </w:p>
    <w:p w14:paraId="7FB77EB6" w14:textId="4D4919E4" w:rsidR="75982306" w:rsidRDefault="26D947BC" w:rsidP="75982306">
      <w:pPr>
        <w:pStyle w:val="ListParagraph"/>
        <w:numPr>
          <w:ilvl w:val="0"/>
          <w:numId w:val="9"/>
        </w:numPr>
        <w:rPr>
          <w:rFonts w:eastAsia="Aptos"/>
        </w:rPr>
      </w:pPr>
      <w:r w:rsidRPr="096925A6">
        <w:rPr>
          <w:rFonts w:eastAsia="Aptos"/>
          <w:b/>
        </w:rPr>
        <w:lastRenderedPageBreak/>
        <w:t xml:space="preserve">Quản lý </w:t>
      </w:r>
      <w:r w:rsidR="4514001B" w:rsidRPr="096925A6">
        <w:rPr>
          <w:rFonts w:eastAsia="Aptos"/>
          <w:b/>
        </w:rPr>
        <w:t>hợp tác:</w:t>
      </w:r>
      <w:r w:rsidR="66285981" w:rsidRPr="096925A6">
        <w:rPr>
          <w:rFonts w:eastAsia="Aptos"/>
          <w:b/>
        </w:rPr>
        <w:t xml:space="preserve"> </w:t>
      </w:r>
      <w:r w:rsidR="5F2B30BD" w:rsidRPr="5F2B30BD">
        <w:rPr>
          <w:rFonts w:eastAsia="Aptos"/>
        </w:rPr>
        <w:t>Chọn mẫu đơn,</w:t>
      </w:r>
      <w:r w:rsidR="3FF52E88" w:rsidRPr="3FF52E88">
        <w:rPr>
          <w:rFonts w:eastAsia="Aptos"/>
        </w:rPr>
        <w:t xml:space="preserve"> tạo và lữu trữ đơn. Điền thông </w:t>
      </w:r>
      <w:r w:rsidR="1AEA6D97" w:rsidRPr="1AEA6D97">
        <w:rPr>
          <w:rFonts w:eastAsia="Aptos"/>
        </w:rPr>
        <w:t xml:space="preserve">tin phim và </w:t>
      </w:r>
      <w:r w:rsidR="1C5B0C58" w:rsidRPr="1C5B0C58">
        <w:rPr>
          <w:rFonts w:eastAsia="Aptos"/>
        </w:rPr>
        <w:t xml:space="preserve">upload các tài </w:t>
      </w:r>
      <w:r w:rsidR="7E9263ED" w:rsidRPr="7E9263ED">
        <w:rPr>
          <w:rFonts w:eastAsia="Aptos"/>
        </w:rPr>
        <w:t>liệu</w:t>
      </w:r>
      <w:r w:rsidR="418EFE84" w:rsidRPr="418EFE84">
        <w:rPr>
          <w:rFonts w:eastAsia="Aptos"/>
        </w:rPr>
        <w:t>, sau đó</w:t>
      </w:r>
      <w:r w:rsidR="7E9263ED" w:rsidRPr="7E9263ED">
        <w:rPr>
          <w:rFonts w:eastAsia="Aptos"/>
        </w:rPr>
        <w:t xml:space="preserve"> </w:t>
      </w:r>
      <w:r w:rsidR="4EADC8AA" w:rsidRPr="4EADC8AA">
        <w:rPr>
          <w:rFonts w:eastAsia="Aptos"/>
        </w:rPr>
        <w:t xml:space="preserve">sử dụng MySign để </w:t>
      </w:r>
      <w:r w:rsidR="52C5D09F" w:rsidRPr="52C5D09F">
        <w:rPr>
          <w:rFonts w:eastAsia="Aptos"/>
        </w:rPr>
        <w:t xml:space="preserve">xác thực </w:t>
      </w:r>
      <w:r w:rsidR="7F0F6615" w:rsidRPr="7F0F6615">
        <w:rPr>
          <w:rFonts w:eastAsia="Aptos"/>
        </w:rPr>
        <w:t xml:space="preserve">chữ kí số </w:t>
      </w:r>
      <w:r w:rsidR="7332688E" w:rsidRPr="7332688E">
        <w:rPr>
          <w:rFonts w:eastAsia="Aptos"/>
        </w:rPr>
        <w:t xml:space="preserve">và gửi văn </w:t>
      </w:r>
      <w:r w:rsidR="3EFC9E70" w:rsidRPr="3EFC9E70">
        <w:rPr>
          <w:rFonts w:eastAsia="Aptos"/>
        </w:rPr>
        <w:t xml:space="preserve">bản được ký cho </w:t>
      </w:r>
      <w:r w:rsidR="13C5BAFA" w:rsidRPr="13C5BAFA">
        <w:rPr>
          <w:rFonts w:eastAsia="Aptos"/>
        </w:rPr>
        <w:t>đối tác.</w:t>
      </w:r>
    </w:p>
    <w:p w14:paraId="37A184A2" w14:textId="1D66EAA6" w:rsidR="4514001B" w:rsidRDefault="5A72D08D" w:rsidP="4514001B">
      <w:pPr>
        <w:pStyle w:val="ListParagraph"/>
        <w:numPr>
          <w:ilvl w:val="0"/>
          <w:numId w:val="9"/>
        </w:numPr>
        <w:rPr>
          <w:rFonts w:eastAsia="Aptos"/>
        </w:rPr>
      </w:pPr>
      <w:r w:rsidRPr="5A72D08D">
        <w:rPr>
          <w:rFonts w:eastAsia="Aptos"/>
          <w:b/>
          <w:bCs/>
        </w:rPr>
        <w:t xml:space="preserve">Quản lý lịch chiếu: </w:t>
      </w:r>
      <w:r w:rsidRPr="5A72D08D">
        <w:rPr>
          <w:rFonts w:eastAsia="Aptos"/>
        </w:rPr>
        <w:t xml:space="preserve">Tạo, sắp xếp, điều chỉnh lịch chiếu cho các </w:t>
      </w:r>
      <w:r w:rsidR="6E156C80" w:rsidRPr="6E156C80">
        <w:rPr>
          <w:rFonts w:eastAsia="Aptos"/>
        </w:rPr>
        <w:t>phòng chiếu</w:t>
      </w:r>
      <w:r w:rsidR="78A05368" w:rsidRPr="78A05368">
        <w:rPr>
          <w:rFonts w:eastAsia="Aptos"/>
        </w:rPr>
        <w:t xml:space="preserve">. </w:t>
      </w:r>
      <w:r w:rsidR="1062E9E3" w:rsidRPr="1062E9E3">
        <w:rPr>
          <w:rFonts w:eastAsia="Aptos"/>
        </w:rPr>
        <w:t xml:space="preserve">Gán phim cho các </w:t>
      </w:r>
      <w:r w:rsidR="0737A990" w:rsidRPr="0737A990">
        <w:rPr>
          <w:rFonts w:eastAsia="Aptos"/>
        </w:rPr>
        <w:t>suất chiếu</w:t>
      </w:r>
      <w:r w:rsidR="1F98A83B" w:rsidRPr="1F98A83B">
        <w:rPr>
          <w:rFonts w:eastAsia="Aptos"/>
        </w:rPr>
        <w:t>.</w:t>
      </w:r>
      <w:r w:rsidR="0737A990" w:rsidRPr="0737A990">
        <w:rPr>
          <w:rFonts w:eastAsia="Aptos"/>
        </w:rPr>
        <w:t xml:space="preserve"> </w:t>
      </w:r>
      <w:r w:rsidR="02C33E74" w:rsidRPr="02C33E74">
        <w:rPr>
          <w:rFonts w:eastAsia="Aptos"/>
        </w:rPr>
        <w:t>Kiểm tra và cảnh báo xung</w:t>
      </w:r>
      <w:r w:rsidR="3C5026A6" w:rsidRPr="3C5026A6">
        <w:rPr>
          <w:rFonts w:eastAsia="Aptos"/>
        </w:rPr>
        <w:t xml:space="preserve"> đột nếu có</w:t>
      </w:r>
      <w:r w:rsidR="14AB61D1" w:rsidRPr="14AB61D1">
        <w:rPr>
          <w:rFonts w:eastAsia="Aptos"/>
        </w:rPr>
        <w:t>.</w:t>
      </w:r>
    </w:p>
    <w:p w14:paraId="7754F478" w14:textId="29EC4F5A" w:rsidR="444C9414" w:rsidRDefault="444C9414" w:rsidP="444C9414">
      <w:pPr>
        <w:pStyle w:val="ListParagraph"/>
        <w:numPr>
          <w:ilvl w:val="0"/>
          <w:numId w:val="9"/>
        </w:numPr>
        <w:rPr>
          <w:rFonts w:eastAsia="Aptos"/>
          <w:szCs w:val="28"/>
        </w:rPr>
      </w:pPr>
      <w:r w:rsidRPr="58A46D46">
        <w:rPr>
          <w:rFonts w:eastAsia="Aptos"/>
          <w:b/>
        </w:rPr>
        <w:t xml:space="preserve">Quản </w:t>
      </w:r>
      <w:r w:rsidR="43996452" w:rsidRPr="58A46D46">
        <w:rPr>
          <w:rFonts w:eastAsia="Aptos"/>
          <w:b/>
        </w:rPr>
        <w:t xml:space="preserve">lý </w:t>
      </w:r>
      <w:r w:rsidR="6A8D7B06" w:rsidRPr="58A46D46">
        <w:rPr>
          <w:rFonts w:eastAsia="Aptos"/>
          <w:b/>
        </w:rPr>
        <w:t>nhân viên</w:t>
      </w:r>
      <w:r w:rsidR="7A94DE70" w:rsidRPr="58A46D46">
        <w:rPr>
          <w:rFonts w:eastAsia="Aptos"/>
          <w:b/>
        </w:rPr>
        <w:t>:</w:t>
      </w:r>
      <w:r w:rsidR="5300E2CC" w:rsidRPr="58A46D46">
        <w:rPr>
          <w:rFonts w:eastAsia="Aptos"/>
          <w:b/>
        </w:rPr>
        <w:t xml:space="preserve"> </w:t>
      </w:r>
      <w:r w:rsidR="56E12C4D" w:rsidRPr="56E12C4D">
        <w:rPr>
          <w:rFonts w:eastAsia="Aptos"/>
        </w:rPr>
        <w:t xml:space="preserve">Thêm, xóa nhân viên. </w:t>
      </w:r>
      <w:r w:rsidR="1DBC842B" w:rsidRPr="1DBC842B">
        <w:rPr>
          <w:rFonts w:eastAsia="Aptos"/>
        </w:rPr>
        <w:t>Quản lý xin nghỉ phép nhân</w:t>
      </w:r>
      <w:r w:rsidR="024C802B" w:rsidRPr="024C802B">
        <w:rPr>
          <w:rFonts w:eastAsia="Aptos"/>
        </w:rPr>
        <w:t xml:space="preserve"> viên</w:t>
      </w:r>
      <w:r w:rsidR="4CDC51A3" w:rsidRPr="4CDC51A3">
        <w:rPr>
          <w:rFonts w:eastAsia="Aptos"/>
        </w:rPr>
        <w:t xml:space="preserve">. </w:t>
      </w:r>
      <w:r w:rsidR="39AD5AD2" w:rsidRPr="39AD5AD2">
        <w:rPr>
          <w:rFonts w:eastAsia="Aptos"/>
        </w:rPr>
        <w:t>Chỉnh sửa quyền truy cập nhân</w:t>
      </w:r>
      <w:r w:rsidR="3578A140" w:rsidRPr="3578A140">
        <w:rPr>
          <w:rFonts w:eastAsia="Aptos"/>
        </w:rPr>
        <w:t xml:space="preserve"> viên.</w:t>
      </w:r>
      <w:r w:rsidR="4D39937E" w:rsidRPr="4D39937E">
        <w:rPr>
          <w:rFonts w:eastAsia="Aptos"/>
          <w:b/>
          <w:bCs/>
        </w:rPr>
        <w:t xml:space="preserve"> </w:t>
      </w:r>
    </w:p>
    <w:p w14:paraId="3DF02D5A" w14:textId="7CD61363" w:rsidR="75982306" w:rsidRDefault="75982306" w:rsidP="75982306">
      <w:pPr>
        <w:rPr>
          <w:rFonts w:eastAsia="Aptos"/>
          <w:b/>
          <w:bCs/>
          <w:szCs w:val="28"/>
        </w:rPr>
      </w:pPr>
      <w:r w:rsidRPr="75982306">
        <w:rPr>
          <w:rFonts w:eastAsia="Aptos"/>
          <w:b/>
          <w:bCs/>
          <w:szCs w:val="28"/>
        </w:rPr>
        <w:t>- Đối với người dùng (user):</w:t>
      </w:r>
    </w:p>
    <w:p w14:paraId="78589EE1" w14:textId="1B3C750B" w:rsidR="75982306" w:rsidRDefault="75982306" w:rsidP="75982306">
      <w:pPr>
        <w:pStyle w:val="ListParagraph"/>
        <w:numPr>
          <w:ilvl w:val="0"/>
          <w:numId w:val="8"/>
        </w:numPr>
        <w:rPr>
          <w:rFonts w:eastAsia="Aptos"/>
        </w:rPr>
      </w:pPr>
      <w:r w:rsidRPr="3170D690">
        <w:rPr>
          <w:rFonts w:eastAsia="Aptos"/>
          <w:b/>
        </w:rPr>
        <w:t>Đặt vé</w:t>
      </w:r>
      <w:r w:rsidRPr="3170D690">
        <w:rPr>
          <w:rFonts w:eastAsia="Aptos"/>
        </w:rPr>
        <w:t xml:space="preserve"> (trực tuyến/ trực tiếp): </w:t>
      </w:r>
      <w:r w:rsidR="33C9118D" w:rsidRPr="33C9118D">
        <w:rPr>
          <w:rFonts w:eastAsia="Aptos"/>
        </w:rPr>
        <w:t>Chọn</w:t>
      </w:r>
      <w:r w:rsidRPr="3170D690">
        <w:rPr>
          <w:rFonts w:eastAsia="Aptos"/>
        </w:rPr>
        <w:t xml:space="preserve"> phim và suất chiếu mong muốn, sau đó xem sơ đồ phòng chiếu trực quan, hiển thị trạng thái ghế. Người dùng có thể chọn một hay nhiều ghế và xác nhận thông tin đặt vé, sau đó thực hiện thanh toán để giữ ghế.</w:t>
      </w:r>
    </w:p>
    <w:p w14:paraId="2F65A61D" w14:textId="658FED31" w:rsidR="75982306" w:rsidRDefault="076B136D" w:rsidP="75982306">
      <w:pPr>
        <w:pStyle w:val="ListParagraph"/>
        <w:numPr>
          <w:ilvl w:val="0"/>
          <w:numId w:val="8"/>
        </w:numPr>
        <w:rPr>
          <w:rFonts w:eastAsia="Aptos"/>
          <w:b/>
          <w:szCs w:val="28"/>
        </w:rPr>
      </w:pPr>
      <w:r w:rsidRPr="076B136D">
        <w:rPr>
          <w:rFonts w:eastAsia="Aptos"/>
          <w:b/>
          <w:bCs/>
          <w:szCs w:val="28"/>
        </w:rPr>
        <w:t xml:space="preserve">Thanh toán vé: </w:t>
      </w:r>
      <w:r w:rsidRPr="66285981">
        <w:rPr>
          <w:rFonts w:eastAsia="Aptos"/>
          <w:szCs w:val="28"/>
        </w:rPr>
        <w:t>Tích hợp với các cổng thanh toán phổ biến (ví điện tử, thẻ ngân hàng nội địa, thẻ quốc tế).</w:t>
      </w:r>
      <w:r w:rsidR="7A372DCD" w:rsidRPr="66285981">
        <w:rPr>
          <w:rFonts w:eastAsia="Aptos"/>
          <w:szCs w:val="28"/>
        </w:rPr>
        <w:t xml:space="preserve"> </w:t>
      </w:r>
      <w:r w:rsidRPr="66285981">
        <w:rPr>
          <w:rFonts w:eastAsia="Aptos"/>
          <w:szCs w:val="28"/>
        </w:rPr>
        <w:t>Xác nhận thanh toán thành công và nhận mã vé điện tử (QR code, mã số) qua email/SMS hoặc hiển thị trực tiếp trên ứng dụng/website.</w:t>
      </w:r>
    </w:p>
    <w:p w14:paraId="2499DD85" w14:textId="4503BAA5" w:rsidR="387D8C6B" w:rsidRDefault="3AA9A0E9" w:rsidP="4371486C">
      <w:pPr>
        <w:pStyle w:val="ListParagraph"/>
        <w:numPr>
          <w:ilvl w:val="0"/>
          <w:numId w:val="8"/>
        </w:numPr>
        <w:rPr>
          <w:rFonts w:eastAsia="Aptos"/>
          <w:szCs w:val="28"/>
        </w:rPr>
      </w:pPr>
      <w:r w:rsidRPr="3AA9A0E9">
        <w:rPr>
          <w:rFonts w:eastAsia="Aptos"/>
          <w:b/>
          <w:bCs/>
          <w:szCs w:val="28"/>
        </w:rPr>
        <w:t xml:space="preserve">Hủy vé: </w:t>
      </w:r>
      <w:r w:rsidRPr="6DE09AD9">
        <w:rPr>
          <w:rFonts w:eastAsia="Aptos"/>
          <w:szCs w:val="28"/>
        </w:rPr>
        <w:t>Cho phép khách hàng gửi yêu cầu hủy vé đã đặt trực tuyến trong một khoảng thời gian quy định trước suất chiếu (ví dụ: trước 2 tiếng).</w:t>
      </w:r>
      <w:r w:rsidR="4371486C" w:rsidRPr="4371486C">
        <w:rPr>
          <w:rFonts w:eastAsia="Aptos"/>
          <w:szCs w:val="28"/>
        </w:rPr>
        <w:t xml:space="preserve"> </w:t>
      </w:r>
      <w:r w:rsidRPr="6DE09AD9">
        <w:rPr>
          <w:rFonts w:eastAsia="Aptos"/>
          <w:szCs w:val="28"/>
        </w:rPr>
        <w:t>Hệ thống kiểm tra điều kiện hủy vé theo chính sách của rạp.</w:t>
      </w:r>
      <w:r w:rsidR="5A869A89" w:rsidRPr="5A869A89">
        <w:rPr>
          <w:rFonts w:eastAsia="Aptos"/>
          <w:szCs w:val="28"/>
        </w:rPr>
        <w:t xml:space="preserve"> </w:t>
      </w:r>
      <w:r w:rsidRPr="6DE09AD9">
        <w:rPr>
          <w:rFonts w:eastAsia="Aptos"/>
          <w:szCs w:val="28"/>
        </w:rPr>
        <w:t>Xử lý hoàn tiền (nếu đủ điều kiện) theo phương thức thanh toán ban đầu hoặc về ví thành viên</w:t>
      </w:r>
      <w:r w:rsidR="560512B0" w:rsidRPr="560512B0">
        <w:rPr>
          <w:rFonts w:eastAsia="Aptos"/>
          <w:szCs w:val="28"/>
        </w:rPr>
        <w:t>.</w:t>
      </w:r>
      <w:r w:rsidR="133716B6" w:rsidRPr="133716B6">
        <w:rPr>
          <w:rFonts w:eastAsia="Aptos"/>
          <w:szCs w:val="28"/>
        </w:rPr>
        <w:t xml:space="preserve"> </w:t>
      </w:r>
      <w:r w:rsidR="389C9211" w:rsidRPr="389C9211">
        <w:rPr>
          <w:rFonts w:eastAsia="Aptos"/>
          <w:szCs w:val="28"/>
        </w:rPr>
        <w:t xml:space="preserve">Sau đó </w:t>
      </w:r>
      <w:r w:rsidR="1AAF4E59" w:rsidRPr="1AAF4E59">
        <w:rPr>
          <w:rFonts w:eastAsia="Aptos"/>
          <w:szCs w:val="28"/>
        </w:rPr>
        <w:t>thông</w:t>
      </w:r>
      <w:r w:rsidRPr="6DE09AD9">
        <w:rPr>
          <w:rFonts w:eastAsia="Aptos"/>
          <w:szCs w:val="28"/>
        </w:rPr>
        <w:t xml:space="preserve"> báo kết quả hủy vé cho khách hàng</w:t>
      </w:r>
      <w:r w:rsidR="6DE09AD9" w:rsidRPr="6DE09AD9">
        <w:rPr>
          <w:rFonts w:eastAsia="Aptos"/>
          <w:szCs w:val="28"/>
        </w:rPr>
        <w:t>.</w:t>
      </w:r>
    </w:p>
    <w:p w14:paraId="74051466" w14:textId="4F436B9E" w:rsidR="26F11A10" w:rsidRDefault="7C65E6A5" w:rsidP="76007135">
      <w:pPr>
        <w:pStyle w:val="ListParagraph"/>
        <w:numPr>
          <w:ilvl w:val="0"/>
          <w:numId w:val="8"/>
        </w:numPr>
        <w:rPr>
          <w:rFonts w:eastAsia="Aptos"/>
          <w:szCs w:val="28"/>
        </w:rPr>
      </w:pPr>
      <w:r w:rsidRPr="7C65E6A5">
        <w:rPr>
          <w:rFonts w:eastAsia="Aptos"/>
          <w:b/>
          <w:bCs/>
          <w:szCs w:val="28"/>
        </w:rPr>
        <w:t xml:space="preserve">Đánh giá phim: </w:t>
      </w:r>
      <w:r w:rsidRPr="4F6939F8">
        <w:rPr>
          <w:rFonts w:eastAsia="Aptos"/>
          <w:szCs w:val="28"/>
        </w:rPr>
        <w:t>Cho phép khách hàng (thường là sau khi xem phim hoặc có vé hợp lệ) đánh giá phim theo thang điểm (ví dụ: 1-5 sao).</w:t>
      </w:r>
      <w:r w:rsidR="2297B6EA" w:rsidRPr="2297B6EA">
        <w:rPr>
          <w:rFonts w:eastAsia="Aptos"/>
          <w:szCs w:val="28"/>
        </w:rPr>
        <w:t xml:space="preserve"> </w:t>
      </w:r>
      <w:r w:rsidRPr="4F6939F8">
        <w:rPr>
          <w:rFonts w:eastAsia="Aptos"/>
          <w:szCs w:val="28"/>
        </w:rPr>
        <w:t>Viết bình luận, nhận xét về bộ phim.</w:t>
      </w:r>
      <w:r w:rsidR="405F5672" w:rsidRPr="405F5672">
        <w:rPr>
          <w:rFonts w:eastAsia="Aptos"/>
          <w:szCs w:val="28"/>
        </w:rPr>
        <w:t xml:space="preserve"> </w:t>
      </w:r>
      <w:r w:rsidRPr="4F6939F8">
        <w:rPr>
          <w:rFonts w:eastAsia="Aptos"/>
          <w:szCs w:val="28"/>
        </w:rPr>
        <w:t>Hệ thống hiển thị điểm đánh giá trung bình và các bình luận</w:t>
      </w:r>
      <w:r w:rsidR="6CB35FB1" w:rsidRPr="6CB35FB1">
        <w:rPr>
          <w:rFonts w:eastAsia="Aptos"/>
          <w:szCs w:val="28"/>
        </w:rPr>
        <w:t>.</w:t>
      </w:r>
    </w:p>
    <w:p w14:paraId="04B650AE" w14:textId="4C00FF9F" w:rsidR="22A7E1EC" w:rsidRDefault="4D1E1D36" w:rsidP="22A7E1EC">
      <w:pPr>
        <w:pStyle w:val="ListParagraph"/>
        <w:numPr>
          <w:ilvl w:val="0"/>
          <w:numId w:val="8"/>
        </w:numPr>
        <w:rPr>
          <w:rFonts w:eastAsia="Aptos"/>
          <w:szCs w:val="28"/>
        </w:rPr>
      </w:pPr>
      <w:r w:rsidRPr="4D1E1D36">
        <w:rPr>
          <w:rFonts w:eastAsia="Aptos"/>
          <w:b/>
          <w:bCs/>
          <w:szCs w:val="28"/>
        </w:rPr>
        <w:t xml:space="preserve">Quản lý tài </w:t>
      </w:r>
      <w:r w:rsidR="43A75A03" w:rsidRPr="43A75A03">
        <w:rPr>
          <w:rFonts w:eastAsia="Aptos"/>
          <w:b/>
          <w:bCs/>
          <w:szCs w:val="28"/>
        </w:rPr>
        <w:t xml:space="preserve">khoản </w:t>
      </w:r>
      <w:r w:rsidR="266B5D6F" w:rsidRPr="266B5D6F">
        <w:rPr>
          <w:rFonts w:eastAsia="Aptos"/>
          <w:b/>
          <w:bCs/>
          <w:szCs w:val="28"/>
        </w:rPr>
        <w:t>cá nhân</w:t>
      </w:r>
      <w:r w:rsidR="6CB35FB1" w:rsidRPr="6CB35FB1">
        <w:rPr>
          <w:rFonts w:eastAsia="Aptos"/>
          <w:b/>
          <w:bCs/>
          <w:szCs w:val="28"/>
        </w:rPr>
        <w:t>:</w:t>
      </w:r>
      <w:r w:rsidR="30DA9DE1" w:rsidRPr="30DA9DE1">
        <w:rPr>
          <w:rFonts w:eastAsia="Aptos"/>
          <w:b/>
          <w:bCs/>
          <w:szCs w:val="28"/>
        </w:rPr>
        <w:t xml:space="preserve"> </w:t>
      </w:r>
      <w:r w:rsidR="7169CB0D" w:rsidRPr="7169CB0D">
        <w:rPr>
          <w:rFonts w:eastAsia="Aptos"/>
          <w:szCs w:val="28"/>
        </w:rPr>
        <w:t xml:space="preserve">Đăng kí, </w:t>
      </w:r>
      <w:r w:rsidR="5BEAD66D" w:rsidRPr="5BEAD66D">
        <w:rPr>
          <w:rFonts w:eastAsia="Aptos"/>
          <w:szCs w:val="28"/>
        </w:rPr>
        <w:t>đăng nhập, quên</w:t>
      </w:r>
      <w:r w:rsidR="7AEC02AE" w:rsidRPr="7AEC02AE">
        <w:rPr>
          <w:rFonts w:eastAsia="Aptos"/>
          <w:szCs w:val="28"/>
        </w:rPr>
        <w:t xml:space="preserve"> mật khẩu</w:t>
      </w:r>
      <w:r w:rsidR="2D322AD7" w:rsidRPr="2D322AD7">
        <w:rPr>
          <w:rFonts w:eastAsia="Aptos"/>
          <w:szCs w:val="28"/>
        </w:rPr>
        <w:t xml:space="preserve">, cập </w:t>
      </w:r>
      <w:r w:rsidR="0D62B150" w:rsidRPr="0D62B150">
        <w:rPr>
          <w:rFonts w:eastAsia="Aptos"/>
          <w:szCs w:val="28"/>
        </w:rPr>
        <w:t xml:space="preserve">nhật thông tin </w:t>
      </w:r>
      <w:r w:rsidR="49DCEA8E" w:rsidRPr="49DCEA8E">
        <w:rPr>
          <w:rFonts w:eastAsia="Aptos"/>
          <w:szCs w:val="28"/>
        </w:rPr>
        <w:t xml:space="preserve">cá nhân, </w:t>
      </w:r>
      <w:r w:rsidR="252B66EB" w:rsidRPr="252B66EB">
        <w:rPr>
          <w:rFonts w:eastAsia="Aptos"/>
          <w:szCs w:val="28"/>
        </w:rPr>
        <w:t xml:space="preserve">quản lý hạng thành </w:t>
      </w:r>
      <w:r w:rsidR="453CBFD8" w:rsidRPr="453CBFD8">
        <w:rPr>
          <w:rFonts w:eastAsia="Aptos"/>
          <w:szCs w:val="28"/>
        </w:rPr>
        <w:t>viên</w:t>
      </w:r>
      <w:r w:rsidR="734F35AD" w:rsidRPr="734F35AD">
        <w:rPr>
          <w:rFonts w:eastAsia="Aptos"/>
          <w:szCs w:val="28"/>
        </w:rPr>
        <w:t xml:space="preserve">, điểm tích </w:t>
      </w:r>
      <w:r w:rsidR="6BC33C10" w:rsidRPr="6BC33C10">
        <w:rPr>
          <w:rFonts w:eastAsia="Aptos"/>
          <w:szCs w:val="28"/>
        </w:rPr>
        <w:t>lũy.</w:t>
      </w:r>
    </w:p>
    <w:p w14:paraId="29A47328" w14:textId="644A3B76" w:rsidR="00103815" w:rsidRDefault="00766563" w:rsidP="00451FE9">
      <w:pPr>
        <w:pStyle w:val="Heading1"/>
      </w:pPr>
      <w:r>
        <w:t>II</w:t>
      </w:r>
      <w:r w:rsidR="00BF175C">
        <w:t>. Phân tích</w:t>
      </w:r>
      <w:r w:rsidR="00FC4EE9">
        <w:t xml:space="preserve"> yêu cầu</w:t>
      </w:r>
      <w:r w:rsidR="00BF175C">
        <w:t xml:space="preserve"> </w:t>
      </w:r>
      <w:r w:rsidR="005F64B9">
        <w:t>hệ thống</w:t>
      </w:r>
    </w:p>
    <w:p w14:paraId="341BA325" w14:textId="27CAAD05" w:rsidR="00BF175C" w:rsidRDefault="009F4F6D" w:rsidP="00451FE9">
      <w:pPr>
        <w:pStyle w:val="Heading2"/>
      </w:pPr>
      <w:r>
        <w:t>1. Xác định tác nhân của hệ thống</w:t>
      </w:r>
    </w:p>
    <w:p w14:paraId="672BAC7F" w14:textId="41FA171B" w:rsidR="4AE66859" w:rsidRDefault="66E6E8B6" w:rsidP="4AE66859">
      <w:r>
        <w:t>Hệ thống gồm các tác nhân chính: Khách</w:t>
      </w:r>
      <w:r w:rsidR="5DB00ECB">
        <w:t xml:space="preserve"> </w:t>
      </w:r>
      <w:r w:rsidR="1A8AE127">
        <w:t>hàng</w:t>
      </w:r>
      <w:r>
        <w:t>, người dùng, quản trị viên</w:t>
      </w:r>
      <w:r w:rsidR="6389F986">
        <w:t xml:space="preserve"> hệ</w:t>
      </w:r>
      <w:r w:rsidR="5051BD67">
        <w:t xml:space="preserve"> thống, </w:t>
      </w:r>
      <w:r w:rsidR="32FC79C6">
        <w:t>nhân viên</w:t>
      </w:r>
      <w:r w:rsidR="14D1C49D">
        <w:t>.</w:t>
      </w:r>
    </w:p>
    <w:p w14:paraId="56835F7A" w14:textId="74664F41" w:rsidR="5DB00ECB" w:rsidRDefault="3C837EAE" w:rsidP="1A8AE127">
      <w:pPr>
        <w:pStyle w:val="ListParagraph"/>
        <w:numPr>
          <w:ilvl w:val="0"/>
          <w:numId w:val="10"/>
        </w:numPr>
      </w:pPr>
      <w:r>
        <w:t>Khách hàng: Xem thông tin phim, lịch chiếu phim,</w:t>
      </w:r>
      <w:r w:rsidR="14674524">
        <w:t xml:space="preserve"> </w:t>
      </w:r>
      <w:r w:rsidR="3D945196">
        <w:t>rạp phim</w:t>
      </w:r>
      <w:r w:rsidR="11587845">
        <w:t>.</w:t>
      </w:r>
      <w:r w:rsidR="00A6531E">
        <w:t xml:space="preserve"> </w:t>
      </w:r>
      <w:r w:rsidR="00A6531E">
        <w:t>Đặt vé trực tuyến/ trực tiếp, thanh toán, hủy vé (nếu đủ điều kiện), bình luận và đánh giá phim.</w:t>
      </w:r>
    </w:p>
    <w:p w14:paraId="5D2E326B" w14:textId="7252443D" w:rsidR="177AD4FA" w:rsidRDefault="247C9D70" w:rsidP="00A6531E">
      <w:pPr>
        <w:pStyle w:val="ListParagraph"/>
        <w:numPr>
          <w:ilvl w:val="0"/>
          <w:numId w:val="10"/>
        </w:numPr>
      </w:pPr>
      <w:r>
        <w:t xml:space="preserve">Quản trị viên hệ </w:t>
      </w:r>
      <w:r w:rsidR="79F728D4">
        <w:t xml:space="preserve">thống: Quản lý </w:t>
      </w:r>
      <w:r w:rsidR="36A6DF24">
        <w:t xml:space="preserve">hợp tác, quản </w:t>
      </w:r>
      <w:r w:rsidR="3BCCE4FE">
        <w:t>lý lịch chiếu, quản</w:t>
      </w:r>
      <w:r w:rsidR="256C9D23">
        <w:t xml:space="preserve"> lý </w:t>
      </w:r>
      <w:r w:rsidR="1FFD0D96">
        <w:t xml:space="preserve">nhân viên, </w:t>
      </w:r>
      <w:r w:rsidR="63A02A03">
        <w:t>quản lý hệ thống chiếu phim,</w:t>
      </w:r>
      <w:r w:rsidR="772C01A8">
        <w:t xml:space="preserve"> ...</w:t>
      </w:r>
    </w:p>
    <w:p w14:paraId="525F3CE1" w14:textId="6B1552EE" w:rsidR="00E97256" w:rsidRDefault="08125D42" w:rsidP="12C58C6B">
      <w:pPr>
        <w:pStyle w:val="ListParagraph"/>
        <w:numPr>
          <w:ilvl w:val="0"/>
          <w:numId w:val="10"/>
        </w:numPr>
      </w:pPr>
      <w:r>
        <w:t xml:space="preserve">Nhân viên: </w:t>
      </w:r>
      <w:r w:rsidR="7D4C5F13">
        <w:t>Có nhiệm vụ bán</w:t>
      </w:r>
      <w:r>
        <w:t xml:space="preserve"> vé, </w:t>
      </w:r>
      <w:r w:rsidR="6760E9E6">
        <w:t>kiểm</w:t>
      </w:r>
      <w:r w:rsidR="69399EF2">
        <w:t xml:space="preserve"> </w:t>
      </w:r>
      <w:r w:rsidR="71FB91A7">
        <w:t>vé.</w:t>
      </w:r>
    </w:p>
    <w:p w14:paraId="65097B53" w14:textId="3A31D3AB" w:rsidR="009F4F6D" w:rsidRDefault="00EE3FE7" w:rsidP="00451FE9">
      <w:pPr>
        <w:pStyle w:val="Heading2"/>
      </w:pPr>
      <w:r>
        <w:t xml:space="preserve">2. </w:t>
      </w:r>
      <w:r w:rsidR="00C27E7D">
        <w:t>Biểu đồ ca sử dụng</w:t>
      </w:r>
      <w:r w:rsidR="00043AF8">
        <w:t xml:space="preserve"> tổng quan</w:t>
      </w:r>
    </w:p>
    <w:p w14:paraId="0A4B6646" w14:textId="77777777" w:rsidR="005712E7" w:rsidRPr="00795985" w:rsidRDefault="005712E7" w:rsidP="00795985"/>
    <w:p w14:paraId="3D2FB7FC" w14:textId="26E7C332" w:rsidR="00451FE9" w:rsidRDefault="00853E0B" w:rsidP="00D03FBC">
      <w:pPr>
        <w:jc w:val="center"/>
      </w:pPr>
      <w:r>
        <w:rPr>
          <w:noProof/>
        </w:rPr>
        <w:lastRenderedPageBreak/>
        <w:drawing>
          <wp:inline distT="0" distB="0" distL="0" distR="0" wp14:anchorId="24380C3D" wp14:editId="3FBCA465">
            <wp:extent cx="5023262" cy="3121847"/>
            <wp:effectExtent l="0" t="0" r="6350" b="2540"/>
            <wp:docPr id="1526016162" name="Picture 272"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16162" name="Picture 272" descr="A diagram of a person with tex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035056" cy="3129176"/>
                    </a:xfrm>
                    <a:prstGeom prst="rect">
                      <a:avLst/>
                    </a:prstGeom>
                  </pic:spPr>
                </pic:pic>
              </a:graphicData>
            </a:graphic>
          </wp:inline>
        </w:drawing>
      </w:r>
    </w:p>
    <w:p w14:paraId="68BB038C" w14:textId="77777777" w:rsidR="005712E7" w:rsidRPr="00451FE9" w:rsidRDefault="005712E7" w:rsidP="00D03FBC">
      <w:pPr>
        <w:jc w:val="center"/>
      </w:pPr>
    </w:p>
    <w:p w14:paraId="12528E36" w14:textId="75DBE485" w:rsidR="00043AF8" w:rsidRDefault="00043AF8" w:rsidP="00451FE9">
      <w:pPr>
        <w:pStyle w:val="Heading2"/>
      </w:pPr>
      <w:r w:rsidRPr="00554056">
        <w:t>3. Biểu đồ ca sử dụng phân rã</w:t>
      </w:r>
    </w:p>
    <w:p w14:paraId="34D9A6DF" w14:textId="1895C224" w:rsidR="005712E7" w:rsidRPr="003874A7" w:rsidRDefault="003874A7" w:rsidP="009E26D8">
      <w:pPr>
        <w:pStyle w:val="Heading3"/>
        <w:rPr>
          <w:rFonts w:cs="Times New Roman"/>
        </w:rPr>
      </w:pPr>
      <w:r w:rsidRPr="003874A7">
        <w:rPr>
          <w:rFonts w:cs="Times New Roman"/>
        </w:rPr>
        <w:t xml:space="preserve">- Ca sử dụng </w:t>
      </w:r>
      <w:r w:rsidRPr="003725F1">
        <w:rPr>
          <w:rFonts w:cs="Times New Roman"/>
          <w:b/>
        </w:rPr>
        <w:t>“Quản lý vé xem phim”:</w:t>
      </w:r>
    </w:p>
    <w:p w14:paraId="22095816" w14:textId="68F1A84C" w:rsidR="00442075" w:rsidRDefault="005712E7" w:rsidP="0075288B">
      <w:pPr>
        <w:jc w:val="center"/>
      </w:pPr>
      <w:r>
        <w:rPr>
          <w:noProof/>
        </w:rPr>
        <w:drawing>
          <wp:inline distT="0" distB="0" distL="0" distR="0" wp14:anchorId="19D24DB1" wp14:editId="3CC718C7">
            <wp:extent cx="5480462" cy="3179309"/>
            <wp:effectExtent l="0" t="0" r="6350" b="2540"/>
            <wp:docPr id="1531248209" name="Picture 274"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48209" name="Picture 274" descr="A diagram of a network&#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482119" cy="3180270"/>
                    </a:xfrm>
                    <a:prstGeom prst="rect">
                      <a:avLst/>
                    </a:prstGeom>
                  </pic:spPr>
                </pic:pic>
              </a:graphicData>
            </a:graphic>
          </wp:inline>
        </w:drawing>
      </w:r>
    </w:p>
    <w:p w14:paraId="2ACAC845" w14:textId="77777777" w:rsidR="005712E7" w:rsidRDefault="005712E7" w:rsidP="0075288B">
      <w:pPr>
        <w:jc w:val="center"/>
      </w:pPr>
    </w:p>
    <w:p w14:paraId="139E52E9" w14:textId="5F0C8566" w:rsidR="006B7D13" w:rsidRPr="0075288B" w:rsidRDefault="002A166F" w:rsidP="003725F1">
      <w:pPr>
        <w:pStyle w:val="Heading3"/>
        <w:rPr>
          <w:rFonts w:cs="Times New Roman"/>
        </w:rPr>
      </w:pPr>
      <w:r>
        <w:lastRenderedPageBreak/>
        <w:t xml:space="preserve">- </w:t>
      </w:r>
      <w:r w:rsidR="0075288B">
        <w:t xml:space="preserve">Ca sử dụng </w:t>
      </w:r>
      <w:r w:rsidR="0075288B" w:rsidRPr="003725F1">
        <w:rPr>
          <w:b/>
          <w:bCs/>
        </w:rPr>
        <w:t>“Quản lý hợp tác”:</w:t>
      </w:r>
    </w:p>
    <w:p w14:paraId="09537717" w14:textId="04024C7D" w:rsidR="00451FE9" w:rsidRDefault="00BA3003" w:rsidP="0075288B">
      <w:pPr>
        <w:jc w:val="center"/>
      </w:pPr>
      <w:r>
        <w:rPr>
          <w:noProof/>
        </w:rPr>
        <w:drawing>
          <wp:inline distT="0" distB="0" distL="0" distR="0" wp14:anchorId="673D0770" wp14:editId="5D84D40C">
            <wp:extent cx="5419725" cy="3533775"/>
            <wp:effectExtent l="0" t="0" r="9525" b="9525"/>
            <wp:docPr id="1707783478" name="Picture 28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83478" name="Picture 283" descr="A diagram of a dia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419725" cy="3533775"/>
                    </a:xfrm>
                    <a:prstGeom prst="rect">
                      <a:avLst/>
                    </a:prstGeom>
                  </pic:spPr>
                </pic:pic>
              </a:graphicData>
            </a:graphic>
          </wp:inline>
        </w:drawing>
      </w:r>
    </w:p>
    <w:p w14:paraId="7FB5E362" w14:textId="77777777" w:rsidR="002A094D" w:rsidRDefault="002A094D" w:rsidP="0075288B">
      <w:pPr>
        <w:jc w:val="center"/>
      </w:pPr>
    </w:p>
    <w:p w14:paraId="6D529475" w14:textId="4EE1CE24" w:rsidR="0075288B" w:rsidRDefault="0075288B" w:rsidP="003725F1">
      <w:pPr>
        <w:pStyle w:val="Heading3"/>
      </w:pPr>
      <w:r>
        <w:t xml:space="preserve">- Ca sử dụng </w:t>
      </w:r>
      <w:r w:rsidRPr="003725F1">
        <w:rPr>
          <w:b/>
          <w:bCs/>
        </w:rPr>
        <w:t>“Quản lý nhân viên”:</w:t>
      </w:r>
    </w:p>
    <w:p w14:paraId="5545455D" w14:textId="77777777" w:rsidR="00222005" w:rsidRDefault="00222005" w:rsidP="00451FE9">
      <w:pPr>
        <w:rPr>
          <w:b/>
          <w:bCs/>
        </w:rPr>
      </w:pPr>
    </w:p>
    <w:p w14:paraId="7B069CD1" w14:textId="41DF857E" w:rsidR="0075288B" w:rsidRDefault="00C14D0F" w:rsidP="0075288B">
      <w:pPr>
        <w:jc w:val="center"/>
        <w:rPr>
          <w:b/>
          <w:bCs/>
        </w:rPr>
      </w:pPr>
      <w:r>
        <w:rPr>
          <w:b/>
          <w:bCs/>
          <w:noProof/>
        </w:rPr>
        <w:drawing>
          <wp:inline distT="0" distB="0" distL="0" distR="0" wp14:anchorId="37110DBD" wp14:editId="2E3CD5B6">
            <wp:extent cx="4552950" cy="2952750"/>
            <wp:effectExtent l="0" t="0" r="0" b="0"/>
            <wp:docPr id="846863209" name="Picture 27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63209" name="Picture 277" descr="A diagram of a dia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552950" cy="2952750"/>
                    </a:xfrm>
                    <a:prstGeom prst="rect">
                      <a:avLst/>
                    </a:prstGeom>
                  </pic:spPr>
                </pic:pic>
              </a:graphicData>
            </a:graphic>
          </wp:inline>
        </w:drawing>
      </w:r>
    </w:p>
    <w:p w14:paraId="2F1E477C" w14:textId="77777777" w:rsidR="00222005" w:rsidRDefault="00222005" w:rsidP="0075288B">
      <w:pPr>
        <w:jc w:val="center"/>
        <w:rPr>
          <w:b/>
          <w:bCs/>
        </w:rPr>
      </w:pPr>
    </w:p>
    <w:p w14:paraId="65C871E0" w14:textId="50259FDA" w:rsidR="0075288B" w:rsidRPr="0075288B" w:rsidRDefault="0075288B" w:rsidP="003725F1">
      <w:pPr>
        <w:pStyle w:val="Heading3"/>
      </w:pPr>
      <w:r>
        <w:lastRenderedPageBreak/>
        <w:t xml:space="preserve">- Ca sử dụng </w:t>
      </w:r>
      <w:r w:rsidRPr="003725F1">
        <w:rPr>
          <w:b/>
          <w:bCs/>
        </w:rPr>
        <w:t>“Quản lý tài khoản cá nhân”:</w:t>
      </w:r>
    </w:p>
    <w:p w14:paraId="0E4E9D95" w14:textId="40AF226F" w:rsidR="00795985" w:rsidRDefault="005F2C39" w:rsidP="0075288B">
      <w:pPr>
        <w:jc w:val="center"/>
      </w:pPr>
      <w:r>
        <w:rPr>
          <w:noProof/>
        </w:rPr>
        <w:drawing>
          <wp:inline distT="0" distB="0" distL="0" distR="0" wp14:anchorId="19C8D378" wp14:editId="7F9E2751">
            <wp:extent cx="4447309" cy="3937373"/>
            <wp:effectExtent l="0" t="0" r="0" b="6350"/>
            <wp:docPr id="206814522" name="Picture 273"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4522" name="Picture 273" descr="A diagram of a person with tex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451077" cy="3940709"/>
                    </a:xfrm>
                    <a:prstGeom prst="rect">
                      <a:avLst/>
                    </a:prstGeom>
                  </pic:spPr>
                </pic:pic>
              </a:graphicData>
            </a:graphic>
          </wp:inline>
        </w:drawing>
      </w:r>
    </w:p>
    <w:p w14:paraId="1C308284" w14:textId="3E36714F" w:rsidR="009E26D8" w:rsidRPr="009E26D8" w:rsidRDefault="00D03FBC" w:rsidP="009E26D8">
      <w:pPr>
        <w:pStyle w:val="Heading3"/>
        <w:rPr>
          <w:b/>
          <w:bCs/>
        </w:rPr>
      </w:pPr>
      <w:r>
        <w:t xml:space="preserve">- Ca sử dụng </w:t>
      </w:r>
      <w:r w:rsidRPr="003725F1">
        <w:rPr>
          <w:b/>
          <w:bCs/>
        </w:rPr>
        <w:t>“Quản lý hệ thống chiếu phim”:</w:t>
      </w:r>
    </w:p>
    <w:p w14:paraId="58D8C9B1" w14:textId="468515F8" w:rsidR="0075288B" w:rsidRPr="00795985" w:rsidRDefault="00C14D0F" w:rsidP="00C14D0F">
      <w:pPr>
        <w:jc w:val="center"/>
      </w:pPr>
      <w:r>
        <w:rPr>
          <w:noProof/>
        </w:rPr>
        <w:drawing>
          <wp:inline distT="0" distB="0" distL="0" distR="0" wp14:anchorId="7AA8AB00" wp14:editId="68BE156F">
            <wp:extent cx="3461657" cy="3710842"/>
            <wp:effectExtent l="0" t="0" r="5715" b="4445"/>
            <wp:docPr id="181976089" name="Picture 278"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6089" name="Picture 278" descr="A diagram of a person with tex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477554" cy="3727883"/>
                    </a:xfrm>
                    <a:prstGeom prst="rect">
                      <a:avLst/>
                    </a:prstGeom>
                  </pic:spPr>
                </pic:pic>
              </a:graphicData>
            </a:graphic>
          </wp:inline>
        </w:drawing>
      </w:r>
    </w:p>
    <w:p w14:paraId="47C50280" w14:textId="5BD026E2" w:rsidR="0020500E" w:rsidRDefault="00263C62" w:rsidP="00451FE9">
      <w:pPr>
        <w:pStyle w:val="Heading2"/>
      </w:pPr>
      <w:r w:rsidRPr="00554056">
        <w:lastRenderedPageBreak/>
        <w:t>4. Biểu đồ hoạt động của các ca sử dụng</w:t>
      </w:r>
    </w:p>
    <w:p w14:paraId="7EBF295B" w14:textId="11048543" w:rsidR="00554056" w:rsidRDefault="00B516AC" w:rsidP="00451FE9">
      <w:pPr>
        <w:pStyle w:val="Heading3"/>
      </w:pPr>
      <w:r>
        <w:t>a.</w:t>
      </w:r>
      <w:r w:rsidR="00554056">
        <w:t xml:space="preserve"> Ca sử dụng </w:t>
      </w:r>
      <w:r w:rsidR="00554056" w:rsidRPr="00B34A5D">
        <w:rPr>
          <w:b/>
          <w:bCs/>
        </w:rPr>
        <w:t>“Đặt vé”</w:t>
      </w:r>
    </w:p>
    <w:p w14:paraId="53893F1D" w14:textId="16CC0F40" w:rsidR="009A3B14" w:rsidRPr="009A3B14" w:rsidRDefault="00B34A5D" w:rsidP="009A3B14">
      <w:pPr>
        <w:jc w:val="center"/>
      </w:pPr>
      <w:r>
        <w:rPr>
          <w:noProof/>
        </w:rPr>
        <w:drawing>
          <wp:inline distT="0" distB="0" distL="0" distR="0" wp14:anchorId="2D71BE67" wp14:editId="471B1A22">
            <wp:extent cx="4484451" cy="7869534"/>
            <wp:effectExtent l="0" t="0" r="0" b="0"/>
            <wp:docPr id="2064911167" name="Picture 269"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11167" name="Picture 269" descr="A diagram of a work flow&#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516336" cy="7925487"/>
                    </a:xfrm>
                    <a:prstGeom prst="rect">
                      <a:avLst/>
                    </a:prstGeom>
                  </pic:spPr>
                </pic:pic>
              </a:graphicData>
            </a:graphic>
          </wp:inline>
        </w:drawing>
      </w:r>
    </w:p>
    <w:p w14:paraId="555923DD" w14:textId="0D229401" w:rsidR="00554056" w:rsidRDefault="00B516AC" w:rsidP="00451FE9">
      <w:pPr>
        <w:pStyle w:val="Heading3"/>
      </w:pPr>
      <w:r>
        <w:lastRenderedPageBreak/>
        <w:t>b.</w:t>
      </w:r>
      <w:r w:rsidR="00554056">
        <w:t xml:space="preserve"> Ca sử dụng </w:t>
      </w:r>
      <w:r w:rsidR="00D646E1" w:rsidRPr="00B34A5D">
        <w:rPr>
          <w:b/>
          <w:bCs/>
        </w:rPr>
        <w:t>“Hủy vé”</w:t>
      </w:r>
    </w:p>
    <w:p w14:paraId="5383DCAB" w14:textId="29493671" w:rsidR="009A3B14" w:rsidRPr="009A3B14" w:rsidRDefault="000D3F18" w:rsidP="009A3B14">
      <w:pPr>
        <w:jc w:val="center"/>
      </w:pPr>
      <w:r>
        <w:rPr>
          <w:noProof/>
        </w:rPr>
        <w:drawing>
          <wp:inline distT="0" distB="0" distL="0" distR="0" wp14:anchorId="78BA513B" wp14:editId="6AF116F6">
            <wp:extent cx="6595353" cy="7687059"/>
            <wp:effectExtent l="0" t="0" r="0" b="9525"/>
            <wp:docPr id="656689497" name="Picture 27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89497" name="Picture 270" descr="A diagram of a dia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621052" cy="7717011"/>
                    </a:xfrm>
                    <a:prstGeom prst="rect">
                      <a:avLst/>
                    </a:prstGeom>
                  </pic:spPr>
                </pic:pic>
              </a:graphicData>
            </a:graphic>
          </wp:inline>
        </w:drawing>
      </w:r>
    </w:p>
    <w:p w14:paraId="5A4658AE" w14:textId="0EBC7741" w:rsidR="00554056" w:rsidRDefault="00B516AC" w:rsidP="000D3F18">
      <w:pPr>
        <w:pStyle w:val="Heading3"/>
      </w:pPr>
      <w:r>
        <w:lastRenderedPageBreak/>
        <w:t>c.</w:t>
      </w:r>
      <w:r w:rsidR="00554056">
        <w:t xml:space="preserve"> Ca sử dụng </w:t>
      </w:r>
      <w:r w:rsidR="000D3F18" w:rsidRPr="000D3F18">
        <w:rPr>
          <w:b/>
          <w:bCs/>
        </w:rPr>
        <w:t>“Thanh toán”</w:t>
      </w:r>
    </w:p>
    <w:p w14:paraId="326D67C9" w14:textId="6466A2DC" w:rsidR="009A3B14" w:rsidRPr="009A3B14" w:rsidRDefault="00101AC7" w:rsidP="00970A8C">
      <w:pPr>
        <w:jc w:val="center"/>
      </w:pPr>
      <w:r>
        <w:rPr>
          <w:noProof/>
        </w:rPr>
        <w:drawing>
          <wp:inline distT="0" distB="0" distL="0" distR="0" wp14:anchorId="5082AC5C" wp14:editId="0E734153">
            <wp:extent cx="5237496" cy="8057503"/>
            <wp:effectExtent l="0" t="0" r="1270" b="1270"/>
            <wp:docPr id="931316820" name="Picture 269"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16820" name="Picture 269" descr="A diagram of a flowchar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239434" cy="8060484"/>
                    </a:xfrm>
                    <a:prstGeom prst="rect">
                      <a:avLst/>
                    </a:prstGeom>
                  </pic:spPr>
                </pic:pic>
              </a:graphicData>
            </a:graphic>
          </wp:inline>
        </w:drawing>
      </w:r>
    </w:p>
    <w:p w14:paraId="56F2F6C4" w14:textId="6A671D45" w:rsidR="00554056" w:rsidRDefault="00B516AC" w:rsidP="00451FE9">
      <w:pPr>
        <w:pStyle w:val="Heading3"/>
        <w:rPr>
          <w:b/>
          <w:bCs/>
        </w:rPr>
      </w:pPr>
      <w:r>
        <w:lastRenderedPageBreak/>
        <w:t>d.</w:t>
      </w:r>
      <w:r w:rsidR="00554056">
        <w:t xml:space="preserve"> Ca sử dụng </w:t>
      </w:r>
      <w:r w:rsidR="00554056" w:rsidRPr="000D3F18">
        <w:rPr>
          <w:b/>
          <w:bCs/>
        </w:rPr>
        <w:t>“Gửi yêu cầu hợp tác”</w:t>
      </w:r>
    </w:p>
    <w:p w14:paraId="6E7EB4E1" w14:textId="77777777" w:rsidR="00A07D26" w:rsidRPr="00A07D26" w:rsidRDefault="00A07D26" w:rsidP="00A07D26"/>
    <w:p w14:paraId="4DA4E633" w14:textId="6579C796" w:rsidR="009A3B14" w:rsidRDefault="000F60EB" w:rsidP="00CC32D7">
      <w:pPr>
        <w:jc w:val="center"/>
      </w:pPr>
      <w:r>
        <w:rPr>
          <w:noProof/>
        </w:rPr>
        <w:drawing>
          <wp:inline distT="0" distB="0" distL="0" distR="0" wp14:anchorId="0BEABE81" wp14:editId="7C12E7CC">
            <wp:extent cx="7052310" cy="6699885"/>
            <wp:effectExtent l="0" t="0" r="0" b="5715"/>
            <wp:docPr id="1720053231" name="Picture 274" descr="A diagram with black dots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53231" name="Picture 274" descr="A diagram with black dots and white tex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7052310" cy="6699885"/>
                    </a:xfrm>
                    <a:prstGeom prst="rect">
                      <a:avLst/>
                    </a:prstGeom>
                  </pic:spPr>
                </pic:pic>
              </a:graphicData>
            </a:graphic>
          </wp:inline>
        </w:drawing>
      </w:r>
    </w:p>
    <w:p w14:paraId="40487DD2" w14:textId="77777777" w:rsidR="00A07D26" w:rsidRDefault="00A07D26" w:rsidP="00CC32D7">
      <w:pPr>
        <w:jc w:val="center"/>
      </w:pPr>
    </w:p>
    <w:p w14:paraId="009096E0" w14:textId="77777777" w:rsidR="00A07D26" w:rsidRPr="009A3B14" w:rsidRDefault="00A07D26" w:rsidP="00CC32D7">
      <w:pPr>
        <w:jc w:val="center"/>
      </w:pPr>
    </w:p>
    <w:p w14:paraId="18F344F1" w14:textId="539ED0C8" w:rsidR="00554056" w:rsidRDefault="00B516AC" w:rsidP="00451FE9">
      <w:pPr>
        <w:pStyle w:val="Heading3"/>
        <w:rPr>
          <w:rStyle w:val="Heading2Char"/>
        </w:rPr>
      </w:pPr>
      <w:r>
        <w:lastRenderedPageBreak/>
        <w:t>e.</w:t>
      </w:r>
      <w:r w:rsidR="00554056">
        <w:t xml:space="preserve"> Ca sử dụng </w:t>
      </w:r>
      <w:r w:rsidR="000D3F18" w:rsidRPr="000D3F18">
        <w:rPr>
          <w:rStyle w:val="Heading2Char"/>
        </w:rPr>
        <w:t>“Đánh giá phim”</w:t>
      </w:r>
    </w:p>
    <w:p w14:paraId="309C9CD3" w14:textId="77777777" w:rsidR="00A07D26" w:rsidRPr="00A07D26" w:rsidRDefault="00A07D26" w:rsidP="00A07D26"/>
    <w:p w14:paraId="262D4C3A" w14:textId="60E51EF2" w:rsidR="009A3B14" w:rsidRPr="009A3B14" w:rsidRDefault="00A07D26" w:rsidP="00B83F09">
      <w:pPr>
        <w:jc w:val="center"/>
      </w:pPr>
      <w:r>
        <w:rPr>
          <w:noProof/>
        </w:rPr>
        <w:drawing>
          <wp:inline distT="0" distB="0" distL="0" distR="0" wp14:anchorId="50E109AC" wp14:editId="092E7DB9">
            <wp:extent cx="5753392" cy="7292840"/>
            <wp:effectExtent l="0" t="0" r="2540" b="3810"/>
            <wp:docPr id="1444866313" name="Picture 27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pic:nvPicPr>
                  <pic:blipFill>
                    <a:blip r:embed="rId20">
                      <a:extLst>
                        <a:ext uri="{28A0092B-C50C-407E-A947-70E740481C1C}">
                          <a14:useLocalDpi xmlns:a14="http://schemas.microsoft.com/office/drawing/2010/main" val="0"/>
                        </a:ext>
                      </a:extLst>
                    </a:blip>
                    <a:stretch>
                      <a:fillRect/>
                    </a:stretch>
                  </pic:blipFill>
                  <pic:spPr>
                    <a:xfrm>
                      <a:off x="0" y="0"/>
                      <a:ext cx="5753392" cy="7292840"/>
                    </a:xfrm>
                    <a:prstGeom prst="rect">
                      <a:avLst/>
                    </a:prstGeom>
                  </pic:spPr>
                </pic:pic>
              </a:graphicData>
            </a:graphic>
          </wp:inline>
        </w:drawing>
      </w:r>
    </w:p>
    <w:p w14:paraId="1E551632" w14:textId="5D3F02BE" w:rsidR="004B3B82" w:rsidRPr="00554056" w:rsidRDefault="004B3B82" w:rsidP="00451FE9">
      <w:pPr>
        <w:pStyle w:val="Heading1"/>
      </w:pPr>
      <w:r w:rsidRPr="00554056">
        <w:lastRenderedPageBreak/>
        <w:t>III. Phân tích</w:t>
      </w:r>
      <w:r w:rsidR="00752DC6" w:rsidRPr="00554056">
        <w:t xml:space="preserve"> </w:t>
      </w:r>
      <w:r w:rsidRPr="00554056">
        <w:t>hành vi</w:t>
      </w:r>
      <w:r w:rsidR="00752DC6" w:rsidRPr="00554056">
        <w:t xml:space="preserve"> và sự tương tác</w:t>
      </w:r>
    </w:p>
    <w:p w14:paraId="60351621" w14:textId="3CD5390C" w:rsidR="003363DB" w:rsidRDefault="00A53801" w:rsidP="00451FE9">
      <w:pPr>
        <w:pStyle w:val="Heading2"/>
      </w:pPr>
      <w:r w:rsidRPr="00554056">
        <w:t>1</w:t>
      </w:r>
      <w:r w:rsidR="003363DB" w:rsidRPr="00554056">
        <w:t>. Biểu đồ</w:t>
      </w:r>
      <w:r w:rsidR="000175F2">
        <w:t xml:space="preserve"> phân tích</w:t>
      </w:r>
      <w:r w:rsidR="003363DB" w:rsidRPr="00554056">
        <w:t xml:space="preserve"> lớp cho ca sử dụng</w:t>
      </w:r>
    </w:p>
    <w:p w14:paraId="1CFE7403" w14:textId="029D6B76" w:rsidR="00B516AC" w:rsidRPr="002D661F" w:rsidRDefault="00B516AC" w:rsidP="00FD17A6">
      <w:pPr>
        <w:pStyle w:val="Heading3"/>
        <w:rPr>
          <w:b/>
          <w:bCs/>
        </w:rPr>
      </w:pPr>
      <w:r>
        <w:t>a</w:t>
      </w:r>
      <w:r w:rsidR="00117DD8">
        <w:t>.</w:t>
      </w:r>
      <w:r>
        <w:t xml:space="preserve"> Ca sử dụng </w:t>
      </w:r>
      <w:r w:rsidRPr="002D661F">
        <w:rPr>
          <w:b/>
          <w:bCs/>
        </w:rPr>
        <w:t>“Đặt vé”</w:t>
      </w:r>
    </w:p>
    <w:p w14:paraId="4E4779E8" w14:textId="252ECC6F" w:rsidR="00AA5BC0" w:rsidRPr="00AA5BC0" w:rsidRDefault="00197624" w:rsidP="009E26D8">
      <w:pPr>
        <w:jc w:val="center"/>
      </w:pPr>
      <w:r w:rsidRPr="00197624">
        <w:rPr>
          <w:noProof/>
        </w:rPr>
        <w:drawing>
          <wp:inline distT="0" distB="0" distL="0" distR="0" wp14:anchorId="0F657DF1" wp14:editId="521CEE7E">
            <wp:extent cx="5658593" cy="1992175"/>
            <wp:effectExtent l="0" t="0" r="0" b="8255"/>
            <wp:docPr id="1689154032"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54032" name="Picture 1" descr="A diagram of a computer&#10;&#10;AI-generated content may be incorrect."/>
                    <pic:cNvPicPr/>
                  </pic:nvPicPr>
                  <pic:blipFill>
                    <a:blip r:embed="rId21"/>
                    <a:stretch>
                      <a:fillRect/>
                    </a:stretch>
                  </pic:blipFill>
                  <pic:spPr>
                    <a:xfrm>
                      <a:off x="0" y="0"/>
                      <a:ext cx="5676135" cy="1998351"/>
                    </a:xfrm>
                    <a:prstGeom prst="rect">
                      <a:avLst/>
                    </a:prstGeom>
                  </pic:spPr>
                </pic:pic>
              </a:graphicData>
            </a:graphic>
          </wp:inline>
        </w:drawing>
      </w:r>
    </w:p>
    <w:p w14:paraId="0FA3DB36" w14:textId="717A506D" w:rsidR="00B516AC" w:rsidRPr="002D661F" w:rsidRDefault="00B516AC" w:rsidP="00FD17A6">
      <w:pPr>
        <w:pStyle w:val="Heading3"/>
        <w:rPr>
          <w:b/>
          <w:bCs/>
        </w:rPr>
      </w:pPr>
      <w:r>
        <w:t>b</w:t>
      </w:r>
      <w:r w:rsidR="00117DD8">
        <w:t>.</w:t>
      </w:r>
      <w:r>
        <w:t xml:space="preserve"> Ca sử dụng </w:t>
      </w:r>
      <w:r w:rsidR="007E1166" w:rsidRPr="002D661F">
        <w:rPr>
          <w:b/>
          <w:bCs/>
        </w:rPr>
        <w:t>“Thanh toán”</w:t>
      </w:r>
    </w:p>
    <w:p w14:paraId="41332923" w14:textId="02F47FA1" w:rsidR="004802CC" w:rsidRPr="004802CC" w:rsidRDefault="00D723E6" w:rsidP="009E26D8">
      <w:pPr>
        <w:jc w:val="center"/>
      </w:pPr>
      <w:r w:rsidRPr="00D723E6">
        <w:rPr>
          <w:noProof/>
        </w:rPr>
        <w:drawing>
          <wp:inline distT="0" distB="0" distL="0" distR="0" wp14:anchorId="78D0F4DD" wp14:editId="4225C2DF">
            <wp:extent cx="5812972" cy="2133935"/>
            <wp:effectExtent l="0" t="0" r="0" b="0"/>
            <wp:docPr id="1671995464" name="Picture 1" descr="A diagram of a paymen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95464" name="Picture 1" descr="A diagram of a payment system&#10;&#10;AI-generated content may be incorrect."/>
                    <pic:cNvPicPr/>
                  </pic:nvPicPr>
                  <pic:blipFill>
                    <a:blip r:embed="rId22"/>
                    <a:stretch>
                      <a:fillRect/>
                    </a:stretch>
                  </pic:blipFill>
                  <pic:spPr>
                    <a:xfrm>
                      <a:off x="0" y="0"/>
                      <a:ext cx="5817865" cy="2135731"/>
                    </a:xfrm>
                    <a:prstGeom prst="rect">
                      <a:avLst/>
                    </a:prstGeom>
                  </pic:spPr>
                </pic:pic>
              </a:graphicData>
            </a:graphic>
          </wp:inline>
        </w:drawing>
      </w:r>
    </w:p>
    <w:p w14:paraId="2D9A5671" w14:textId="1437E4EF" w:rsidR="00B516AC" w:rsidRPr="002D661F" w:rsidRDefault="00B516AC" w:rsidP="00FD17A6">
      <w:pPr>
        <w:pStyle w:val="Heading3"/>
        <w:rPr>
          <w:b/>
          <w:bCs/>
        </w:rPr>
      </w:pPr>
      <w:r>
        <w:t>c</w:t>
      </w:r>
      <w:r w:rsidR="00117DD8">
        <w:t>.</w:t>
      </w:r>
      <w:r>
        <w:t xml:space="preserve"> Ca sử dụng </w:t>
      </w:r>
      <w:r w:rsidR="007E1166" w:rsidRPr="002D661F">
        <w:rPr>
          <w:b/>
          <w:bCs/>
        </w:rPr>
        <w:t>“Hủy vé”</w:t>
      </w:r>
    </w:p>
    <w:p w14:paraId="37FF1144" w14:textId="1B26E96B" w:rsidR="00CF1406" w:rsidRPr="00CF1406" w:rsidRDefault="00CF1406" w:rsidP="009E26D8">
      <w:pPr>
        <w:jc w:val="center"/>
      </w:pPr>
      <w:r w:rsidRPr="00CF1406">
        <w:rPr>
          <w:noProof/>
        </w:rPr>
        <w:drawing>
          <wp:inline distT="0" distB="0" distL="0" distR="0" wp14:anchorId="3ED564CB" wp14:editId="09A13FD8">
            <wp:extent cx="6115793" cy="2302371"/>
            <wp:effectExtent l="0" t="0" r="0" b="3175"/>
            <wp:docPr id="1740928355"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28355" name="Picture 1" descr="A diagram of a computer&#10;&#10;AI-generated content may be incorrect."/>
                    <pic:cNvPicPr/>
                  </pic:nvPicPr>
                  <pic:blipFill>
                    <a:blip r:embed="rId23"/>
                    <a:stretch>
                      <a:fillRect/>
                    </a:stretch>
                  </pic:blipFill>
                  <pic:spPr>
                    <a:xfrm>
                      <a:off x="0" y="0"/>
                      <a:ext cx="6129837" cy="2307658"/>
                    </a:xfrm>
                    <a:prstGeom prst="rect">
                      <a:avLst/>
                    </a:prstGeom>
                  </pic:spPr>
                </pic:pic>
              </a:graphicData>
            </a:graphic>
          </wp:inline>
        </w:drawing>
      </w:r>
    </w:p>
    <w:p w14:paraId="4AA12765" w14:textId="7C027719" w:rsidR="00B516AC" w:rsidRPr="00A07D26" w:rsidRDefault="00B516AC" w:rsidP="00FD17A6">
      <w:pPr>
        <w:pStyle w:val="Heading3"/>
        <w:rPr>
          <w:b/>
          <w:bCs/>
        </w:rPr>
      </w:pPr>
      <w:r>
        <w:lastRenderedPageBreak/>
        <w:t>d</w:t>
      </w:r>
      <w:r w:rsidR="00117DD8">
        <w:t>.</w:t>
      </w:r>
      <w:r>
        <w:t xml:space="preserve"> Ca sử dụng </w:t>
      </w:r>
      <w:r w:rsidRPr="00A07D26">
        <w:rPr>
          <w:b/>
          <w:bCs/>
        </w:rPr>
        <w:t>“Gửi yêu cầu hợp tác”</w:t>
      </w:r>
    </w:p>
    <w:p w14:paraId="31E94BB6" w14:textId="4537E511" w:rsidR="00BF02F8" w:rsidRPr="00BF02F8" w:rsidRDefault="009F4EE7" w:rsidP="00BF02F8">
      <w:r w:rsidRPr="009F4EE7">
        <w:rPr>
          <w:noProof/>
        </w:rPr>
        <w:drawing>
          <wp:inline distT="0" distB="0" distL="0" distR="0" wp14:anchorId="0C5B9FC9" wp14:editId="3107D9B5">
            <wp:extent cx="7052310" cy="2874010"/>
            <wp:effectExtent l="0" t="0" r="0" b="2540"/>
            <wp:docPr id="484627897"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27897" name="Picture 1" descr="A diagram of a computer&#10;&#10;AI-generated content may be incorrect."/>
                    <pic:cNvPicPr/>
                  </pic:nvPicPr>
                  <pic:blipFill>
                    <a:blip r:embed="rId24"/>
                    <a:stretch>
                      <a:fillRect/>
                    </a:stretch>
                  </pic:blipFill>
                  <pic:spPr>
                    <a:xfrm>
                      <a:off x="0" y="0"/>
                      <a:ext cx="7052310" cy="2874010"/>
                    </a:xfrm>
                    <a:prstGeom prst="rect">
                      <a:avLst/>
                    </a:prstGeom>
                  </pic:spPr>
                </pic:pic>
              </a:graphicData>
            </a:graphic>
          </wp:inline>
        </w:drawing>
      </w:r>
    </w:p>
    <w:p w14:paraId="23713744" w14:textId="3F565B26" w:rsidR="00B516AC" w:rsidRPr="00A07D26" w:rsidRDefault="00B516AC" w:rsidP="00B516AC">
      <w:pPr>
        <w:pStyle w:val="Heading3"/>
        <w:rPr>
          <w:b/>
          <w:bCs/>
        </w:rPr>
      </w:pPr>
      <w:r>
        <w:t>e</w:t>
      </w:r>
      <w:r w:rsidR="00117DD8">
        <w:t>.</w:t>
      </w:r>
      <w:r>
        <w:t xml:space="preserve"> Ca sử dụng </w:t>
      </w:r>
      <w:r w:rsidR="007E1166" w:rsidRPr="00A07D26">
        <w:rPr>
          <w:b/>
          <w:bCs/>
        </w:rPr>
        <w:t>“Đánh giá phim”</w:t>
      </w:r>
    </w:p>
    <w:p w14:paraId="092A0604" w14:textId="34C4B26E" w:rsidR="00B516AC" w:rsidRPr="00B516AC" w:rsidRDefault="009B3E7A" w:rsidP="00B516AC">
      <w:r w:rsidRPr="009B3E7A">
        <w:rPr>
          <w:noProof/>
        </w:rPr>
        <w:drawing>
          <wp:inline distT="0" distB="0" distL="0" distR="0" wp14:anchorId="78FDE353" wp14:editId="786D074E">
            <wp:extent cx="7052310" cy="2948940"/>
            <wp:effectExtent l="0" t="0" r="0" b="3810"/>
            <wp:docPr id="1881106828"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06828" name="Picture 1" descr="A diagram of a computer&#10;&#10;AI-generated content may be incorrect."/>
                    <pic:cNvPicPr/>
                  </pic:nvPicPr>
                  <pic:blipFill>
                    <a:blip r:embed="rId25"/>
                    <a:stretch>
                      <a:fillRect/>
                    </a:stretch>
                  </pic:blipFill>
                  <pic:spPr>
                    <a:xfrm>
                      <a:off x="0" y="0"/>
                      <a:ext cx="7052310" cy="2948940"/>
                    </a:xfrm>
                    <a:prstGeom prst="rect">
                      <a:avLst/>
                    </a:prstGeom>
                  </pic:spPr>
                </pic:pic>
              </a:graphicData>
            </a:graphic>
          </wp:inline>
        </w:drawing>
      </w:r>
    </w:p>
    <w:p w14:paraId="79117768" w14:textId="7B5C29C8" w:rsidR="004B3B82" w:rsidRDefault="00A53801" w:rsidP="00451FE9">
      <w:pPr>
        <w:pStyle w:val="Heading2"/>
      </w:pPr>
      <w:r w:rsidRPr="00554056">
        <w:t>2</w:t>
      </w:r>
      <w:r w:rsidR="004B3B82" w:rsidRPr="00554056">
        <w:t>. Biểu đồ trình tự</w:t>
      </w:r>
    </w:p>
    <w:p w14:paraId="47649763" w14:textId="77777777" w:rsidR="009E26D8" w:rsidRDefault="7FDE2905" w:rsidP="007E1166">
      <w:pPr>
        <w:pStyle w:val="Heading3"/>
        <w:rPr>
          <w:b/>
          <w:bCs/>
        </w:rPr>
      </w:pPr>
      <w:r>
        <w:t xml:space="preserve">a. Ca sử dụng </w:t>
      </w:r>
      <w:r w:rsidRPr="7FDE2905">
        <w:rPr>
          <w:b/>
          <w:bCs/>
        </w:rPr>
        <w:t xml:space="preserve">“Đặt vé”: </w:t>
      </w:r>
    </w:p>
    <w:p w14:paraId="7B2D46DF" w14:textId="0B9867C7" w:rsidR="00037613" w:rsidRPr="00A07D26" w:rsidRDefault="009E26D8" w:rsidP="009E26D8">
      <w:pPr>
        <w:rPr>
          <w:b/>
          <w:i/>
        </w:rPr>
      </w:pPr>
      <w:r>
        <w:rPr>
          <w:b/>
          <w:bCs/>
        </w:rPr>
        <w:t xml:space="preserve">- </w:t>
      </w:r>
      <w:r w:rsidR="7FDE2905" w:rsidRPr="7FDE2905">
        <w:rPr>
          <w:i/>
          <w:iCs/>
        </w:rPr>
        <w:t>Xem chi tiết tại đây</w:t>
      </w:r>
      <w:r w:rsidR="7FDE2905" w:rsidRPr="7FDE2905">
        <w:rPr>
          <w:b/>
          <w:bCs/>
        </w:rPr>
        <w:t xml:space="preserve">: </w:t>
      </w:r>
      <w:hyperlink r:id="rId26">
        <w:r w:rsidR="7FDE2905" w:rsidRPr="7FDE2905">
          <w:rPr>
            <w:rStyle w:val="Hyperlink"/>
            <w:b/>
            <w:bCs/>
            <w:i/>
            <w:iCs/>
          </w:rPr>
          <w:t>Sequence-Diagrame-Mua vé</w:t>
        </w:r>
      </w:hyperlink>
    </w:p>
    <w:p w14:paraId="1DBE4CCE" w14:textId="6DCDD280" w:rsidR="00B516AC" w:rsidRPr="009A3B14" w:rsidRDefault="00204387" w:rsidP="00B516AC">
      <w:r w:rsidRPr="00204387">
        <w:rPr>
          <w:noProof/>
        </w:rPr>
        <w:lastRenderedPageBreak/>
        <w:drawing>
          <wp:inline distT="0" distB="0" distL="0" distR="0" wp14:anchorId="0C116E71" wp14:editId="6DE34B14">
            <wp:extent cx="7220424" cy="6879102"/>
            <wp:effectExtent l="0" t="0" r="0" b="0"/>
            <wp:docPr id="18194729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72984" name="Picture 1" descr="A screenshot of a computer&#10;&#10;AI-generated content may be incorrect."/>
                    <pic:cNvPicPr/>
                  </pic:nvPicPr>
                  <pic:blipFill>
                    <a:blip r:embed="rId27"/>
                    <a:stretch>
                      <a:fillRect/>
                    </a:stretch>
                  </pic:blipFill>
                  <pic:spPr>
                    <a:xfrm>
                      <a:off x="0" y="0"/>
                      <a:ext cx="7229963" cy="6888190"/>
                    </a:xfrm>
                    <a:prstGeom prst="rect">
                      <a:avLst/>
                    </a:prstGeom>
                  </pic:spPr>
                </pic:pic>
              </a:graphicData>
            </a:graphic>
          </wp:inline>
        </w:drawing>
      </w:r>
    </w:p>
    <w:p w14:paraId="21498EE6" w14:textId="77777777" w:rsidR="009E26D8" w:rsidRDefault="1FB1AA95" w:rsidP="00B516AC">
      <w:pPr>
        <w:pStyle w:val="Heading3"/>
        <w:rPr>
          <w:i/>
          <w:iCs/>
        </w:rPr>
      </w:pPr>
      <w:r>
        <w:t xml:space="preserve">b. Ca sử dụng </w:t>
      </w:r>
      <w:r w:rsidRPr="1FB1AA95">
        <w:rPr>
          <w:b/>
          <w:bCs/>
        </w:rPr>
        <w:t>“Thanh toán”.</w:t>
      </w:r>
      <w:r w:rsidRPr="1FB1AA95">
        <w:rPr>
          <w:i/>
          <w:iCs/>
        </w:rPr>
        <w:t xml:space="preserve"> </w:t>
      </w:r>
    </w:p>
    <w:p w14:paraId="28952B3E" w14:textId="5F513442" w:rsidR="00B516AC" w:rsidRPr="00713448" w:rsidRDefault="009E26D8" w:rsidP="009E26D8">
      <w:pPr>
        <w:rPr>
          <w:b/>
          <w:bCs/>
        </w:rPr>
      </w:pPr>
      <w:r>
        <w:rPr>
          <w:i/>
          <w:iCs/>
        </w:rPr>
        <w:t xml:space="preserve">- </w:t>
      </w:r>
      <w:r w:rsidR="1FB1AA95" w:rsidRPr="1FB1AA95">
        <w:rPr>
          <w:i/>
          <w:iCs/>
        </w:rPr>
        <w:t xml:space="preserve">Xem chi tiết tại đây: </w:t>
      </w:r>
      <w:hyperlink r:id="rId28">
        <w:r w:rsidR="1FB1AA95" w:rsidRPr="1FB1AA95">
          <w:rPr>
            <w:rStyle w:val="Hyperlink"/>
            <w:b/>
            <w:bCs/>
          </w:rPr>
          <w:t>Sequence-Diagram Thanh toán</w:t>
        </w:r>
      </w:hyperlink>
    </w:p>
    <w:p w14:paraId="14F427A8" w14:textId="5C7B0A05" w:rsidR="00B516AC" w:rsidRDefault="001948AE" w:rsidP="00B516AC">
      <w:r w:rsidRPr="001948AE">
        <w:rPr>
          <w:noProof/>
        </w:rPr>
        <w:lastRenderedPageBreak/>
        <w:drawing>
          <wp:inline distT="0" distB="0" distL="0" distR="0" wp14:anchorId="30E0286E" wp14:editId="75ADF481">
            <wp:extent cx="7052310" cy="6534785"/>
            <wp:effectExtent l="0" t="0" r="0" b="0"/>
            <wp:docPr id="198137351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73519" name="Picture 1" descr="A screenshot of a computer screen&#10;&#10;AI-generated content may be incorrect."/>
                    <pic:cNvPicPr/>
                  </pic:nvPicPr>
                  <pic:blipFill>
                    <a:blip r:embed="rId29"/>
                    <a:stretch>
                      <a:fillRect/>
                    </a:stretch>
                  </pic:blipFill>
                  <pic:spPr>
                    <a:xfrm>
                      <a:off x="0" y="0"/>
                      <a:ext cx="7052310" cy="6534785"/>
                    </a:xfrm>
                    <a:prstGeom prst="rect">
                      <a:avLst/>
                    </a:prstGeom>
                  </pic:spPr>
                </pic:pic>
              </a:graphicData>
            </a:graphic>
          </wp:inline>
        </w:drawing>
      </w:r>
    </w:p>
    <w:p w14:paraId="5EE3ACC8" w14:textId="6D6488C2" w:rsidR="004C53B8" w:rsidRDefault="004C53B8" w:rsidP="004C53B8">
      <w:pPr>
        <w:pStyle w:val="Heading3"/>
      </w:pPr>
      <w:r>
        <w:lastRenderedPageBreak/>
        <w:t xml:space="preserve">c. Ca sử dụng </w:t>
      </w:r>
      <w:r w:rsidRPr="00323AB1">
        <w:rPr>
          <w:b/>
          <w:bCs/>
        </w:rPr>
        <w:t>“Hủy vé”</w:t>
      </w:r>
    </w:p>
    <w:p w14:paraId="5F684D4B" w14:textId="568D4A40" w:rsidR="004C53B8" w:rsidRPr="009A3B14" w:rsidRDefault="00870812" w:rsidP="004C53B8">
      <w:pPr>
        <w:jc w:val="center"/>
      </w:pPr>
      <w:r w:rsidRPr="00870812">
        <w:rPr>
          <w:noProof/>
        </w:rPr>
        <w:drawing>
          <wp:inline distT="0" distB="0" distL="0" distR="0" wp14:anchorId="056669F2" wp14:editId="14965BA3">
            <wp:extent cx="7052310" cy="5487035"/>
            <wp:effectExtent l="0" t="0" r="0" b="0"/>
            <wp:docPr id="155339615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96158" name="Picture 1" descr="A screenshot of a computer screen&#10;&#10;AI-generated content may be incorrect."/>
                    <pic:cNvPicPr/>
                  </pic:nvPicPr>
                  <pic:blipFill>
                    <a:blip r:embed="rId30"/>
                    <a:stretch>
                      <a:fillRect/>
                    </a:stretch>
                  </pic:blipFill>
                  <pic:spPr>
                    <a:xfrm>
                      <a:off x="0" y="0"/>
                      <a:ext cx="7052310" cy="5487035"/>
                    </a:xfrm>
                    <a:prstGeom prst="rect">
                      <a:avLst/>
                    </a:prstGeom>
                  </pic:spPr>
                </pic:pic>
              </a:graphicData>
            </a:graphic>
          </wp:inline>
        </w:drawing>
      </w:r>
    </w:p>
    <w:p w14:paraId="3F6A31E1" w14:textId="39D5E070" w:rsidR="004C53B8" w:rsidRPr="00323AB1" w:rsidRDefault="004C53B8" w:rsidP="004C53B8">
      <w:pPr>
        <w:pStyle w:val="Heading3"/>
        <w:rPr>
          <w:b/>
          <w:bCs/>
        </w:rPr>
      </w:pPr>
      <w:r>
        <w:lastRenderedPageBreak/>
        <w:t xml:space="preserve">d. Ca sử dụng </w:t>
      </w:r>
      <w:r w:rsidRPr="00323AB1">
        <w:rPr>
          <w:b/>
          <w:bCs/>
        </w:rPr>
        <w:t>“Đánh giá phim”</w:t>
      </w:r>
    </w:p>
    <w:p w14:paraId="68085356" w14:textId="01464F03" w:rsidR="004C53B8" w:rsidRPr="009A3B14" w:rsidRDefault="00B04EC0" w:rsidP="004C53B8">
      <w:r w:rsidRPr="00B04EC0">
        <w:rPr>
          <w:noProof/>
        </w:rPr>
        <w:drawing>
          <wp:inline distT="0" distB="0" distL="0" distR="0" wp14:anchorId="0151CF3B" wp14:editId="32A57964">
            <wp:extent cx="7262314" cy="5718220"/>
            <wp:effectExtent l="0" t="0" r="0" b="0"/>
            <wp:docPr id="155249605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96057" name="Picture 1" descr="A screenshot of a computer screen&#10;&#10;AI-generated content may be incorrect."/>
                    <pic:cNvPicPr/>
                  </pic:nvPicPr>
                  <pic:blipFill>
                    <a:blip r:embed="rId31"/>
                    <a:stretch>
                      <a:fillRect/>
                    </a:stretch>
                  </pic:blipFill>
                  <pic:spPr>
                    <a:xfrm>
                      <a:off x="0" y="0"/>
                      <a:ext cx="7269464" cy="5723850"/>
                    </a:xfrm>
                    <a:prstGeom prst="rect">
                      <a:avLst/>
                    </a:prstGeom>
                  </pic:spPr>
                </pic:pic>
              </a:graphicData>
            </a:graphic>
          </wp:inline>
        </w:drawing>
      </w:r>
    </w:p>
    <w:p w14:paraId="41A9447C" w14:textId="78D661BC" w:rsidR="00CA26E6" w:rsidRPr="00CA26E6" w:rsidRDefault="004C53B8" w:rsidP="00CA26E6">
      <w:pPr>
        <w:pStyle w:val="Heading3"/>
        <w:rPr>
          <w:b/>
          <w:bCs/>
        </w:rPr>
      </w:pPr>
      <w:r>
        <w:lastRenderedPageBreak/>
        <w:t xml:space="preserve">e. Ca sử dụng </w:t>
      </w:r>
      <w:r w:rsidRPr="00A07D26">
        <w:rPr>
          <w:b/>
          <w:bCs/>
        </w:rPr>
        <w:t>“Gửi yêu cầu hợp tác”</w:t>
      </w:r>
    </w:p>
    <w:p w14:paraId="2FBF7476" w14:textId="0B022195" w:rsidR="004C53B8" w:rsidRPr="00B516AC" w:rsidRDefault="00CA26E6" w:rsidP="00B516AC">
      <w:r w:rsidRPr="00CA26E6">
        <w:rPr>
          <w:noProof/>
        </w:rPr>
        <w:drawing>
          <wp:inline distT="0" distB="0" distL="0" distR="0" wp14:anchorId="6BCF0C3F" wp14:editId="5905B68F">
            <wp:extent cx="7158902" cy="6048260"/>
            <wp:effectExtent l="0" t="0" r="4445" b="0"/>
            <wp:docPr id="57659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98570" name=""/>
                    <pic:cNvPicPr/>
                  </pic:nvPicPr>
                  <pic:blipFill>
                    <a:blip r:embed="rId32"/>
                    <a:stretch>
                      <a:fillRect/>
                    </a:stretch>
                  </pic:blipFill>
                  <pic:spPr>
                    <a:xfrm>
                      <a:off x="0" y="0"/>
                      <a:ext cx="7161233" cy="6050229"/>
                    </a:xfrm>
                    <a:prstGeom prst="rect">
                      <a:avLst/>
                    </a:prstGeom>
                  </pic:spPr>
                </pic:pic>
              </a:graphicData>
            </a:graphic>
          </wp:inline>
        </w:drawing>
      </w:r>
    </w:p>
    <w:p w14:paraId="0F727913" w14:textId="5612FFEA" w:rsidR="004B3B82" w:rsidRDefault="00A53801" w:rsidP="00451FE9">
      <w:pPr>
        <w:pStyle w:val="Heading2"/>
      </w:pPr>
      <w:r w:rsidRPr="00554056">
        <w:lastRenderedPageBreak/>
        <w:t>3</w:t>
      </w:r>
      <w:r w:rsidR="004B3B82" w:rsidRPr="00554056">
        <w:t>. Biểu đồ máy trạng thái</w:t>
      </w:r>
    </w:p>
    <w:p w14:paraId="3350A7E3" w14:textId="603635BD" w:rsidR="00150CC1" w:rsidRDefault="00F43643" w:rsidP="00F43643">
      <w:pPr>
        <w:pStyle w:val="Heading3"/>
      </w:pPr>
      <w:r>
        <w:t>a.</w:t>
      </w:r>
      <w:r w:rsidR="00150CC1">
        <w:t xml:space="preserve"> Biểu đồ máy trạng thái</w:t>
      </w:r>
      <w:r w:rsidR="00FC15AC">
        <w:t xml:space="preserve"> </w:t>
      </w:r>
      <w:r w:rsidR="00150CC1">
        <w:t xml:space="preserve">thực thể </w:t>
      </w:r>
      <w:r w:rsidR="00150CC1" w:rsidRPr="00713448">
        <w:rPr>
          <w:b/>
          <w:bCs/>
        </w:rPr>
        <w:t>“Vé xem phim”:</w:t>
      </w:r>
    </w:p>
    <w:p w14:paraId="6792A244" w14:textId="3556D0EF" w:rsidR="00150CC1" w:rsidRDefault="00B879BB" w:rsidP="00713448">
      <w:pPr>
        <w:jc w:val="center"/>
      </w:pPr>
      <w:r w:rsidRPr="00B879BB">
        <w:rPr>
          <w:noProof/>
        </w:rPr>
        <w:drawing>
          <wp:inline distT="0" distB="0" distL="0" distR="0" wp14:anchorId="5E9A3D36" wp14:editId="5B29DEEF">
            <wp:extent cx="5949538" cy="3984573"/>
            <wp:effectExtent l="0" t="0" r="0" b="0"/>
            <wp:docPr id="84511338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13389" name="Picture 1" descr="A diagram of a diagram&#10;&#10;AI-generated content may be incorrect."/>
                    <pic:cNvPicPr/>
                  </pic:nvPicPr>
                  <pic:blipFill>
                    <a:blip r:embed="rId33"/>
                    <a:stretch>
                      <a:fillRect/>
                    </a:stretch>
                  </pic:blipFill>
                  <pic:spPr>
                    <a:xfrm>
                      <a:off x="0" y="0"/>
                      <a:ext cx="5951921" cy="3986169"/>
                    </a:xfrm>
                    <a:prstGeom prst="rect">
                      <a:avLst/>
                    </a:prstGeom>
                  </pic:spPr>
                </pic:pic>
              </a:graphicData>
            </a:graphic>
          </wp:inline>
        </w:drawing>
      </w:r>
    </w:p>
    <w:p w14:paraId="4945EEAB" w14:textId="73F279CE" w:rsidR="00B879BB" w:rsidRPr="00A07D26" w:rsidRDefault="00FC15AC" w:rsidP="00FC15AC">
      <w:pPr>
        <w:pStyle w:val="Heading3"/>
        <w:rPr>
          <w:b/>
          <w:bCs/>
        </w:rPr>
      </w:pPr>
      <w:r>
        <w:t xml:space="preserve">b. Biểu đồ máy trạng thái thực thể </w:t>
      </w:r>
      <w:r w:rsidRPr="00A07D26">
        <w:rPr>
          <w:b/>
          <w:bCs/>
        </w:rPr>
        <w:t>“Ghế”</w:t>
      </w:r>
    </w:p>
    <w:p w14:paraId="23AA2928" w14:textId="1B55C718" w:rsidR="00781699" w:rsidRPr="00781699" w:rsidRDefault="00781699" w:rsidP="00781699">
      <w:pPr>
        <w:jc w:val="center"/>
      </w:pPr>
      <w:r w:rsidRPr="00781699">
        <w:rPr>
          <w:noProof/>
        </w:rPr>
        <w:drawing>
          <wp:inline distT="0" distB="0" distL="0" distR="0" wp14:anchorId="44C39240" wp14:editId="3E11DA47">
            <wp:extent cx="4427142" cy="3271651"/>
            <wp:effectExtent l="0" t="0" r="0" b="5080"/>
            <wp:docPr id="92712744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27446" name="Picture 1" descr="A diagram of a diagram&#10;&#10;AI-generated content may be incorrect."/>
                    <pic:cNvPicPr/>
                  </pic:nvPicPr>
                  <pic:blipFill>
                    <a:blip r:embed="rId34"/>
                    <a:stretch>
                      <a:fillRect/>
                    </a:stretch>
                  </pic:blipFill>
                  <pic:spPr>
                    <a:xfrm>
                      <a:off x="0" y="0"/>
                      <a:ext cx="4447018" cy="3286339"/>
                    </a:xfrm>
                    <a:prstGeom prst="rect">
                      <a:avLst/>
                    </a:prstGeom>
                  </pic:spPr>
                </pic:pic>
              </a:graphicData>
            </a:graphic>
          </wp:inline>
        </w:drawing>
      </w:r>
    </w:p>
    <w:p w14:paraId="1612CE87" w14:textId="648C7E4D" w:rsidR="00145789" w:rsidRPr="00554056" w:rsidRDefault="00145789" w:rsidP="00451FE9">
      <w:pPr>
        <w:pStyle w:val="Heading1"/>
      </w:pPr>
      <w:r w:rsidRPr="00554056">
        <w:lastRenderedPageBreak/>
        <w:t>I</w:t>
      </w:r>
      <w:r w:rsidR="004B3B82" w:rsidRPr="00554056">
        <w:t>V</w:t>
      </w:r>
      <w:r w:rsidRPr="00554056">
        <w:t xml:space="preserve">. </w:t>
      </w:r>
      <w:r w:rsidR="003363DB" w:rsidRPr="00554056">
        <w:t>Thiết kế hệ thống</w:t>
      </w:r>
    </w:p>
    <w:p w14:paraId="2494EA26" w14:textId="79EF2DE8" w:rsidR="00C02C49" w:rsidRDefault="00C02C49" w:rsidP="00451FE9">
      <w:pPr>
        <w:pStyle w:val="Heading2"/>
      </w:pPr>
      <w:r w:rsidRPr="00554056">
        <w:t>1. Biểu đồ lớp lĩnh vực</w:t>
      </w:r>
    </w:p>
    <w:p w14:paraId="43BD7218" w14:textId="2FAD83FE" w:rsidR="007D7BB4" w:rsidRPr="007D7BB4" w:rsidRDefault="007C5426" w:rsidP="007D7BB4">
      <w:r w:rsidRPr="007C5426">
        <w:rPr>
          <w:noProof/>
        </w:rPr>
        <w:drawing>
          <wp:inline distT="0" distB="0" distL="0" distR="0" wp14:anchorId="2EAD6DC8" wp14:editId="26745AFE">
            <wp:extent cx="7052310" cy="4803775"/>
            <wp:effectExtent l="0" t="0" r="0" b="0"/>
            <wp:docPr id="1505651728" name="Picture 1" descr="A computer screen shot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51728" name="Picture 1" descr="A computer screen shot of a computer network&#10;&#10;AI-generated content may be incorrect."/>
                    <pic:cNvPicPr/>
                  </pic:nvPicPr>
                  <pic:blipFill>
                    <a:blip r:embed="rId35"/>
                    <a:stretch>
                      <a:fillRect/>
                    </a:stretch>
                  </pic:blipFill>
                  <pic:spPr>
                    <a:xfrm>
                      <a:off x="0" y="0"/>
                      <a:ext cx="7052310" cy="4803775"/>
                    </a:xfrm>
                    <a:prstGeom prst="rect">
                      <a:avLst/>
                    </a:prstGeom>
                  </pic:spPr>
                </pic:pic>
              </a:graphicData>
            </a:graphic>
          </wp:inline>
        </w:drawing>
      </w:r>
    </w:p>
    <w:p w14:paraId="78D3B1F9" w14:textId="1066C343" w:rsidR="008461FC" w:rsidRPr="008461FC" w:rsidRDefault="00A53801" w:rsidP="003265A8">
      <w:pPr>
        <w:pStyle w:val="Heading2"/>
      </w:pPr>
      <w:r w:rsidRPr="00554056">
        <w:lastRenderedPageBreak/>
        <w:t>2</w:t>
      </w:r>
      <w:r w:rsidR="00C02C49" w:rsidRPr="00554056">
        <w:t>. Biểu đồ lớp</w:t>
      </w:r>
      <w:r w:rsidR="000175F2">
        <w:t xml:space="preserve"> chi tiết</w:t>
      </w:r>
      <w:r w:rsidR="00C02C49" w:rsidRPr="00554056">
        <w:t xml:space="preserve"> </w:t>
      </w:r>
      <w:r w:rsidR="000175F2">
        <w:t>của ca sử dụng</w:t>
      </w:r>
    </w:p>
    <w:p w14:paraId="1E26C53E" w14:textId="77777777" w:rsidR="008461FC" w:rsidRDefault="005F663D" w:rsidP="005F663D">
      <w:pPr>
        <w:pStyle w:val="Heading3"/>
        <w:rPr>
          <w:b/>
          <w:bCs/>
        </w:rPr>
      </w:pPr>
      <w:r>
        <w:t xml:space="preserve">a. Ca sử dụng </w:t>
      </w:r>
      <w:r w:rsidRPr="005F663D">
        <w:rPr>
          <w:b/>
          <w:bCs/>
        </w:rPr>
        <w:t>“Đặt vé”</w:t>
      </w:r>
    </w:p>
    <w:p w14:paraId="00AD3617" w14:textId="07C0E885" w:rsidR="007A5004" w:rsidRDefault="007A5004" w:rsidP="007A5004">
      <w:r>
        <w:rPr>
          <w:noProof/>
        </w:rPr>
        <w:drawing>
          <wp:inline distT="0" distB="0" distL="0" distR="0" wp14:anchorId="0800F895" wp14:editId="2D2DFCFE">
            <wp:extent cx="7157923" cy="3681351"/>
            <wp:effectExtent l="0" t="0" r="5080" b="0"/>
            <wp:docPr id="1425450585" name="Picture 1" descr="A screenshot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190682" cy="3698199"/>
                    </a:xfrm>
                    <a:prstGeom prst="rect">
                      <a:avLst/>
                    </a:prstGeom>
                  </pic:spPr>
                </pic:pic>
              </a:graphicData>
            </a:graphic>
          </wp:inline>
        </w:drawing>
      </w:r>
    </w:p>
    <w:p w14:paraId="6947CFCB" w14:textId="3715E943" w:rsidR="007A5004" w:rsidRDefault="007A5004" w:rsidP="007A5004">
      <w:pPr>
        <w:pStyle w:val="Heading3"/>
        <w:rPr>
          <w:rStyle w:val="Heading3Char"/>
          <w:b/>
          <w:bCs/>
        </w:rPr>
      </w:pPr>
      <w:r>
        <w:t xml:space="preserve">b. Ca sử dụng </w:t>
      </w:r>
      <w:r w:rsidRPr="007A5004">
        <w:rPr>
          <w:rStyle w:val="Heading3Char"/>
          <w:b/>
          <w:bCs/>
        </w:rPr>
        <w:t>“Thanh toán”</w:t>
      </w:r>
    </w:p>
    <w:p w14:paraId="48DC5500" w14:textId="60CC5658" w:rsidR="00E76F03" w:rsidRPr="00E76F03" w:rsidRDefault="00E76F03" w:rsidP="00E76F03">
      <w:r w:rsidRPr="00E76F03">
        <w:rPr>
          <w:noProof/>
        </w:rPr>
        <w:drawing>
          <wp:inline distT="0" distB="0" distL="0" distR="0" wp14:anchorId="1A1964BC" wp14:editId="2AAB1DCF">
            <wp:extent cx="7289165" cy="2666011"/>
            <wp:effectExtent l="0" t="0" r="6985" b="1270"/>
            <wp:docPr id="16832696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69617" name="Picture 1" descr="A screenshot of a computer&#10;&#10;AI-generated content may be incorrect."/>
                    <pic:cNvPicPr/>
                  </pic:nvPicPr>
                  <pic:blipFill>
                    <a:blip r:embed="rId37"/>
                    <a:stretch>
                      <a:fillRect/>
                    </a:stretch>
                  </pic:blipFill>
                  <pic:spPr>
                    <a:xfrm>
                      <a:off x="0" y="0"/>
                      <a:ext cx="7316900" cy="2676155"/>
                    </a:xfrm>
                    <a:prstGeom prst="rect">
                      <a:avLst/>
                    </a:prstGeom>
                  </pic:spPr>
                </pic:pic>
              </a:graphicData>
            </a:graphic>
          </wp:inline>
        </w:drawing>
      </w:r>
    </w:p>
    <w:p w14:paraId="392D8C66" w14:textId="78BBAE3C" w:rsidR="007A5004" w:rsidRDefault="007A5004" w:rsidP="00723649">
      <w:pPr>
        <w:pStyle w:val="Heading3"/>
        <w:rPr>
          <w:b/>
          <w:bCs/>
        </w:rPr>
      </w:pPr>
      <w:r>
        <w:lastRenderedPageBreak/>
        <w:t xml:space="preserve">c. Ca sử dụng </w:t>
      </w:r>
      <w:r w:rsidRPr="00723649">
        <w:rPr>
          <w:b/>
          <w:bCs/>
        </w:rPr>
        <w:t>“Hủy vé”</w:t>
      </w:r>
    </w:p>
    <w:p w14:paraId="0ED7716D" w14:textId="6ECE1B33" w:rsidR="007B3053" w:rsidRPr="007B3053" w:rsidRDefault="007B3053" w:rsidP="007B3053">
      <w:r w:rsidRPr="007B3053">
        <w:rPr>
          <w:noProof/>
        </w:rPr>
        <w:drawing>
          <wp:inline distT="0" distB="0" distL="0" distR="0" wp14:anchorId="73F65E4C" wp14:editId="0F23BDD7">
            <wp:extent cx="7052310" cy="3616036"/>
            <wp:effectExtent l="0" t="0" r="0" b="3810"/>
            <wp:docPr id="1619240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40648" name="Picture 1" descr="A screenshot of a computer&#10;&#10;AI-generated content may be incorrect."/>
                    <pic:cNvPicPr/>
                  </pic:nvPicPr>
                  <pic:blipFill>
                    <a:blip r:embed="rId38"/>
                    <a:stretch>
                      <a:fillRect/>
                    </a:stretch>
                  </pic:blipFill>
                  <pic:spPr>
                    <a:xfrm>
                      <a:off x="0" y="0"/>
                      <a:ext cx="7053338" cy="3616563"/>
                    </a:xfrm>
                    <a:prstGeom prst="rect">
                      <a:avLst/>
                    </a:prstGeom>
                  </pic:spPr>
                </pic:pic>
              </a:graphicData>
            </a:graphic>
          </wp:inline>
        </w:drawing>
      </w:r>
    </w:p>
    <w:p w14:paraId="0A68D86D" w14:textId="2E7B2324" w:rsidR="007A5004" w:rsidRDefault="007A5004" w:rsidP="00723649">
      <w:pPr>
        <w:pStyle w:val="Heading3"/>
        <w:rPr>
          <w:b/>
          <w:bCs/>
        </w:rPr>
      </w:pPr>
      <w:r>
        <w:t xml:space="preserve">d. Ca sử dụng </w:t>
      </w:r>
      <w:r w:rsidRPr="00723649">
        <w:rPr>
          <w:b/>
          <w:bCs/>
        </w:rPr>
        <w:t>“Gửi yêu cầu hợp tác</w:t>
      </w:r>
      <w:r w:rsidR="190C05B1" w:rsidRPr="190C05B1">
        <w:rPr>
          <w:b/>
          <w:bCs/>
        </w:rPr>
        <w:t>”</w:t>
      </w:r>
    </w:p>
    <w:p w14:paraId="7F7C37DF" w14:textId="01708595" w:rsidR="003725F1" w:rsidRPr="003725F1" w:rsidRDefault="003725F1" w:rsidP="003725F1">
      <w:r w:rsidRPr="003725F1">
        <w:rPr>
          <w:noProof/>
        </w:rPr>
        <w:drawing>
          <wp:inline distT="0" distB="0" distL="0" distR="0" wp14:anchorId="54C159A7" wp14:editId="032CE1F0">
            <wp:extent cx="7052310" cy="2349304"/>
            <wp:effectExtent l="0" t="0" r="0" b="0"/>
            <wp:docPr id="861422760" name="Picture 1" descr="A screenshot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22760" name="Picture 1" descr="A screenshot of a computer flowchart&#10;&#10;AI-generated content may be incorrect."/>
                    <pic:cNvPicPr/>
                  </pic:nvPicPr>
                  <pic:blipFill>
                    <a:blip r:embed="rId39"/>
                    <a:stretch>
                      <a:fillRect/>
                    </a:stretch>
                  </pic:blipFill>
                  <pic:spPr>
                    <a:xfrm>
                      <a:off x="0" y="0"/>
                      <a:ext cx="7065845" cy="2353813"/>
                    </a:xfrm>
                    <a:prstGeom prst="rect">
                      <a:avLst/>
                    </a:prstGeom>
                  </pic:spPr>
                </pic:pic>
              </a:graphicData>
            </a:graphic>
          </wp:inline>
        </w:drawing>
      </w:r>
    </w:p>
    <w:p w14:paraId="63D538BF" w14:textId="77777777" w:rsidR="00DC0903" w:rsidRPr="00DC0903" w:rsidRDefault="00DC0903" w:rsidP="00DC0903"/>
    <w:p w14:paraId="2D3014E9" w14:textId="6B66EC44" w:rsidR="007A5004" w:rsidRDefault="007A5004" w:rsidP="00723649">
      <w:pPr>
        <w:pStyle w:val="Heading3"/>
        <w:rPr>
          <w:b/>
          <w:bCs/>
        </w:rPr>
      </w:pPr>
      <w:r>
        <w:lastRenderedPageBreak/>
        <w:t xml:space="preserve">e. Ca sử dụng </w:t>
      </w:r>
      <w:r w:rsidRPr="00723649">
        <w:rPr>
          <w:b/>
          <w:bCs/>
        </w:rPr>
        <w:t>“</w:t>
      </w:r>
      <w:r w:rsidR="00723649" w:rsidRPr="00723649">
        <w:rPr>
          <w:b/>
          <w:bCs/>
        </w:rPr>
        <w:t>Đánh giá phim</w:t>
      </w:r>
      <w:r w:rsidRPr="00723649">
        <w:rPr>
          <w:b/>
          <w:bCs/>
        </w:rPr>
        <w:t>”</w:t>
      </w:r>
    </w:p>
    <w:p w14:paraId="6682CE51" w14:textId="47611F2D" w:rsidR="00837014" w:rsidRPr="00837014" w:rsidRDefault="00837014" w:rsidP="00837014">
      <w:r w:rsidRPr="00837014">
        <w:rPr>
          <w:noProof/>
        </w:rPr>
        <w:drawing>
          <wp:inline distT="0" distB="0" distL="0" distR="0" wp14:anchorId="73F5D364" wp14:editId="6071E64A">
            <wp:extent cx="7052310" cy="2582545"/>
            <wp:effectExtent l="0" t="0" r="0" b="8255"/>
            <wp:docPr id="1623909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09680" name=""/>
                    <pic:cNvPicPr/>
                  </pic:nvPicPr>
                  <pic:blipFill>
                    <a:blip r:embed="rId40"/>
                    <a:stretch>
                      <a:fillRect/>
                    </a:stretch>
                  </pic:blipFill>
                  <pic:spPr>
                    <a:xfrm>
                      <a:off x="0" y="0"/>
                      <a:ext cx="7052310" cy="2582545"/>
                    </a:xfrm>
                    <a:prstGeom prst="rect">
                      <a:avLst/>
                    </a:prstGeom>
                  </pic:spPr>
                </pic:pic>
              </a:graphicData>
            </a:graphic>
          </wp:inline>
        </w:drawing>
      </w:r>
    </w:p>
    <w:p w14:paraId="46D48BB8" w14:textId="77777777" w:rsidR="00053D1D" w:rsidRDefault="75976DF0" w:rsidP="75976DF0">
      <w:pPr>
        <w:pStyle w:val="Heading2"/>
      </w:pPr>
      <w:r>
        <w:t>3. Thiết kế cơ sở dữ liệu</w:t>
      </w:r>
      <w:r w:rsidR="325D5AE2">
        <w:t>:</w:t>
      </w:r>
      <w:r w:rsidR="64F2FEAA">
        <w:t xml:space="preserve"> </w:t>
      </w:r>
    </w:p>
    <w:p w14:paraId="0DBB6C42" w14:textId="701B5EE4" w:rsidR="003265A8" w:rsidRDefault="00053D1D" w:rsidP="00053D1D">
      <w:r>
        <w:rPr>
          <w:i/>
        </w:rPr>
        <w:t xml:space="preserve">- </w:t>
      </w:r>
      <w:r w:rsidR="64F2FEAA" w:rsidRPr="036F2F94">
        <w:rPr>
          <w:i/>
        </w:rPr>
        <w:t>Xem chi</w:t>
      </w:r>
      <w:r w:rsidR="624EA963" w:rsidRPr="036F2F94">
        <w:rPr>
          <w:i/>
        </w:rPr>
        <w:t xml:space="preserve"> tiết </w:t>
      </w:r>
      <w:r w:rsidR="05202EA2" w:rsidRPr="036F2F94">
        <w:rPr>
          <w:i/>
        </w:rPr>
        <w:t xml:space="preserve">tại </w:t>
      </w:r>
      <w:r w:rsidR="04AF185E" w:rsidRPr="036F2F94">
        <w:rPr>
          <w:i/>
        </w:rPr>
        <w:t xml:space="preserve">đây: </w:t>
      </w:r>
      <w:hyperlink r:id="rId41">
        <w:r w:rsidR="6CD71A75" w:rsidRPr="6CD71A75">
          <w:rPr>
            <w:rStyle w:val="Hyperlink"/>
          </w:rPr>
          <w:t>ER-model</w:t>
        </w:r>
      </w:hyperlink>
    </w:p>
    <w:p w14:paraId="75B0C63C" w14:textId="77B720B4" w:rsidR="003845B0" w:rsidRPr="003845B0" w:rsidRDefault="003845B0" w:rsidP="00053D1D">
      <w:pPr>
        <w:jc w:val="center"/>
      </w:pPr>
      <w:r>
        <w:rPr>
          <w:noProof/>
        </w:rPr>
        <w:lastRenderedPageBreak/>
        <w:drawing>
          <wp:inline distT="0" distB="0" distL="0" distR="0" wp14:anchorId="476E92C6" wp14:editId="65477135">
            <wp:extent cx="5604244" cy="6035179"/>
            <wp:effectExtent l="0" t="0" r="0" b="3810"/>
            <wp:docPr id="6840854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2">
                      <a:extLst>
                        <a:ext uri="{28A0092B-C50C-407E-A947-70E740481C1C}">
                          <a14:useLocalDpi xmlns:a14="http://schemas.microsoft.com/office/drawing/2010/main" val="0"/>
                        </a:ext>
                      </a:extLst>
                    </a:blip>
                    <a:stretch>
                      <a:fillRect/>
                    </a:stretch>
                  </pic:blipFill>
                  <pic:spPr>
                    <a:xfrm>
                      <a:off x="0" y="0"/>
                      <a:ext cx="5604244" cy="6035179"/>
                    </a:xfrm>
                    <a:prstGeom prst="rect">
                      <a:avLst/>
                    </a:prstGeom>
                  </pic:spPr>
                </pic:pic>
              </a:graphicData>
            </a:graphic>
          </wp:inline>
        </w:drawing>
      </w:r>
    </w:p>
    <w:p w14:paraId="3842B1FC" w14:textId="751C54D8" w:rsidR="00752DC6" w:rsidRDefault="00752DC6" w:rsidP="00451FE9">
      <w:pPr>
        <w:pStyle w:val="Heading1"/>
      </w:pPr>
      <w:r>
        <w:t>V. Tổng kết</w:t>
      </w:r>
      <w:ins w:id="1" w:author="Microsoft Word" w:date="2025-05-29T23:29:00Z" w16du:dateUtc="2025-05-29T16:29:00Z">
        <w:r w:rsidR="003265A8">
          <w:t xml:space="preserve"> </w:t>
        </w:r>
      </w:ins>
    </w:p>
    <w:p w14:paraId="7483BC88" w14:textId="2AE4A94A" w:rsidR="32E7AB43" w:rsidRDefault="2AD728EE" w:rsidP="00D955DE">
      <w:pPr>
        <w:ind w:firstLine="720"/>
        <w:rPr>
          <w:rFonts w:eastAsia="Aptos"/>
        </w:rPr>
      </w:pPr>
      <w:r w:rsidRPr="2AD728EE">
        <w:rPr>
          <w:rFonts w:eastAsia="Aptos"/>
        </w:rPr>
        <w:t>Về tổng quan, nhóm em</w:t>
      </w:r>
      <w:r w:rsidR="32E7AB43" w:rsidRPr="2135538B">
        <w:rPr>
          <w:rFonts w:eastAsia="Aptos"/>
        </w:rPr>
        <w:t xml:space="preserve"> đã </w:t>
      </w:r>
      <w:r w:rsidR="5992978C" w:rsidRPr="2135538B">
        <w:rPr>
          <w:rFonts w:eastAsia="Aptos"/>
        </w:rPr>
        <w:t xml:space="preserve">hoàn </w:t>
      </w:r>
      <w:r w:rsidR="32E7AB43" w:rsidRPr="2135538B">
        <w:rPr>
          <w:rFonts w:eastAsia="Aptos"/>
        </w:rPr>
        <w:t xml:space="preserve">thành trong việc phân tích và thiết kế một Hệ thống Quản lý Rạp </w:t>
      </w:r>
      <w:r w:rsidR="78ED599F" w:rsidRPr="2135538B">
        <w:rPr>
          <w:rFonts w:eastAsia="Aptos"/>
        </w:rPr>
        <w:t>chiếu phim</w:t>
      </w:r>
      <w:r w:rsidR="32E7AB43" w:rsidRPr="2135538B">
        <w:rPr>
          <w:rFonts w:eastAsia="Aptos"/>
        </w:rPr>
        <w:t xml:space="preserve">, đặt nền móng vững chắc cho việc phát triển một giải pháp công nghệ toàn diện. Quá trình thực hiện đã tập trung vào việc đặc tả chi tiết các yêu cầu chức năng, từ quản lý phim và lịch chiếu, quy trình đặt vé và thanh toán trực tuyến, đến các nghiệp vụ quan trọng như quản lý hợp tác bản quyền và thu thập đánh giá phim từ khách hàng. Các tác nhân chính của hệ thống cũng đã được xác định rõ ràng. Về mặt thiết kế, dự án đã xây dựng các mô hình UML </w:t>
      </w:r>
      <w:r w:rsidRPr="2AD728EE">
        <w:rPr>
          <w:rFonts w:eastAsia="Aptos"/>
        </w:rPr>
        <w:t>quan trọng.</w:t>
      </w:r>
      <w:r w:rsidR="32E7AB43" w:rsidRPr="2135538B">
        <w:rPr>
          <w:rFonts w:eastAsia="Aptos"/>
        </w:rPr>
        <w:t xml:space="preserve"> Toàn bộ quá trình và kết quả đã được ghi nhận trong tài liệu báo cáo chi tiết.</w:t>
      </w:r>
    </w:p>
    <w:p w14:paraId="74B8632D" w14:textId="5EB51513" w:rsidR="32E7AB43" w:rsidRDefault="32E7AB43" w:rsidP="00D955DE">
      <w:pPr>
        <w:ind w:firstLine="720"/>
        <w:rPr>
          <w:rFonts w:eastAsia="Aptos"/>
        </w:rPr>
      </w:pPr>
      <w:r w:rsidRPr="6317CE76">
        <w:rPr>
          <w:rFonts w:eastAsia="Aptos"/>
        </w:rPr>
        <w:lastRenderedPageBreak/>
        <w:t>Mặc dù đã đạt được những mục tiêu cơ bản, dự án vẫn còn một số hạn chế nhất định do giới hạn về thời</w:t>
      </w:r>
      <w:r w:rsidR="43E2A5FC" w:rsidRPr="43E2A5FC">
        <w:rPr>
          <w:rFonts w:eastAsia="Aptos"/>
        </w:rPr>
        <w:t xml:space="preserve"> gian</w:t>
      </w:r>
      <w:r w:rsidR="6317CE76" w:rsidRPr="6317CE76">
        <w:rPr>
          <w:rFonts w:eastAsia="Aptos"/>
        </w:rPr>
        <w:t>,</w:t>
      </w:r>
      <w:r w:rsidRPr="6317CE76">
        <w:rPr>
          <w:rFonts w:eastAsia="Aptos"/>
        </w:rPr>
        <w:t xml:space="preserve"> chủ yếu liên quan đến việc chưa phân tích sâu một số chức năng nâng cao</w:t>
      </w:r>
      <w:r w:rsidR="6317CE76" w:rsidRPr="6317CE76">
        <w:rPr>
          <w:rFonts w:eastAsia="Aptos"/>
        </w:rPr>
        <w:t>.</w:t>
      </w:r>
    </w:p>
    <w:p w14:paraId="272694B5" w14:textId="0A5C8351" w:rsidR="32E7AB43" w:rsidRDefault="32E7AB43" w:rsidP="00D955DE">
      <w:pPr>
        <w:ind w:firstLine="720"/>
        <w:rPr>
          <w:rFonts w:eastAsia="Aptos"/>
        </w:rPr>
      </w:pPr>
      <w:r w:rsidRPr="690F8A19">
        <w:rPr>
          <w:rFonts w:eastAsia="Aptos"/>
        </w:rPr>
        <w:t xml:space="preserve">Hướng tới tương lai, hệ thống có nhiều tiềm năng phát triển đáng kể. Trước hết, cần hoàn thiện và mở rộng các chức năng hiện có, đồng thời phát triển các tính năng nâng cao như hệ thống gợi ý phim cá nhân hóa, chương trình khách hàng thân thiết, module quản lý dịch vụ ăn uống (F&amp;B) và xây dựng ứng dụng di động tiện lợi. Bên cạnh đó, việc tăng cường bảo mật, tối ưu hóa hiệu năng, và tích hợp sâu rộng với các hệ thống thanh toán, mạng xã hội, cũng như các công cụ phân tích dữ liệu sẽ nâng cao giá trị của hệ thống. Cuối cùng, việc nghiên cứu và áp dụng các công nghệ mới như Trí tuệ nhân tạo (AI) có thể mở ra những khả năng đột phá cho hệ thống. Với những định hướng này, Hệ thống Quản lý Rạp </w:t>
      </w:r>
      <w:r w:rsidR="7B59FB55" w:rsidRPr="7B59FB55">
        <w:rPr>
          <w:rFonts w:eastAsia="Aptos"/>
        </w:rPr>
        <w:t>chiếu</w:t>
      </w:r>
      <w:r w:rsidRPr="690F8A19">
        <w:rPr>
          <w:rFonts w:eastAsia="Aptos"/>
        </w:rPr>
        <w:t xml:space="preserve"> </w:t>
      </w:r>
      <w:r w:rsidR="16600C5F" w:rsidRPr="16600C5F">
        <w:rPr>
          <w:rFonts w:eastAsia="Aptos"/>
        </w:rPr>
        <w:t>phim</w:t>
      </w:r>
      <w:r w:rsidRPr="690F8A19">
        <w:rPr>
          <w:rFonts w:eastAsia="Aptos"/>
        </w:rPr>
        <w:t xml:space="preserve"> hứa hẹn sẽ trở thành một công cụ quản lý mạnh mẽ, hiệu quả và mang lại trải nghiệm tối ưu cho cả rạp phim và khán giả.</w:t>
      </w:r>
    </w:p>
    <w:p w14:paraId="2107BC59" w14:textId="5ACBA78B" w:rsidR="32E7AB43" w:rsidRDefault="5CC1F923" w:rsidP="00D955DE">
      <w:pPr>
        <w:ind w:firstLine="720"/>
        <w:rPr>
          <w:rFonts w:eastAsia="Aptos"/>
        </w:rPr>
      </w:pPr>
      <w:r w:rsidRPr="5CC1F923">
        <w:rPr>
          <w:rFonts w:eastAsia="Aptos"/>
        </w:rPr>
        <w:t>Nhóm em xin</w:t>
      </w:r>
      <w:r w:rsidR="32E7AB43" w:rsidRPr="3861620D">
        <w:rPr>
          <w:rFonts w:eastAsia="Aptos"/>
        </w:rPr>
        <w:t xml:space="preserve"> chân thành cảm ơn thầy đã </w:t>
      </w:r>
      <w:r w:rsidR="354C2048" w:rsidRPr="354C2048">
        <w:rPr>
          <w:rFonts w:eastAsia="Aptos"/>
        </w:rPr>
        <w:t xml:space="preserve">giảng </w:t>
      </w:r>
      <w:r w:rsidR="6BF0117F" w:rsidRPr="6BF0117F">
        <w:rPr>
          <w:rFonts w:eastAsia="Aptos"/>
        </w:rPr>
        <w:t>dạy</w:t>
      </w:r>
      <w:r w:rsidR="32E7AB43" w:rsidRPr="3861620D">
        <w:rPr>
          <w:rFonts w:eastAsia="Aptos"/>
        </w:rPr>
        <w:t xml:space="preserve"> và hướng dẫn trong suốt quá trình thực hiện đồ án </w:t>
      </w:r>
      <w:r w:rsidR="1E7089EE" w:rsidRPr="1E7089EE">
        <w:rPr>
          <w:rFonts w:eastAsia="Aptos"/>
        </w:rPr>
        <w:t xml:space="preserve">môn </w:t>
      </w:r>
      <w:r w:rsidR="3A8822C1" w:rsidRPr="3A8822C1">
        <w:rPr>
          <w:rFonts w:eastAsia="Aptos"/>
        </w:rPr>
        <w:t>học</w:t>
      </w:r>
      <w:r w:rsidR="1E7089EE" w:rsidRPr="1E7089EE">
        <w:rPr>
          <w:rFonts w:eastAsia="Aptos"/>
        </w:rPr>
        <w:t xml:space="preserve"> </w:t>
      </w:r>
      <w:r w:rsidR="32E7AB43" w:rsidRPr="3861620D">
        <w:rPr>
          <w:rFonts w:eastAsia="Aptos"/>
        </w:rPr>
        <w:t xml:space="preserve">này. Dù đã nỗ lực, nhưng do kiến thức và kinh nghiệm còn hạn chế, báo cáo không thể tránh khỏi những thiếu sót. </w:t>
      </w:r>
      <w:r w:rsidR="598FAE84" w:rsidRPr="598FAE84">
        <w:rPr>
          <w:rFonts w:eastAsia="Aptos"/>
        </w:rPr>
        <w:t>Nhóm em</w:t>
      </w:r>
      <w:r w:rsidR="32E7AB43" w:rsidRPr="3861620D">
        <w:rPr>
          <w:rFonts w:eastAsia="Aptos"/>
        </w:rPr>
        <w:t xml:space="preserve"> rất mong nhận được những ý kiến đóng góp quý báu từ thầy để hoàn thiện hơn nữa.</w:t>
      </w:r>
    </w:p>
    <w:p w14:paraId="6E6B59E2" w14:textId="0BD42FF2" w:rsidR="00752DC6" w:rsidRDefault="00752DC6" w:rsidP="68867EC2"/>
    <w:sectPr w:rsidR="00752DC6" w:rsidSect="00A2643A">
      <w:headerReference w:type="default" r:id="rId43"/>
      <w:footerReference w:type="default" r:id="rId44"/>
      <w:headerReference w:type="first" r:id="rId45"/>
      <w:footerReference w:type="first" r:id="rId46"/>
      <w:pgSz w:w="12240" w:h="15840"/>
      <w:pgMar w:top="1134" w:right="567" w:bottom="1134" w:left="56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0DCDB5" w14:textId="77777777" w:rsidR="00A56FA7" w:rsidRDefault="00A56FA7" w:rsidP="0095652E">
      <w:pPr>
        <w:spacing w:after="0" w:line="240" w:lineRule="auto"/>
      </w:pPr>
      <w:r>
        <w:separator/>
      </w:r>
    </w:p>
  </w:endnote>
  <w:endnote w:type="continuationSeparator" w:id="0">
    <w:p w14:paraId="5AB19B34" w14:textId="77777777" w:rsidR="00A56FA7" w:rsidRDefault="00A56FA7" w:rsidP="009565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7915988"/>
      <w:docPartObj>
        <w:docPartGallery w:val="Page Numbers (Bottom of Page)"/>
        <w:docPartUnique/>
      </w:docPartObj>
    </w:sdtPr>
    <w:sdtEndPr>
      <w:rPr>
        <w:rFonts w:cs="Times New Roman"/>
        <w:noProof/>
      </w:rPr>
    </w:sdtEndPr>
    <w:sdtContent>
      <w:p w14:paraId="236B508B" w14:textId="2A293837" w:rsidR="0095652E" w:rsidRDefault="0095652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7D7EE0" w14:textId="1C487989" w:rsidR="0095652E" w:rsidRDefault="009565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700"/>
      <w:gridCol w:w="3700"/>
      <w:gridCol w:w="3700"/>
    </w:tblGrid>
    <w:tr w:rsidR="4636D443" w14:paraId="758EE282" w14:textId="77777777" w:rsidTr="4636D443">
      <w:trPr>
        <w:trHeight w:val="300"/>
      </w:trPr>
      <w:tc>
        <w:tcPr>
          <w:tcW w:w="3700" w:type="dxa"/>
        </w:tcPr>
        <w:p w14:paraId="0FBAA9C7" w14:textId="5D4A924F" w:rsidR="4636D443" w:rsidRDefault="4636D443" w:rsidP="4636D443">
          <w:pPr>
            <w:pStyle w:val="Header"/>
            <w:ind w:left="-115"/>
          </w:pPr>
        </w:p>
      </w:tc>
      <w:tc>
        <w:tcPr>
          <w:tcW w:w="3700" w:type="dxa"/>
        </w:tcPr>
        <w:p w14:paraId="15CA5A44" w14:textId="4833D169" w:rsidR="4636D443" w:rsidRDefault="4636D443" w:rsidP="4636D443">
          <w:pPr>
            <w:pStyle w:val="Header"/>
            <w:jc w:val="center"/>
          </w:pPr>
        </w:p>
      </w:tc>
      <w:tc>
        <w:tcPr>
          <w:tcW w:w="3700" w:type="dxa"/>
        </w:tcPr>
        <w:p w14:paraId="5B2977B1" w14:textId="2ECF3B0B" w:rsidR="4636D443" w:rsidRDefault="4636D443" w:rsidP="4636D443">
          <w:pPr>
            <w:pStyle w:val="Header"/>
            <w:ind w:right="-115"/>
            <w:jc w:val="right"/>
          </w:pPr>
        </w:p>
      </w:tc>
    </w:tr>
  </w:tbl>
  <w:p w14:paraId="35842B9D" w14:textId="6A605615" w:rsidR="001A6436" w:rsidRDefault="001A64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356C69" w14:textId="77777777" w:rsidR="00A56FA7" w:rsidRDefault="00A56FA7" w:rsidP="0095652E">
      <w:pPr>
        <w:spacing w:after="0" w:line="240" w:lineRule="auto"/>
      </w:pPr>
      <w:r>
        <w:separator/>
      </w:r>
    </w:p>
  </w:footnote>
  <w:footnote w:type="continuationSeparator" w:id="0">
    <w:p w14:paraId="57A0C46F" w14:textId="77777777" w:rsidR="00A56FA7" w:rsidRDefault="00A56FA7" w:rsidP="009565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78806F" w14:textId="6A239201" w:rsidR="0095652E" w:rsidRPr="0095652E" w:rsidRDefault="0095652E">
    <w:pPr>
      <w:pStyle w:val="Header"/>
      <w:rPr>
        <w:rFonts w:cs="Times New Roman"/>
        <w:sz w:val="26"/>
        <w:szCs w:val="26"/>
      </w:rPr>
    </w:pPr>
    <w:r w:rsidRPr="0095652E">
      <w:rPr>
        <w:rFonts w:cs="Times New Roman"/>
        <w:sz w:val="26"/>
        <w:szCs w:val="26"/>
      </w:rPr>
      <w:t>Nhóm</w:t>
    </w:r>
    <w:r w:rsidR="00257DA0">
      <w:rPr>
        <w:rFonts w:cs="Times New Roman"/>
        <w:sz w:val="26"/>
        <w:szCs w:val="26"/>
      </w:rPr>
      <w:t xml:space="preserve"> 16 </w:t>
    </w:r>
    <w:r w:rsidRPr="0095652E">
      <w:rPr>
        <w:rFonts w:cs="Times New Roman"/>
        <w:sz w:val="26"/>
        <w:szCs w:val="26"/>
      </w:rPr>
      <w:ptab w:relativeTo="margin" w:alignment="center" w:leader="none"/>
    </w:r>
    <w:r w:rsidRPr="0095652E">
      <w:rPr>
        <w:rFonts w:cs="Times New Roman"/>
        <w:sz w:val="26"/>
        <w:szCs w:val="26"/>
      </w:rPr>
      <w:ptab w:relativeTo="margin" w:alignment="right" w:leader="none"/>
    </w:r>
    <w:r w:rsidRPr="0095652E">
      <w:rPr>
        <w:rFonts w:cs="Times New Roman"/>
        <w:sz w:val="26"/>
        <w:szCs w:val="26"/>
      </w:rPr>
      <w:t>IT3120 – Phân tích và thiết kế hệ thống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700"/>
      <w:gridCol w:w="3700"/>
      <w:gridCol w:w="3700"/>
    </w:tblGrid>
    <w:tr w:rsidR="4636D443" w14:paraId="486BFD54" w14:textId="77777777" w:rsidTr="4636D443">
      <w:trPr>
        <w:trHeight w:val="300"/>
      </w:trPr>
      <w:tc>
        <w:tcPr>
          <w:tcW w:w="3700" w:type="dxa"/>
        </w:tcPr>
        <w:p w14:paraId="3AD59542" w14:textId="353AEE8F" w:rsidR="4636D443" w:rsidRDefault="4636D443" w:rsidP="4636D443">
          <w:pPr>
            <w:pStyle w:val="Header"/>
            <w:ind w:left="-115"/>
          </w:pPr>
        </w:p>
      </w:tc>
      <w:tc>
        <w:tcPr>
          <w:tcW w:w="3700" w:type="dxa"/>
        </w:tcPr>
        <w:p w14:paraId="5D78BBD2" w14:textId="00F0E7BA" w:rsidR="4636D443" w:rsidRDefault="4636D443" w:rsidP="4636D443">
          <w:pPr>
            <w:pStyle w:val="Header"/>
            <w:jc w:val="center"/>
          </w:pPr>
        </w:p>
      </w:tc>
      <w:tc>
        <w:tcPr>
          <w:tcW w:w="3700" w:type="dxa"/>
        </w:tcPr>
        <w:p w14:paraId="6C79F4DE" w14:textId="48B3664F" w:rsidR="4636D443" w:rsidRDefault="4636D443" w:rsidP="4636D443">
          <w:pPr>
            <w:pStyle w:val="Header"/>
            <w:ind w:right="-115"/>
            <w:jc w:val="right"/>
          </w:pPr>
        </w:p>
      </w:tc>
    </w:tr>
  </w:tbl>
  <w:p w14:paraId="460C4728" w14:textId="27050DF8" w:rsidR="001A6436" w:rsidRDefault="001A64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266DB5"/>
    <w:multiLevelType w:val="hybridMultilevel"/>
    <w:tmpl w:val="693218C2"/>
    <w:lvl w:ilvl="0" w:tplc="D89C92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3F18C2"/>
    <w:multiLevelType w:val="hybridMultilevel"/>
    <w:tmpl w:val="FFFFFFFF"/>
    <w:lvl w:ilvl="0" w:tplc="5094AC5C">
      <w:start w:val="1"/>
      <w:numFmt w:val="bullet"/>
      <w:lvlText w:val=""/>
      <w:lvlJc w:val="left"/>
      <w:pPr>
        <w:ind w:left="720" w:hanging="360"/>
      </w:pPr>
      <w:rPr>
        <w:rFonts w:ascii="Symbol" w:hAnsi="Symbol" w:hint="default"/>
      </w:rPr>
    </w:lvl>
    <w:lvl w:ilvl="1" w:tplc="EC82C578">
      <w:start w:val="1"/>
      <w:numFmt w:val="bullet"/>
      <w:lvlText w:val="o"/>
      <w:lvlJc w:val="left"/>
      <w:pPr>
        <w:ind w:left="1440" w:hanging="360"/>
      </w:pPr>
      <w:rPr>
        <w:rFonts w:ascii="Courier New" w:hAnsi="Courier New" w:hint="default"/>
      </w:rPr>
    </w:lvl>
    <w:lvl w:ilvl="2" w:tplc="421A411C">
      <w:start w:val="1"/>
      <w:numFmt w:val="bullet"/>
      <w:lvlText w:val=""/>
      <w:lvlJc w:val="left"/>
      <w:pPr>
        <w:ind w:left="2160" w:hanging="360"/>
      </w:pPr>
      <w:rPr>
        <w:rFonts w:ascii="Wingdings" w:hAnsi="Wingdings" w:hint="default"/>
      </w:rPr>
    </w:lvl>
    <w:lvl w:ilvl="3" w:tplc="59C0ABF4">
      <w:start w:val="1"/>
      <w:numFmt w:val="bullet"/>
      <w:lvlText w:val=""/>
      <w:lvlJc w:val="left"/>
      <w:pPr>
        <w:ind w:left="2880" w:hanging="360"/>
      </w:pPr>
      <w:rPr>
        <w:rFonts w:ascii="Symbol" w:hAnsi="Symbol" w:hint="default"/>
      </w:rPr>
    </w:lvl>
    <w:lvl w:ilvl="4" w:tplc="3C202ACC">
      <w:start w:val="1"/>
      <w:numFmt w:val="bullet"/>
      <w:lvlText w:val="o"/>
      <w:lvlJc w:val="left"/>
      <w:pPr>
        <w:ind w:left="3600" w:hanging="360"/>
      </w:pPr>
      <w:rPr>
        <w:rFonts w:ascii="Courier New" w:hAnsi="Courier New" w:hint="default"/>
      </w:rPr>
    </w:lvl>
    <w:lvl w:ilvl="5" w:tplc="3F10B9BA">
      <w:start w:val="1"/>
      <w:numFmt w:val="bullet"/>
      <w:lvlText w:val=""/>
      <w:lvlJc w:val="left"/>
      <w:pPr>
        <w:ind w:left="4320" w:hanging="360"/>
      </w:pPr>
      <w:rPr>
        <w:rFonts w:ascii="Wingdings" w:hAnsi="Wingdings" w:hint="default"/>
      </w:rPr>
    </w:lvl>
    <w:lvl w:ilvl="6" w:tplc="A54E3024">
      <w:start w:val="1"/>
      <w:numFmt w:val="bullet"/>
      <w:lvlText w:val=""/>
      <w:lvlJc w:val="left"/>
      <w:pPr>
        <w:ind w:left="5040" w:hanging="360"/>
      </w:pPr>
      <w:rPr>
        <w:rFonts w:ascii="Symbol" w:hAnsi="Symbol" w:hint="default"/>
      </w:rPr>
    </w:lvl>
    <w:lvl w:ilvl="7" w:tplc="25B4D572">
      <w:start w:val="1"/>
      <w:numFmt w:val="bullet"/>
      <w:lvlText w:val="o"/>
      <w:lvlJc w:val="left"/>
      <w:pPr>
        <w:ind w:left="5760" w:hanging="360"/>
      </w:pPr>
      <w:rPr>
        <w:rFonts w:ascii="Courier New" w:hAnsi="Courier New" w:hint="default"/>
      </w:rPr>
    </w:lvl>
    <w:lvl w:ilvl="8" w:tplc="19426842">
      <w:start w:val="1"/>
      <w:numFmt w:val="bullet"/>
      <w:lvlText w:val=""/>
      <w:lvlJc w:val="left"/>
      <w:pPr>
        <w:ind w:left="6480" w:hanging="360"/>
      </w:pPr>
      <w:rPr>
        <w:rFonts w:ascii="Wingdings" w:hAnsi="Wingdings" w:hint="default"/>
      </w:rPr>
    </w:lvl>
  </w:abstractNum>
  <w:abstractNum w:abstractNumId="2" w15:restartNumberingAfterBreak="0">
    <w:nsid w:val="30A67FA8"/>
    <w:multiLevelType w:val="hybridMultilevel"/>
    <w:tmpl w:val="26D8A8A4"/>
    <w:lvl w:ilvl="0" w:tplc="CD18ABAA">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882A5D"/>
    <w:multiLevelType w:val="hybridMultilevel"/>
    <w:tmpl w:val="FFFFFFFF"/>
    <w:lvl w:ilvl="0" w:tplc="669608EA">
      <w:start w:val="1"/>
      <w:numFmt w:val="bullet"/>
      <w:lvlText w:val=""/>
      <w:lvlJc w:val="left"/>
      <w:pPr>
        <w:ind w:left="720" w:hanging="360"/>
      </w:pPr>
      <w:rPr>
        <w:rFonts w:ascii="Symbol" w:hAnsi="Symbol" w:hint="default"/>
      </w:rPr>
    </w:lvl>
    <w:lvl w:ilvl="1" w:tplc="79C2AA22">
      <w:start w:val="1"/>
      <w:numFmt w:val="bullet"/>
      <w:lvlText w:val="o"/>
      <w:lvlJc w:val="left"/>
      <w:pPr>
        <w:ind w:left="1440" w:hanging="360"/>
      </w:pPr>
      <w:rPr>
        <w:rFonts w:ascii="Courier New" w:hAnsi="Courier New" w:hint="default"/>
      </w:rPr>
    </w:lvl>
    <w:lvl w:ilvl="2" w:tplc="7312147A">
      <w:start w:val="1"/>
      <w:numFmt w:val="bullet"/>
      <w:lvlText w:val=""/>
      <w:lvlJc w:val="left"/>
      <w:pPr>
        <w:ind w:left="2160" w:hanging="360"/>
      </w:pPr>
      <w:rPr>
        <w:rFonts w:ascii="Wingdings" w:hAnsi="Wingdings" w:hint="default"/>
      </w:rPr>
    </w:lvl>
    <w:lvl w:ilvl="3" w:tplc="041016CC">
      <w:start w:val="1"/>
      <w:numFmt w:val="bullet"/>
      <w:lvlText w:val=""/>
      <w:lvlJc w:val="left"/>
      <w:pPr>
        <w:ind w:left="2880" w:hanging="360"/>
      </w:pPr>
      <w:rPr>
        <w:rFonts w:ascii="Symbol" w:hAnsi="Symbol" w:hint="default"/>
      </w:rPr>
    </w:lvl>
    <w:lvl w:ilvl="4" w:tplc="D15C306E">
      <w:start w:val="1"/>
      <w:numFmt w:val="bullet"/>
      <w:lvlText w:val="o"/>
      <w:lvlJc w:val="left"/>
      <w:pPr>
        <w:ind w:left="3600" w:hanging="360"/>
      </w:pPr>
      <w:rPr>
        <w:rFonts w:ascii="Courier New" w:hAnsi="Courier New" w:hint="default"/>
      </w:rPr>
    </w:lvl>
    <w:lvl w:ilvl="5" w:tplc="4308F2AA">
      <w:start w:val="1"/>
      <w:numFmt w:val="bullet"/>
      <w:lvlText w:val=""/>
      <w:lvlJc w:val="left"/>
      <w:pPr>
        <w:ind w:left="4320" w:hanging="360"/>
      </w:pPr>
      <w:rPr>
        <w:rFonts w:ascii="Wingdings" w:hAnsi="Wingdings" w:hint="default"/>
      </w:rPr>
    </w:lvl>
    <w:lvl w:ilvl="6" w:tplc="051C670A">
      <w:start w:val="1"/>
      <w:numFmt w:val="bullet"/>
      <w:lvlText w:val=""/>
      <w:lvlJc w:val="left"/>
      <w:pPr>
        <w:ind w:left="5040" w:hanging="360"/>
      </w:pPr>
      <w:rPr>
        <w:rFonts w:ascii="Symbol" w:hAnsi="Symbol" w:hint="default"/>
      </w:rPr>
    </w:lvl>
    <w:lvl w:ilvl="7" w:tplc="46AED45C">
      <w:start w:val="1"/>
      <w:numFmt w:val="bullet"/>
      <w:lvlText w:val="o"/>
      <w:lvlJc w:val="left"/>
      <w:pPr>
        <w:ind w:left="5760" w:hanging="360"/>
      </w:pPr>
      <w:rPr>
        <w:rFonts w:ascii="Courier New" w:hAnsi="Courier New" w:hint="default"/>
      </w:rPr>
    </w:lvl>
    <w:lvl w:ilvl="8" w:tplc="5164C4AE">
      <w:start w:val="1"/>
      <w:numFmt w:val="bullet"/>
      <w:lvlText w:val=""/>
      <w:lvlJc w:val="left"/>
      <w:pPr>
        <w:ind w:left="6480" w:hanging="360"/>
      </w:pPr>
      <w:rPr>
        <w:rFonts w:ascii="Wingdings" w:hAnsi="Wingdings" w:hint="default"/>
      </w:rPr>
    </w:lvl>
  </w:abstractNum>
  <w:abstractNum w:abstractNumId="4" w15:restartNumberingAfterBreak="0">
    <w:nsid w:val="3E34DAD3"/>
    <w:multiLevelType w:val="hybridMultilevel"/>
    <w:tmpl w:val="FFFFFFFF"/>
    <w:lvl w:ilvl="0" w:tplc="444A1DD6">
      <w:start w:val="1"/>
      <w:numFmt w:val="bullet"/>
      <w:lvlText w:val=""/>
      <w:lvlJc w:val="left"/>
      <w:pPr>
        <w:ind w:left="720" w:hanging="360"/>
      </w:pPr>
      <w:rPr>
        <w:rFonts w:ascii="Symbol" w:hAnsi="Symbol" w:hint="default"/>
      </w:rPr>
    </w:lvl>
    <w:lvl w:ilvl="1" w:tplc="02DE3F3E">
      <w:start w:val="1"/>
      <w:numFmt w:val="bullet"/>
      <w:lvlText w:val="o"/>
      <w:lvlJc w:val="left"/>
      <w:pPr>
        <w:ind w:left="1440" w:hanging="360"/>
      </w:pPr>
      <w:rPr>
        <w:rFonts w:ascii="Courier New" w:hAnsi="Courier New" w:hint="default"/>
      </w:rPr>
    </w:lvl>
    <w:lvl w:ilvl="2" w:tplc="BFF811BC">
      <w:start w:val="1"/>
      <w:numFmt w:val="bullet"/>
      <w:lvlText w:val=""/>
      <w:lvlJc w:val="left"/>
      <w:pPr>
        <w:ind w:left="2160" w:hanging="360"/>
      </w:pPr>
      <w:rPr>
        <w:rFonts w:ascii="Wingdings" w:hAnsi="Wingdings" w:hint="default"/>
      </w:rPr>
    </w:lvl>
    <w:lvl w:ilvl="3" w:tplc="C908DD16">
      <w:start w:val="1"/>
      <w:numFmt w:val="bullet"/>
      <w:lvlText w:val=""/>
      <w:lvlJc w:val="left"/>
      <w:pPr>
        <w:ind w:left="2880" w:hanging="360"/>
      </w:pPr>
      <w:rPr>
        <w:rFonts w:ascii="Symbol" w:hAnsi="Symbol" w:hint="default"/>
      </w:rPr>
    </w:lvl>
    <w:lvl w:ilvl="4" w:tplc="56D6C0BE">
      <w:start w:val="1"/>
      <w:numFmt w:val="bullet"/>
      <w:lvlText w:val="o"/>
      <w:lvlJc w:val="left"/>
      <w:pPr>
        <w:ind w:left="3600" w:hanging="360"/>
      </w:pPr>
      <w:rPr>
        <w:rFonts w:ascii="Courier New" w:hAnsi="Courier New" w:hint="default"/>
      </w:rPr>
    </w:lvl>
    <w:lvl w:ilvl="5" w:tplc="E4E4B62E">
      <w:start w:val="1"/>
      <w:numFmt w:val="bullet"/>
      <w:lvlText w:val=""/>
      <w:lvlJc w:val="left"/>
      <w:pPr>
        <w:ind w:left="4320" w:hanging="360"/>
      </w:pPr>
      <w:rPr>
        <w:rFonts w:ascii="Wingdings" w:hAnsi="Wingdings" w:hint="default"/>
      </w:rPr>
    </w:lvl>
    <w:lvl w:ilvl="6" w:tplc="B972FB7A">
      <w:start w:val="1"/>
      <w:numFmt w:val="bullet"/>
      <w:lvlText w:val=""/>
      <w:lvlJc w:val="left"/>
      <w:pPr>
        <w:ind w:left="5040" w:hanging="360"/>
      </w:pPr>
      <w:rPr>
        <w:rFonts w:ascii="Symbol" w:hAnsi="Symbol" w:hint="default"/>
      </w:rPr>
    </w:lvl>
    <w:lvl w:ilvl="7" w:tplc="26EEC6A8">
      <w:start w:val="1"/>
      <w:numFmt w:val="bullet"/>
      <w:lvlText w:val="o"/>
      <w:lvlJc w:val="left"/>
      <w:pPr>
        <w:ind w:left="5760" w:hanging="360"/>
      </w:pPr>
      <w:rPr>
        <w:rFonts w:ascii="Courier New" w:hAnsi="Courier New" w:hint="default"/>
      </w:rPr>
    </w:lvl>
    <w:lvl w:ilvl="8" w:tplc="D0EED1DC">
      <w:start w:val="1"/>
      <w:numFmt w:val="bullet"/>
      <w:lvlText w:val=""/>
      <w:lvlJc w:val="left"/>
      <w:pPr>
        <w:ind w:left="6480" w:hanging="360"/>
      </w:pPr>
      <w:rPr>
        <w:rFonts w:ascii="Wingdings" w:hAnsi="Wingdings" w:hint="default"/>
      </w:rPr>
    </w:lvl>
  </w:abstractNum>
  <w:abstractNum w:abstractNumId="5" w15:restartNumberingAfterBreak="0">
    <w:nsid w:val="3E4EA9B6"/>
    <w:multiLevelType w:val="hybridMultilevel"/>
    <w:tmpl w:val="FFFFFFFF"/>
    <w:lvl w:ilvl="0" w:tplc="D1BCAE9C">
      <w:start w:val="1"/>
      <w:numFmt w:val="bullet"/>
      <w:lvlText w:val=""/>
      <w:lvlJc w:val="left"/>
      <w:pPr>
        <w:ind w:left="720" w:hanging="360"/>
      </w:pPr>
      <w:rPr>
        <w:rFonts w:ascii="Symbol" w:hAnsi="Symbol" w:hint="default"/>
      </w:rPr>
    </w:lvl>
    <w:lvl w:ilvl="1" w:tplc="0EC058B6">
      <w:start w:val="1"/>
      <w:numFmt w:val="bullet"/>
      <w:lvlText w:val="o"/>
      <w:lvlJc w:val="left"/>
      <w:pPr>
        <w:ind w:left="1440" w:hanging="360"/>
      </w:pPr>
      <w:rPr>
        <w:rFonts w:ascii="Courier New" w:hAnsi="Courier New" w:hint="default"/>
      </w:rPr>
    </w:lvl>
    <w:lvl w:ilvl="2" w:tplc="C9A08E86">
      <w:start w:val="1"/>
      <w:numFmt w:val="bullet"/>
      <w:lvlText w:val=""/>
      <w:lvlJc w:val="left"/>
      <w:pPr>
        <w:ind w:left="2160" w:hanging="360"/>
      </w:pPr>
      <w:rPr>
        <w:rFonts w:ascii="Wingdings" w:hAnsi="Wingdings" w:hint="default"/>
      </w:rPr>
    </w:lvl>
    <w:lvl w:ilvl="3" w:tplc="25B04EDE">
      <w:start w:val="1"/>
      <w:numFmt w:val="bullet"/>
      <w:lvlText w:val=""/>
      <w:lvlJc w:val="left"/>
      <w:pPr>
        <w:ind w:left="2880" w:hanging="360"/>
      </w:pPr>
      <w:rPr>
        <w:rFonts w:ascii="Symbol" w:hAnsi="Symbol" w:hint="default"/>
      </w:rPr>
    </w:lvl>
    <w:lvl w:ilvl="4" w:tplc="EB162B76">
      <w:start w:val="1"/>
      <w:numFmt w:val="bullet"/>
      <w:lvlText w:val="o"/>
      <w:lvlJc w:val="left"/>
      <w:pPr>
        <w:ind w:left="3600" w:hanging="360"/>
      </w:pPr>
      <w:rPr>
        <w:rFonts w:ascii="Courier New" w:hAnsi="Courier New" w:hint="default"/>
      </w:rPr>
    </w:lvl>
    <w:lvl w:ilvl="5" w:tplc="CF80174C">
      <w:start w:val="1"/>
      <w:numFmt w:val="bullet"/>
      <w:lvlText w:val=""/>
      <w:lvlJc w:val="left"/>
      <w:pPr>
        <w:ind w:left="4320" w:hanging="360"/>
      </w:pPr>
      <w:rPr>
        <w:rFonts w:ascii="Wingdings" w:hAnsi="Wingdings" w:hint="default"/>
      </w:rPr>
    </w:lvl>
    <w:lvl w:ilvl="6" w:tplc="336E5A50">
      <w:start w:val="1"/>
      <w:numFmt w:val="bullet"/>
      <w:lvlText w:val=""/>
      <w:lvlJc w:val="left"/>
      <w:pPr>
        <w:ind w:left="5040" w:hanging="360"/>
      </w:pPr>
      <w:rPr>
        <w:rFonts w:ascii="Symbol" w:hAnsi="Symbol" w:hint="default"/>
      </w:rPr>
    </w:lvl>
    <w:lvl w:ilvl="7" w:tplc="4AC4B9C0">
      <w:start w:val="1"/>
      <w:numFmt w:val="bullet"/>
      <w:lvlText w:val="o"/>
      <w:lvlJc w:val="left"/>
      <w:pPr>
        <w:ind w:left="5760" w:hanging="360"/>
      </w:pPr>
      <w:rPr>
        <w:rFonts w:ascii="Courier New" w:hAnsi="Courier New" w:hint="default"/>
      </w:rPr>
    </w:lvl>
    <w:lvl w:ilvl="8" w:tplc="8152C37E">
      <w:start w:val="1"/>
      <w:numFmt w:val="bullet"/>
      <w:lvlText w:val=""/>
      <w:lvlJc w:val="left"/>
      <w:pPr>
        <w:ind w:left="6480" w:hanging="360"/>
      </w:pPr>
      <w:rPr>
        <w:rFonts w:ascii="Wingdings" w:hAnsi="Wingdings" w:hint="default"/>
      </w:rPr>
    </w:lvl>
  </w:abstractNum>
  <w:abstractNum w:abstractNumId="6" w15:restartNumberingAfterBreak="0">
    <w:nsid w:val="4D5146BB"/>
    <w:multiLevelType w:val="hybridMultilevel"/>
    <w:tmpl w:val="FFFFFFFF"/>
    <w:lvl w:ilvl="0" w:tplc="1DF00594">
      <w:start w:val="1"/>
      <w:numFmt w:val="bullet"/>
      <w:lvlText w:val=""/>
      <w:lvlJc w:val="left"/>
      <w:pPr>
        <w:ind w:left="720" w:hanging="360"/>
      </w:pPr>
      <w:rPr>
        <w:rFonts w:ascii="Symbol" w:hAnsi="Symbol" w:hint="default"/>
      </w:rPr>
    </w:lvl>
    <w:lvl w:ilvl="1" w:tplc="8196F7E0">
      <w:start w:val="1"/>
      <w:numFmt w:val="bullet"/>
      <w:lvlText w:val="o"/>
      <w:lvlJc w:val="left"/>
      <w:pPr>
        <w:ind w:left="1440" w:hanging="360"/>
      </w:pPr>
      <w:rPr>
        <w:rFonts w:ascii="Courier New" w:hAnsi="Courier New" w:hint="default"/>
      </w:rPr>
    </w:lvl>
    <w:lvl w:ilvl="2" w:tplc="04BC0CA6">
      <w:start w:val="1"/>
      <w:numFmt w:val="bullet"/>
      <w:lvlText w:val=""/>
      <w:lvlJc w:val="left"/>
      <w:pPr>
        <w:ind w:left="2160" w:hanging="360"/>
      </w:pPr>
      <w:rPr>
        <w:rFonts w:ascii="Wingdings" w:hAnsi="Wingdings" w:hint="default"/>
      </w:rPr>
    </w:lvl>
    <w:lvl w:ilvl="3" w:tplc="BEF8DF52">
      <w:start w:val="1"/>
      <w:numFmt w:val="bullet"/>
      <w:lvlText w:val=""/>
      <w:lvlJc w:val="left"/>
      <w:pPr>
        <w:ind w:left="2880" w:hanging="360"/>
      </w:pPr>
      <w:rPr>
        <w:rFonts w:ascii="Symbol" w:hAnsi="Symbol" w:hint="default"/>
      </w:rPr>
    </w:lvl>
    <w:lvl w:ilvl="4" w:tplc="10B8C778">
      <w:start w:val="1"/>
      <w:numFmt w:val="bullet"/>
      <w:lvlText w:val="o"/>
      <w:lvlJc w:val="left"/>
      <w:pPr>
        <w:ind w:left="3600" w:hanging="360"/>
      </w:pPr>
      <w:rPr>
        <w:rFonts w:ascii="Courier New" w:hAnsi="Courier New" w:hint="default"/>
      </w:rPr>
    </w:lvl>
    <w:lvl w:ilvl="5" w:tplc="BDB68CA4">
      <w:start w:val="1"/>
      <w:numFmt w:val="bullet"/>
      <w:lvlText w:val=""/>
      <w:lvlJc w:val="left"/>
      <w:pPr>
        <w:ind w:left="4320" w:hanging="360"/>
      </w:pPr>
      <w:rPr>
        <w:rFonts w:ascii="Wingdings" w:hAnsi="Wingdings" w:hint="default"/>
      </w:rPr>
    </w:lvl>
    <w:lvl w:ilvl="6" w:tplc="D9B69B5A">
      <w:start w:val="1"/>
      <w:numFmt w:val="bullet"/>
      <w:lvlText w:val=""/>
      <w:lvlJc w:val="left"/>
      <w:pPr>
        <w:ind w:left="5040" w:hanging="360"/>
      </w:pPr>
      <w:rPr>
        <w:rFonts w:ascii="Symbol" w:hAnsi="Symbol" w:hint="default"/>
      </w:rPr>
    </w:lvl>
    <w:lvl w:ilvl="7" w:tplc="36D60866">
      <w:start w:val="1"/>
      <w:numFmt w:val="bullet"/>
      <w:lvlText w:val="o"/>
      <w:lvlJc w:val="left"/>
      <w:pPr>
        <w:ind w:left="5760" w:hanging="360"/>
      </w:pPr>
      <w:rPr>
        <w:rFonts w:ascii="Courier New" w:hAnsi="Courier New" w:hint="default"/>
      </w:rPr>
    </w:lvl>
    <w:lvl w:ilvl="8" w:tplc="919A2D30">
      <w:start w:val="1"/>
      <w:numFmt w:val="bullet"/>
      <w:lvlText w:val=""/>
      <w:lvlJc w:val="left"/>
      <w:pPr>
        <w:ind w:left="6480" w:hanging="360"/>
      </w:pPr>
      <w:rPr>
        <w:rFonts w:ascii="Wingdings" w:hAnsi="Wingdings" w:hint="default"/>
      </w:rPr>
    </w:lvl>
  </w:abstractNum>
  <w:abstractNum w:abstractNumId="7" w15:restartNumberingAfterBreak="0">
    <w:nsid w:val="616A508E"/>
    <w:multiLevelType w:val="hybridMultilevel"/>
    <w:tmpl w:val="FFFFFFFF"/>
    <w:lvl w:ilvl="0" w:tplc="2376C87E">
      <w:start w:val="1"/>
      <w:numFmt w:val="bullet"/>
      <w:lvlText w:val=""/>
      <w:lvlJc w:val="left"/>
      <w:pPr>
        <w:ind w:left="720" w:hanging="360"/>
      </w:pPr>
      <w:rPr>
        <w:rFonts w:ascii="Symbol" w:hAnsi="Symbol" w:hint="default"/>
      </w:rPr>
    </w:lvl>
    <w:lvl w:ilvl="1" w:tplc="05CE3026">
      <w:start w:val="1"/>
      <w:numFmt w:val="bullet"/>
      <w:lvlText w:val="o"/>
      <w:lvlJc w:val="left"/>
      <w:pPr>
        <w:ind w:left="1440" w:hanging="360"/>
      </w:pPr>
      <w:rPr>
        <w:rFonts w:ascii="Courier New" w:hAnsi="Courier New" w:hint="default"/>
      </w:rPr>
    </w:lvl>
    <w:lvl w:ilvl="2" w:tplc="A92C6744">
      <w:start w:val="1"/>
      <w:numFmt w:val="bullet"/>
      <w:lvlText w:val=""/>
      <w:lvlJc w:val="left"/>
      <w:pPr>
        <w:ind w:left="2160" w:hanging="360"/>
      </w:pPr>
      <w:rPr>
        <w:rFonts w:ascii="Wingdings" w:hAnsi="Wingdings" w:hint="default"/>
      </w:rPr>
    </w:lvl>
    <w:lvl w:ilvl="3" w:tplc="1CA66942">
      <w:start w:val="1"/>
      <w:numFmt w:val="bullet"/>
      <w:lvlText w:val=""/>
      <w:lvlJc w:val="left"/>
      <w:pPr>
        <w:ind w:left="2880" w:hanging="360"/>
      </w:pPr>
      <w:rPr>
        <w:rFonts w:ascii="Symbol" w:hAnsi="Symbol" w:hint="default"/>
      </w:rPr>
    </w:lvl>
    <w:lvl w:ilvl="4" w:tplc="7EA62D94">
      <w:start w:val="1"/>
      <w:numFmt w:val="bullet"/>
      <w:lvlText w:val="o"/>
      <w:lvlJc w:val="left"/>
      <w:pPr>
        <w:ind w:left="3600" w:hanging="360"/>
      </w:pPr>
      <w:rPr>
        <w:rFonts w:ascii="Courier New" w:hAnsi="Courier New" w:hint="default"/>
      </w:rPr>
    </w:lvl>
    <w:lvl w:ilvl="5" w:tplc="CF1E3D3A">
      <w:start w:val="1"/>
      <w:numFmt w:val="bullet"/>
      <w:lvlText w:val=""/>
      <w:lvlJc w:val="left"/>
      <w:pPr>
        <w:ind w:left="4320" w:hanging="360"/>
      </w:pPr>
      <w:rPr>
        <w:rFonts w:ascii="Wingdings" w:hAnsi="Wingdings" w:hint="default"/>
      </w:rPr>
    </w:lvl>
    <w:lvl w:ilvl="6" w:tplc="2E84F136">
      <w:start w:val="1"/>
      <w:numFmt w:val="bullet"/>
      <w:lvlText w:val=""/>
      <w:lvlJc w:val="left"/>
      <w:pPr>
        <w:ind w:left="5040" w:hanging="360"/>
      </w:pPr>
      <w:rPr>
        <w:rFonts w:ascii="Symbol" w:hAnsi="Symbol" w:hint="default"/>
      </w:rPr>
    </w:lvl>
    <w:lvl w:ilvl="7" w:tplc="685ABAE0">
      <w:start w:val="1"/>
      <w:numFmt w:val="bullet"/>
      <w:lvlText w:val="o"/>
      <w:lvlJc w:val="left"/>
      <w:pPr>
        <w:ind w:left="5760" w:hanging="360"/>
      </w:pPr>
      <w:rPr>
        <w:rFonts w:ascii="Courier New" w:hAnsi="Courier New" w:hint="default"/>
      </w:rPr>
    </w:lvl>
    <w:lvl w:ilvl="8" w:tplc="DE061058">
      <w:start w:val="1"/>
      <w:numFmt w:val="bullet"/>
      <w:lvlText w:val=""/>
      <w:lvlJc w:val="left"/>
      <w:pPr>
        <w:ind w:left="6480" w:hanging="360"/>
      </w:pPr>
      <w:rPr>
        <w:rFonts w:ascii="Wingdings" w:hAnsi="Wingdings" w:hint="default"/>
      </w:rPr>
    </w:lvl>
  </w:abstractNum>
  <w:abstractNum w:abstractNumId="8" w15:restartNumberingAfterBreak="0">
    <w:nsid w:val="6D152046"/>
    <w:multiLevelType w:val="hybridMultilevel"/>
    <w:tmpl w:val="F688600C"/>
    <w:lvl w:ilvl="0" w:tplc="9470FB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535DF9"/>
    <w:multiLevelType w:val="hybridMultilevel"/>
    <w:tmpl w:val="D19AB79C"/>
    <w:lvl w:ilvl="0" w:tplc="58E820F6">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8735150">
    <w:abstractNumId w:val="8"/>
  </w:num>
  <w:num w:numId="2" w16cid:durableId="790246012">
    <w:abstractNumId w:val="0"/>
  </w:num>
  <w:num w:numId="3" w16cid:durableId="289677229">
    <w:abstractNumId w:val="2"/>
  </w:num>
  <w:num w:numId="4" w16cid:durableId="2055083670">
    <w:abstractNumId w:val="9"/>
  </w:num>
  <w:num w:numId="5" w16cid:durableId="1216820263">
    <w:abstractNumId w:val="6"/>
  </w:num>
  <w:num w:numId="6" w16cid:durableId="575745248">
    <w:abstractNumId w:val="3"/>
  </w:num>
  <w:num w:numId="7" w16cid:durableId="1156189216">
    <w:abstractNumId w:val="4"/>
  </w:num>
  <w:num w:numId="8" w16cid:durableId="1017392414">
    <w:abstractNumId w:val="5"/>
  </w:num>
  <w:num w:numId="9" w16cid:durableId="103351669">
    <w:abstractNumId w:val="7"/>
  </w:num>
  <w:num w:numId="10" w16cid:durableId="18504109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6EF"/>
    <w:rsid w:val="000002B7"/>
    <w:rsid w:val="00000E06"/>
    <w:rsid w:val="000046A2"/>
    <w:rsid w:val="00004978"/>
    <w:rsid w:val="00007029"/>
    <w:rsid w:val="00007956"/>
    <w:rsid w:val="00010638"/>
    <w:rsid w:val="00011306"/>
    <w:rsid w:val="00011448"/>
    <w:rsid w:val="00012EE1"/>
    <w:rsid w:val="000154D2"/>
    <w:rsid w:val="000160EE"/>
    <w:rsid w:val="000175F2"/>
    <w:rsid w:val="000179FC"/>
    <w:rsid w:val="00017D4B"/>
    <w:rsid w:val="00020D83"/>
    <w:rsid w:val="00022F62"/>
    <w:rsid w:val="00022FF4"/>
    <w:rsid w:val="000247E6"/>
    <w:rsid w:val="00026EA6"/>
    <w:rsid w:val="0002764C"/>
    <w:rsid w:val="0003112E"/>
    <w:rsid w:val="00033DCA"/>
    <w:rsid w:val="0003452B"/>
    <w:rsid w:val="00037613"/>
    <w:rsid w:val="00043AF8"/>
    <w:rsid w:val="00043E90"/>
    <w:rsid w:val="000474CC"/>
    <w:rsid w:val="00047578"/>
    <w:rsid w:val="000521BD"/>
    <w:rsid w:val="000523F4"/>
    <w:rsid w:val="00052694"/>
    <w:rsid w:val="00053D1D"/>
    <w:rsid w:val="00061162"/>
    <w:rsid w:val="00062A91"/>
    <w:rsid w:val="00065F8F"/>
    <w:rsid w:val="00067A21"/>
    <w:rsid w:val="000712EB"/>
    <w:rsid w:val="00075958"/>
    <w:rsid w:val="000803B1"/>
    <w:rsid w:val="000813E3"/>
    <w:rsid w:val="00083E04"/>
    <w:rsid w:val="00084044"/>
    <w:rsid w:val="0008517F"/>
    <w:rsid w:val="000865FA"/>
    <w:rsid w:val="00092BEE"/>
    <w:rsid w:val="00093C8A"/>
    <w:rsid w:val="00094187"/>
    <w:rsid w:val="00094A58"/>
    <w:rsid w:val="000952CE"/>
    <w:rsid w:val="000979D5"/>
    <w:rsid w:val="00097C30"/>
    <w:rsid w:val="000A4152"/>
    <w:rsid w:val="000A4EE7"/>
    <w:rsid w:val="000A6759"/>
    <w:rsid w:val="000A7691"/>
    <w:rsid w:val="000A7A3B"/>
    <w:rsid w:val="000B0722"/>
    <w:rsid w:val="000B07CE"/>
    <w:rsid w:val="000B1EE2"/>
    <w:rsid w:val="000B446E"/>
    <w:rsid w:val="000B4993"/>
    <w:rsid w:val="000B73C9"/>
    <w:rsid w:val="000C05C9"/>
    <w:rsid w:val="000C2735"/>
    <w:rsid w:val="000C333E"/>
    <w:rsid w:val="000C506E"/>
    <w:rsid w:val="000C54FA"/>
    <w:rsid w:val="000C75BC"/>
    <w:rsid w:val="000D073E"/>
    <w:rsid w:val="000D3F18"/>
    <w:rsid w:val="000D4333"/>
    <w:rsid w:val="000D486E"/>
    <w:rsid w:val="000D7B52"/>
    <w:rsid w:val="000E20F6"/>
    <w:rsid w:val="000E3F0F"/>
    <w:rsid w:val="000F27F0"/>
    <w:rsid w:val="000F60EB"/>
    <w:rsid w:val="000F68D4"/>
    <w:rsid w:val="000F6FE3"/>
    <w:rsid w:val="000F7B85"/>
    <w:rsid w:val="001011BD"/>
    <w:rsid w:val="00101AC7"/>
    <w:rsid w:val="001032CC"/>
    <w:rsid w:val="00103815"/>
    <w:rsid w:val="001058AC"/>
    <w:rsid w:val="001103F5"/>
    <w:rsid w:val="001109CB"/>
    <w:rsid w:val="00111EEB"/>
    <w:rsid w:val="00113965"/>
    <w:rsid w:val="00115045"/>
    <w:rsid w:val="00117DD8"/>
    <w:rsid w:val="00121083"/>
    <w:rsid w:val="00121CD0"/>
    <w:rsid w:val="00123D24"/>
    <w:rsid w:val="001240C2"/>
    <w:rsid w:val="001249FE"/>
    <w:rsid w:val="001262D9"/>
    <w:rsid w:val="001279E4"/>
    <w:rsid w:val="00130CD6"/>
    <w:rsid w:val="001342B3"/>
    <w:rsid w:val="00135802"/>
    <w:rsid w:val="00135C46"/>
    <w:rsid w:val="001370F1"/>
    <w:rsid w:val="00137626"/>
    <w:rsid w:val="001377CC"/>
    <w:rsid w:val="00143996"/>
    <w:rsid w:val="00145789"/>
    <w:rsid w:val="0015034B"/>
    <w:rsid w:val="00150BB3"/>
    <w:rsid w:val="00150CC1"/>
    <w:rsid w:val="001546EF"/>
    <w:rsid w:val="00163DA4"/>
    <w:rsid w:val="0017036F"/>
    <w:rsid w:val="00176AD0"/>
    <w:rsid w:val="00182A6A"/>
    <w:rsid w:val="00184E1C"/>
    <w:rsid w:val="00186BCF"/>
    <w:rsid w:val="0019303B"/>
    <w:rsid w:val="001948AE"/>
    <w:rsid w:val="00194B13"/>
    <w:rsid w:val="00197624"/>
    <w:rsid w:val="001A0009"/>
    <w:rsid w:val="001A1A15"/>
    <w:rsid w:val="001A2B99"/>
    <w:rsid w:val="001A4CCE"/>
    <w:rsid w:val="001A6436"/>
    <w:rsid w:val="001A674A"/>
    <w:rsid w:val="001B1713"/>
    <w:rsid w:val="001B173F"/>
    <w:rsid w:val="001B1CE0"/>
    <w:rsid w:val="001B4477"/>
    <w:rsid w:val="001C0E4F"/>
    <w:rsid w:val="001C1235"/>
    <w:rsid w:val="001C294B"/>
    <w:rsid w:val="001C37C5"/>
    <w:rsid w:val="001D0259"/>
    <w:rsid w:val="001E02A1"/>
    <w:rsid w:val="001E4AE8"/>
    <w:rsid w:val="001E5B3F"/>
    <w:rsid w:val="001E65DC"/>
    <w:rsid w:val="001E767F"/>
    <w:rsid w:val="001F1004"/>
    <w:rsid w:val="001F27E9"/>
    <w:rsid w:val="00202C38"/>
    <w:rsid w:val="0020387C"/>
    <w:rsid w:val="00204387"/>
    <w:rsid w:val="0020500E"/>
    <w:rsid w:val="002073B0"/>
    <w:rsid w:val="00211E00"/>
    <w:rsid w:val="00214EB5"/>
    <w:rsid w:val="00215D37"/>
    <w:rsid w:val="00216178"/>
    <w:rsid w:val="00216D5B"/>
    <w:rsid w:val="00220354"/>
    <w:rsid w:val="002206B8"/>
    <w:rsid w:val="00220DF9"/>
    <w:rsid w:val="00222005"/>
    <w:rsid w:val="002224A2"/>
    <w:rsid w:val="00223854"/>
    <w:rsid w:val="00224F35"/>
    <w:rsid w:val="00226D53"/>
    <w:rsid w:val="00230941"/>
    <w:rsid w:val="00234139"/>
    <w:rsid w:val="0024102C"/>
    <w:rsid w:val="00246E83"/>
    <w:rsid w:val="00247B73"/>
    <w:rsid w:val="00247F6B"/>
    <w:rsid w:val="0025594E"/>
    <w:rsid w:val="00257B67"/>
    <w:rsid w:val="00257D35"/>
    <w:rsid w:val="00257DA0"/>
    <w:rsid w:val="00260FB4"/>
    <w:rsid w:val="00263C62"/>
    <w:rsid w:val="00264EE4"/>
    <w:rsid w:val="00265804"/>
    <w:rsid w:val="002704CF"/>
    <w:rsid w:val="00271FEA"/>
    <w:rsid w:val="00273123"/>
    <w:rsid w:val="00275143"/>
    <w:rsid w:val="002801A6"/>
    <w:rsid w:val="00285A33"/>
    <w:rsid w:val="00287551"/>
    <w:rsid w:val="00291D9C"/>
    <w:rsid w:val="0029345A"/>
    <w:rsid w:val="00293AF3"/>
    <w:rsid w:val="002A094D"/>
    <w:rsid w:val="002A166F"/>
    <w:rsid w:val="002A2198"/>
    <w:rsid w:val="002A4443"/>
    <w:rsid w:val="002A63D0"/>
    <w:rsid w:val="002A6896"/>
    <w:rsid w:val="002A6FDF"/>
    <w:rsid w:val="002B0477"/>
    <w:rsid w:val="002B2040"/>
    <w:rsid w:val="002B2A05"/>
    <w:rsid w:val="002B72BB"/>
    <w:rsid w:val="002B79B9"/>
    <w:rsid w:val="002C4935"/>
    <w:rsid w:val="002C53C8"/>
    <w:rsid w:val="002D1918"/>
    <w:rsid w:val="002D2A7A"/>
    <w:rsid w:val="002D2D73"/>
    <w:rsid w:val="002D658B"/>
    <w:rsid w:val="002D661F"/>
    <w:rsid w:val="002E28A4"/>
    <w:rsid w:val="002E746C"/>
    <w:rsid w:val="002E7BB5"/>
    <w:rsid w:val="002F14F9"/>
    <w:rsid w:val="002F2AB1"/>
    <w:rsid w:val="002F3D8A"/>
    <w:rsid w:val="002F4B00"/>
    <w:rsid w:val="00300499"/>
    <w:rsid w:val="00305E43"/>
    <w:rsid w:val="00307F3C"/>
    <w:rsid w:val="00310791"/>
    <w:rsid w:val="00312CFD"/>
    <w:rsid w:val="00313356"/>
    <w:rsid w:val="0031528B"/>
    <w:rsid w:val="003162C9"/>
    <w:rsid w:val="00317516"/>
    <w:rsid w:val="00323AB1"/>
    <w:rsid w:val="00323EF1"/>
    <w:rsid w:val="00324082"/>
    <w:rsid w:val="0032425F"/>
    <w:rsid w:val="003265A8"/>
    <w:rsid w:val="00331260"/>
    <w:rsid w:val="00332495"/>
    <w:rsid w:val="00333954"/>
    <w:rsid w:val="003363DB"/>
    <w:rsid w:val="00347F9A"/>
    <w:rsid w:val="00351203"/>
    <w:rsid w:val="00352090"/>
    <w:rsid w:val="00353593"/>
    <w:rsid w:val="00361288"/>
    <w:rsid w:val="003624DC"/>
    <w:rsid w:val="003705EE"/>
    <w:rsid w:val="00370A6A"/>
    <w:rsid w:val="003725F1"/>
    <w:rsid w:val="003732E1"/>
    <w:rsid w:val="00374CEB"/>
    <w:rsid w:val="0037649E"/>
    <w:rsid w:val="00376626"/>
    <w:rsid w:val="00376803"/>
    <w:rsid w:val="003806E7"/>
    <w:rsid w:val="0038075E"/>
    <w:rsid w:val="003809BE"/>
    <w:rsid w:val="003845B0"/>
    <w:rsid w:val="003874A7"/>
    <w:rsid w:val="00387C55"/>
    <w:rsid w:val="00387F3A"/>
    <w:rsid w:val="00390D60"/>
    <w:rsid w:val="00392342"/>
    <w:rsid w:val="00397154"/>
    <w:rsid w:val="003A67F0"/>
    <w:rsid w:val="003A6C44"/>
    <w:rsid w:val="003A6DA3"/>
    <w:rsid w:val="003A7CB3"/>
    <w:rsid w:val="003B1B09"/>
    <w:rsid w:val="003B2167"/>
    <w:rsid w:val="003B7A1F"/>
    <w:rsid w:val="003B7A81"/>
    <w:rsid w:val="003C1915"/>
    <w:rsid w:val="003C2FF9"/>
    <w:rsid w:val="003C4996"/>
    <w:rsid w:val="003C7152"/>
    <w:rsid w:val="003D05D7"/>
    <w:rsid w:val="003D7555"/>
    <w:rsid w:val="003E36E4"/>
    <w:rsid w:val="003E4C0D"/>
    <w:rsid w:val="003E646C"/>
    <w:rsid w:val="003E7292"/>
    <w:rsid w:val="003F2346"/>
    <w:rsid w:val="004006DE"/>
    <w:rsid w:val="00400AFE"/>
    <w:rsid w:val="00401834"/>
    <w:rsid w:val="0040190E"/>
    <w:rsid w:val="0040453C"/>
    <w:rsid w:val="004111D2"/>
    <w:rsid w:val="004147F1"/>
    <w:rsid w:val="004158DA"/>
    <w:rsid w:val="0042307A"/>
    <w:rsid w:val="004244EE"/>
    <w:rsid w:val="004253D2"/>
    <w:rsid w:val="00430C32"/>
    <w:rsid w:val="00430F19"/>
    <w:rsid w:val="00431FF7"/>
    <w:rsid w:val="004323DD"/>
    <w:rsid w:val="00432A8B"/>
    <w:rsid w:val="004367C5"/>
    <w:rsid w:val="004418E8"/>
    <w:rsid w:val="00442075"/>
    <w:rsid w:val="0044213F"/>
    <w:rsid w:val="00444734"/>
    <w:rsid w:val="0044561A"/>
    <w:rsid w:val="00446AAA"/>
    <w:rsid w:val="00451FE9"/>
    <w:rsid w:val="00452835"/>
    <w:rsid w:val="004569A0"/>
    <w:rsid w:val="004628DE"/>
    <w:rsid w:val="00463785"/>
    <w:rsid w:val="004643FA"/>
    <w:rsid w:val="00465A9A"/>
    <w:rsid w:val="00465DF0"/>
    <w:rsid w:val="0046753B"/>
    <w:rsid w:val="004709E5"/>
    <w:rsid w:val="004712FC"/>
    <w:rsid w:val="00471548"/>
    <w:rsid w:val="004746E7"/>
    <w:rsid w:val="0047530A"/>
    <w:rsid w:val="004773A1"/>
    <w:rsid w:val="004802CC"/>
    <w:rsid w:val="00481ECE"/>
    <w:rsid w:val="004845F3"/>
    <w:rsid w:val="004854E6"/>
    <w:rsid w:val="00487B3B"/>
    <w:rsid w:val="00489204"/>
    <w:rsid w:val="00490DA9"/>
    <w:rsid w:val="0049142F"/>
    <w:rsid w:val="0049277C"/>
    <w:rsid w:val="00492C67"/>
    <w:rsid w:val="0049367F"/>
    <w:rsid w:val="004943F4"/>
    <w:rsid w:val="004A3C22"/>
    <w:rsid w:val="004A76B5"/>
    <w:rsid w:val="004B13EA"/>
    <w:rsid w:val="004B3B82"/>
    <w:rsid w:val="004B7FC3"/>
    <w:rsid w:val="004C0E82"/>
    <w:rsid w:val="004C241E"/>
    <w:rsid w:val="004C348F"/>
    <w:rsid w:val="004C431E"/>
    <w:rsid w:val="004C53B8"/>
    <w:rsid w:val="004C75CF"/>
    <w:rsid w:val="004C77D2"/>
    <w:rsid w:val="004D2996"/>
    <w:rsid w:val="004D353D"/>
    <w:rsid w:val="004D4398"/>
    <w:rsid w:val="004E0F6A"/>
    <w:rsid w:val="004E189C"/>
    <w:rsid w:val="004E2C93"/>
    <w:rsid w:val="004E4CD0"/>
    <w:rsid w:val="004E5458"/>
    <w:rsid w:val="004E5CC2"/>
    <w:rsid w:val="004E5EEB"/>
    <w:rsid w:val="004E6CEA"/>
    <w:rsid w:val="004E6FD6"/>
    <w:rsid w:val="004F18C6"/>
    <w:rsid w:val="004F23C7"/>
    <w:rsid w:val="004F2972"/>
    <w:rsid w:val="004F5068"/>
    <w:rsid w:val="0050074B"/>
    <w:rsid w:val="00507DA8"/>
    <w:rsid w:val="00512036"/>
    <w:rsid w:val="00513098"/>
    <w:rsid w:val="0051445D"/>
    <w:rsid w:val="0051779A"/>
    <w:rsid w:val="00521DCF"/>
    <w:rsid w:val="005279E1"/>
    <w:rsid w:val="00531667"/>
    <w:rsid w:val="00531E21"/>
    <w:rsid w:val="0053228B"/>
    <w:rsid w:val="00533E79"/>
    <w:rsid w:val="0053796F"/>
    <w:rsid w:val="0054177D"/>
    <w:rsid w:val="005464CD"/>
    <w:rsid w:val="00546A2B"/>
    <w:rsid w:val="005508FC"/>
    <w:rsid w:val="00550B11"/>
    <w:rsid w:val="00553064"/>
    <w:rsid w:val="00554056"/>
    <w:rsid w:val="00554F5D"/>
    <w:rsid w:val="00555B73"/>
    <w:rsid w:val="00563CEB"/>
    <w:rsid w:val="005705FE"/>
    <w:rsid w:val="005712E7"/>
    <w:rsid w:val="00580FC1"/>
    <w:rsid w:val="0058362B"/>
    <w:rsid w:val="005858F9"/>
    <w:rsid w:val="005865C1"/>
    <w:rsid w:val="00586EEC"/>
    <w:rsid w:val="00593627"/>
    <w:rsid w:val="00594C0A"/>
    <w:rsid w:val="00594DA9"/>
    <w:rsid w:val="00596E4B"/>
    <w:rsid w:val="005A0CFC"/>
    <w:rsid w:val="005A257A"/>
    <w:rsid w:val="005A2C37"/>
    <w:rsid w:val="005A2F8F"/>
    <w:rsid w:val="005A33D7"/>
    <w:rsid w:val="005A3549"/>
    <w:rsid w:val="005A5762"/>
    <w:rsid w:val="005B0BA4"/>
    <w:rsid w:val="005B2853"/>
    <w:rsid w:val="005B5119"/>
    <w:rsid w:val="005B601E"/>
    <w:rsid w:val="005B762E"/>
    <w:rsid w:val="005C2DA5"/>
    <w:rsid w:val="005C4E22"/>
    <w:rsid w:val="005C5303"/>
    <w:rsid w:val="005C6AD7"/>
    <w:rsid w:val="005D0C3E"/>
    <w:rsid w:val="005D256F"/>
    <w:rsid w:val="005D335A"/>
    <w:rsid w:val="005D33FA"/>
    <w:rsid w:val="005E4CC3"/>
    <w:rsid w:val="005E58D3"/>
    <w:rsid w:val="005E5E6D"/>
    <w:rsid w:val="005E643D"/>
    <w:rsid w:val="005E7FB7"/>
    <w:rsid w:val="005F061F"/>
    <w:rsid w:val="005F1A37"/>
    <w:rsid w:val="005F1D1B"/>
    <w:rsid w:val="005F2C39"/>
    <w:rsid w:val="005F39C7"/>
    <w:rsid w:val="005F64B9"/>
    <w:rsid w:val="005F663D"/>
    <w:rsid w:val="005F678E"/>
    <w:rsid w:val="006053E7"/>
    <w:rsid w:val="00607BE2"/>
    <w:rsid w:val="00610007"/>
    <w:rsid w:val="006108C3"/>
    <w:rsid w:val="00612104"/>
    <w:rsid w:val="0061579B"/>
    <w:rsid w:val="006215BF"/>
    <w:rsid w:val="0062426E"/>
    <w:rsid w:val="00624802"/>
    <w:rsid w:val="006264F9"/>
    <w:rsid w:val="00626957"/>
    <w:rsid w:val="006301F2"/>
    <w:rsid w:val="00630620"/>
    <w:rsid w:val="00633A56"/>
    <w:rsid w:val="00635894"/>
    <w:rsid w:val="00636998"/>
    <w:rsid w:val="0064025E"/>
    <w:rsid w:val="006513FF"/>
    <w:rsid w:val="00652639"/>
    <w:rsid w:val="00654EBE"/>
    <w:rsid w:val="00655CF4"/>
    <w:rsid w:val="00655D65"/>
    <w:rsid w:val="006637E1"/>
    <w:rsid w:val="00664398"/>
    <w:rsid w:val="00667586"/>
    <w:rsid w:val="00671BC0"/>
    <w:rsid w:val="00674C3E"/>
    <w:rsid w:val="00677BBD"/>
    <w:rsid w:val="00680924"/>
    <w:rsid w:val="0068333D"/>
    <w:rsid w:val="00683527"/>
    <w:rsid w:val="00683C55"/>
    <w:rsid w:val="00684F32"/>
    <w:rsid w:val="00694325"/>
    <w:rsid w:val="00694434"/>
    <w:rsid w:val="006A0957"/>
    <w:rsid w:val="006A21BD"/>
    <w:rsid w:val="006A25FE"/>
    <w:rsid w:val="006B3D6B"/>
    <w:rsid w:val="006B65A2"/>
    <w:rsid w:val="006B7B59"/>
    <w:rsid w:val="006B7D13"/>
    <w:rsid w:val="006C1841"/>
    <w:rsid w:val="006C1E3D"/>
    <w:rsid w:val="006C2382"/>
    <w:rsid w:val="006C34C0"/>
    <w:rsid w:val="006C697A"/>
    <w:rsid w:val="006D0907"/>
    <w:rsid w:val="006E1D58"/>
    <w:rsid w:val="006E1F4B"/>
    <w:rsid w:val="006E3CA8"/>
    <w:rsid w:val="006E3F48"/>
    <w:rsid w:val="006E4C1E"/>
    <w:rsid w:val="006F415F"/>
    <w:rsid w:val="006F50BB"/>
    <w:rsid w:val="006F583A"/>
    <w:rsid w:val="006F5934"/>
    <w:rsid w:val="006F68B3"/>
    <w:rsid w:val="006F72D7"/>
    <w:rsid w:val="006F7D3F"/>
    <w:rsid w:val="00700CE9"/>
    <w:rsid w:val="0070275B"/>
    <w:rsid w:val="007059AC"/>
    <w:rsid w:val="00706023"/>
    <w:rsid w:val="00706592"/>
    <w:rsid w:val="00712B00"/>
    <w:rsid w:val="00712D60"/>
    <w:rsid w:val="00713124"/>
    <w:rsid w:val="00713448"/>
    <w:rsid w:val="00714F9B"/>
    <w:rsid w:val="00715BD1"/>
    <w:rsid w:val="00721907"/>
    <w:rsid w:val="00723649"/>
    <w:rsid w:val="007247C2"/>
    <w:rsid w:val="00724F90"/>
    <w:rsid w:val="0073465B"/>
    <w:rsid w:val="007352DC"/>
    <w:rsid w:val="00735353"/>
    <w:rsid w:val="007371D6"/>
    <w:rsid w:val="00737C4E"/>
    <w:rsid w:val="007410A0"/>
    <w:rsid w:val="00744D0A"/>
    <w:rsid w:val="00746B24"/>
    <w:rsid w:val="0075288B"/>
    <w:rsid w:val="00752DC6"/>
    <w:rsid w:val="00753A78"/>
    <w:rsid w:val="007567BB"/>
    <w:rsid w:val="0075749D"/>
    <w:rsid w:val="00757790"/>
    <w:rsid w:val="0076125F"/>
    <w:rsid w:val="0076303E"/>
    <w:rsid w:val="00763941"/>
    <w:rsid w:val="0076456A"/>
    <w:rsid w:val="0076460B"/>
    <w:rsid w:val="00765B7A"/>
    <w:rsid w:val="00766070"/>
    <w:rsid w:val="00766563"/>
    <w:rsid w:val="007667A0"/>
    <w:rsid w:val="00767A38"/>
    <w:rsid w:val="00767B8C"/>
    <w:rsid w:val="00770B24"/>
    <w:rsid w:val="00774ADD"/>
    <w:rsid w:val="00775268"/>
    <w:rsid w:val="00780C62"/>
    <w:rsid w:val="00781699"/>
    <w:rsid w:val="00783035"/>
    <w:rsid w:val="00783D35"/>
    <w:rsid w:val="00785147"/>
    <w:rsid w:val="00785734"/>
    <w:rsid w:val="00786A56"/>
    <w:rsid w:val="00795985"/>
    <w:rsid w:val="007966D9"/>
    <w:rsid w:val="007971E8"/>
    <w:rsid w:val="007A1358"/>
    <w:rsid w:val="007A5004"/>
    <w:rsid w:val="007A6F7C"/>
    <w:rsid w:val="007B0982"/>
    <w:rsid w:val="007B0F2D"/>
    <w:rsid w:val="007B2978"/>
    <w:rsid w:val="007B3033"/>
    <w:rsid w:val="007B3053"/>
    <w:rsid w:val="007B3ED2"/>
    <w:rsid w:val="007C0550"/>
    <w:rsid w:val="007C2DC7"/>
    <w:rsid w:val="007C5426"/>
    <w:rsid w:val="007C5D42"/>
    <w:rsid w:val="007C6954"/>
    <w:rsid w:val="007D066B"/>
    <w:rsid w:val="007D633E"/>
    <w:rsid w:val="007D7477"/>
    <w:rsid w:val="007D7BB4"/>
    <w:rsid w:val="007E08A4"/>
    <w:rsid w:val="007E1166"/>
    <w:rsid w:val="007E2ED8"/>
    <w:rsid w:val="007E3A17"/>
    <w:rsid w:val="007E3ABB"/>
    <w:rsid w:val="007E3E45"/>
    <w:rsid w:val="007E4AFC"/>
    <w:rsid w:val="007F1607"/>
    <w:rsid w:val="008015F4"/>
    <w:rsid w:val="00802A8B"/>
    <w:rsid w:val="008044B1"/>
    <w:rsid w:val="00805BBD"/>
    <w:rsid w:val="00807EF7"/>
    <w:rsid w:val="00810802"/>
    <w:rsid w:val="00810C20"/>
    <w:rsid w:val="00811FF8"/>
    <w:rsid w:val="00815B1E"/>
    <w:rsid w:val="00815FFF"/>
    <w:rsid w:val="00816D73"/>
    <w:rsid w:val="008179C3"/>
    <w:rsid w:val="00825405"/>
    <w:rsid w:val="0082700A"/>
    <w:rsid w:val="00832382"/>
    <w:rsid w:val="00837014"/>
    <w:rsid w:val="00837B6C"/>
    <w:rsid w:val="00842FA6"/>
    <w:rsid w:val="00844AFC"/>
    <w:rsid w:val="00845B6F"/>
    <w:rsid w:val="008461FC"/>
    <w:rsid w:val="0085273A"/>
    <w:rsid w:val="00852773"/>
    <w:rsid w:val="008528E3"/>
    <w:rsid w:val="00853E0B"/>
    <w:rsid w:val="00854CC2"/>
    <w:rsid w:val="00854F09"/>
    <w:rsid w:val="0085619E"/>
    <w:rsid w:val="00857B2D"/>
    <w:rsid w:val="00857E93"/>
    <w:rsid w:val="00860758"/>
    <w:rsid w:val="00862234"/>
    <w:rsid w:val="00862B49"/>
    <w:rsid w:val="0086505E"/>
    <w:rsid w:val="008659A8"/>
    <w:rsid w:val="00870229"/>
    <w:rsid w:val="00870812"/>
    <w:rsid w:val="00870D28"/>
    <w:rsid w:val="008736D9"/>
    <w:rsid w:val="00875EBD"/>
    <w:rsid w:val="008810BE"/>
    <w:rsid w:val="00881A90"/>
    <w:rsid w:val="0088266C"/>
    <w:rsid w:val="00883BEF"/>
    <w:rsid w:val="00884148"/>
    <w:rsid w:val="00886528"/>
    <w:rsid w:val="008913DE"/>
    <w:rsid w:val="00893FF7"/>
    <w:rsid w:val="00897709"/>
    <w:rsid w:val="008A0C18"/>
    <w:rsid w:val="008A7CA6"/>
    <w:rsid w:val="008B74D8"/>
    <w:rsid w:val="008C0E91"/>
    <w:rsid w:val="008C16CE"/>
    <w:rsid w:val="008C78F7"/>
    <w:rsid w:val="008D366D"/>
    <w:rsid w:val="008E5531"/>
    <w:rsid w:val="008E7E20"/>
    <w:rsid w:val="008F1A63"/>
    <w:rsid w:val="008F513E"/>
    <w:rsid w:val="008F6D5D"/>
    <w:rsid w:val="00900592"/>
    <w:rsid w:val="009012C9"/>
    <w:rsid w:val="0090186E"/>
    <w:rsid w:val="00901E09"/>
    <w:rsid w:val="00902D06"/>
    <w:rsid w:val="009055EC"/>
    <w:rsid w:val="00907014"/>
    <w:rsid w:val="009079C0"/>
    <w:rsid w:val="009106D8"/>
    <w:rsid w:val="00912651"/>
    <w:rsid w:val="009206DC"/>
    <w:rsid w:val="00920EBB"/>
    <w:rsid w:val="009234CD"/>
    <w:rsid w:val="0093099C"/>
    <w:rsid w:val="00931DE8"/>
    <w:rsid w:val="0093356A"/>
    <w:rsid w:val="00933A6C"/>
    <w:rsid w:val="0093739C"/>
    <w:rsid w:val="009417AE"/>
    <w:rsid w:val="009417FC"/>
    <w:rsid w:val="0094440E"/>
    <w:rsid w:val="00944625"/>
    <w:rsid w:val="009465C2"/>
    <w:rsid w:val="009517E2"/>
    <w:rsid w:val="00951CF4"/>
    <w:rsid w:val="009548B7"/>
    <w:rsid w:val="009549C4"/>
    <w:rsid w:val="00956501"/>
    <w:rsid w:val="0095652E"/>
    <w:rsid w:val="0095747B"/>
    <w:rsid w:val="00961CA5"/>
    <w:rsid w:val="00961DC4"/>
    <w:rsid w:val="0096210C"/>
    <w:rsid w:val="009650C0"/>
    <w:rsid w:val="00965A68"/>
    <w:rsid w:val="00965A81"/>
    <w:rsid w:val="00966D42"/>
    <w:rsid w:val="00966FC1"/>
    <w:rsid w:val="0096713B"/>
    <w:rsid w:val="009701D5"/>
    <w:rsid w:val="0097065B"/>
    <w:rsid w:val="00970A8C"/>
    <w:rsid w:val="00973DB5"/>
    <w:rsid w:val="009763E7"/>
    <w:rsid w:val="009810B2"/>
    <w:rsid w:val="009831F5"/>
    <w:rsid w:val="009856F5"/>
    <w:rsid w:val="00985E3A"/>
    <w:rsid w:val="00992AA8"/>
    <w:rsid w:val="00996FB8"/>
    <w:rsid w:val="009A3B14"/>
    <w:rsid w:val="009A4511"/>
    <w:rsid w:val="009A62CF"/>
    <w:rsid w:val="009A63F8"/>
    <w:rsid w:val="009B3E7A"/>
    <w:rsid w:val="009B6165"/>
    <w:rsid w:val="009C0B4F"/>
    <w:rsid w:val="009C2034"/>
    <w:rsid w:val="009C20BA"/>
    <w:rsid w:val="009C282A"/>
    <w:rsid w:val="009D0D8B"/>
    <w:rsid w:val="009D279B"/>
    <w:rsid w:val="009D3C3E"/>
    <w:rsid w:val="009D7041"/>
    <w:rsid w:val="009D7896"/>
    <w:rsid w:val="009E0FBE"/>
    <w:rsid w:val="009E10A5"/>
    <w:rsid w:val="009E26D8"/>
    <w:rsid w:val="009E3A3E"/>
    <w:rsid w:val="009F15BD"/>
    <w:rsid w:val="009F4EE7"/>
    <w:rsid w:val="009F4F6D"/>
    <w:rsid w:val="009F5B56"/>
    <w:rsid w:val="009F5C95"/>
    <w:rsid w:val="00A00F2A"/>
    <w:rsid w:val="00A03AE7"/>
    <w:rsid w:val="00A04693"/>
    <w:rsid w:val="00A061E0"/>
    <w:rsid w:val="00A072FA"/>
    <w:rsid w:val="00A07D26"/>
    <w:rsid w:val="00A07DDF"/>
    <w:rsid w:val="00A107F6"/>
    <w:rsid w:val="00A167DC"/>
    <w:rsid w:val="00A20118"/>
    <w:rsid w:val="00A24C7F"/>
    <w:rsid w:val="00A25345"/>
    <w:rsid w:val="00A2643A"/>
    <w:rsid w:val="00A2646F"/>
    <w:rsid w:val="00A26D6B"/>
    <w:rsid w:val="00A30402"/>
    <w:rsid w:val="00A31FDE"/>
    <w:rsid w:val="00A32E78"/>
    <w:rsid w:val="00A33EFD"/>
    <w:rsid w:val="00A35926"/>
    <w:rsid w:val="00A359D9"/>
    <w:rsid w:val="00A3694E"/>
    <w:rsid w:val="00A36DEF"/>
    <w:rsid w:val="00A4272E"/>
    <w:rsid w:val="00A42E1E"/>
    <w:rsid w:val="00A46207"/>
    <w:rsid w:val="00A46819"/>
    <w:rsid w:val="00A47DD4"/>
    <w:rsid w:val="00A53801"/>
    <w:rsid w:val="00A53A30"/>
    <w:rsid w:val="00A55E68"/>
    <w:rsid w:val="00A56E5A"/>
    <w:rsid w:val="00A56FA7"/>
    <w:rsid w:val="00A57106"/>
    <w:rsid w:val="00A617DA"/>
    <w:rsid w:val="00A63483"/>
    <w:rsid w:val="00A6531E"/>
    <w:rsid w:val="00A65636"/>
    <w:rsid w:val="00A65AEC"/>
    <w:rsid w:val="00A661E0"/>
    <w:rsid w:val="00A678E8"/>
    <w:rsid w:val="00A72068"/>
    <w:rsid w:val="00A729E0"/>
    <w:rsid w:val="00A72BA8"/>
    <w:rsid w:val="00A745B0"/>
    <w:rsid w:val="00A76602"/>
    <w:rsid w:val="00A86939"/>
    <w:rsid w:val="00A91D57"/>
    <w:rsid w:val="00A95AB8"/>
    <w:rsid w:val="00A961E4"/>
    <w:rsid w:val="00A96572"/>
    <w:rsid w:val="00AA287E"/>
    <w:rsid w:val="00AA471A"/>
    <w:rsid w:val="00AA4D05"/>
    <w:rsid w:val="00AA4EB1"/>
    <w:rsid w:val="00AA50D9"/>
    <w:rsid w:val="00AA5BC0"/>
    <w:rsid w:val="00AA5C69"/>
    <w:rsid w:val="00AA72D8"/>
    <w:rsid w:val="00AB040D"/>
    <w:rsid w:val="00AB18F5"/>
    <w:rsid w:val="00AB1A47"/>
    <w:rsid w:val="00AB2C4D"/>
    <w:rsid w:val="00AB355D"/>
    <w:rsid w:val="00AB5297"/>
    <w:rsid w:val="00AC2981"/>
    <w:rsid w:val="00AC31A5"/>
    <w:rsid w:val="00AC359B"/>
    <w:rsid w:val="00AC72B9"/>
    <w:rsid w:val="00AD4A6E"/>
    <w:rsid w:val="00AE15DC"/>
    <w:rsid w:val="00AE2886"/>
    <w:rsid w:val="00AE3F0D"/>
    <w:rsid w:val="00AE45E9"/>
    <w:rsid w:val="00AE4CF6"/>
    <w:rsid w:val="00AE52A4"/>
    <w:rsid w:val="00AE6E27"/>
    <w:rsid w:val="00AE7DE1"/>
    <w:rsid w:val="00AF0916"/>
    <w:rsid w:val="00B00890"/>
    <w:rsid w:val="00B00A7A"/>
    <w:rsid w:val="00B022D7"/>
    <w:rsid w:val="00B023F5"/>
    <w:rsid w:val="00B03D27"/>
    <w:rsid w:val="00B04EC0"/>
    <w:rsid w:val="00B055DA"/>
    <w:rsid w:val="00B05FF4"/>
    <w:rsid w:val="00B105B2"/>
    <w:rsid w:val="00B10BFB"/>
    <w:rsid w:val="00B118E4"/>
    <w:rsid w:val="00B122D6"/>
    <w:rsid w:val="00B14D75"/>
    <w:rsid w:val="00B23752"/>
    <w:rsid w:val="00B24C02"/>
    <w:rsid w:val="00B251D0"/>
    <w:rsid w:val="00B27398"/>
    <w:rsid w:val="00B30397"/>
    <w:rsid w:val="00B319CE"/>
    <w:rsid w:val="00B33B29"/>
    <w:rsid w:val="00B34A5D"/>
    <w:rsid w:val="00B36DE7"/>
    <w:rsid w:val="00B40780"/>
    <w:rsid w:val="00B41AD4"/>
    <w:rsid w:val="00B45CE8"/>
    <w:rsid w:val="00B516AC"/>
    <w:rsid w:val="00B53584"/>
    <w:rsid w:val="00B5455C"/>
    <w:rsid w:val="00B5463D"/>
    <w:rsid w:val="00B57CAD"/>
    <w:rsid w:val="00B67CD5"/>
    <w:rsid w:val="00B717B2"/>
    <w:rsid w:val="00B732A5"/>
    <w:rsid w:val="00B743C0"/>
    <w:rsid w:val="00B753E7"/>
    <w:rsid w:val="00B80987"/>
    <w:rsid w:val="00B82C72"/>
    <w:rsid w:val="00B83F09"/>
    <w:rsid w:val="00B842D9"/>
    <w:rsid w:val="00B84DFF"/>
    <w:rsid w:val="00B879BB"/>
    <w:rsid w:val="00B92084"/>
    <w:rsid w:val="00B95048"/>
    <w:rsid w:val="00BA3003"/>
    <w:rsid w:val="00BA623B"/>
    <w:rsid w:val="00BA7588"/>
    <w:rsid w:val="00BA7BA4"/>
    <w:rsid w:val="00BB0BAB"/>
    <w:rsid w:val="00BB212D"/>
    <w:rsid w:val="00BB2B0C"/>
    <w:rsid w:val="00BC1363"/>
    <w:rsid w:val="00BC1992"/>
    <w:rsid w:val="00BC341D"/>
    <w:rsid w:val="00BC546E"/>
    <w:rsid w:val="00BC626B"/>
    <w:rsid w:val="00BC715F"/>
    <w:rsid w:val="00BC71D5"/>
    <w:rsid w:val="00BD2CEE"/>
    <w:rsid w:val="00BD44B5"/>
    <w:rsid w:val="00BD4DD5"/>
    <w:rsid w:val="00BD654C"/>
    <w:rsid w:val="00BD65E2"/>
    <w:rsid w:val="00BD7DBC"/>
    <w:rsid w:val="00BE06F4"/>
    <w:rsid w:val="00BE0853"/>
    <w:rsid w:val="00BE7300"/>
    <w:rsid w:val="00BF02F8"/>
    <w:rsid w:val="00BF175C"/>
    <w:rsid w:val="00BF7689"/>
    <w:rsid w:val="00C02C49"/>
    <w:rsid w:val="00C067A9"/>
    <w:rsid w:val="00C06B9A"/>
    <w:rsid w:val="00C12B42"/>
    <w:rsid w:val="00C14D0F"/>
    <w:rsid w:val="00C155BE"/>
    <w:rsid w:val="00C21A43"/>
    <w:rsid w:val="00C25EBF"/>
    <w:rsid w:val="00C26FE0"/>
    <w:rsid w:val="00C27E7D"/>
    <w:rsid w:val="00C305BD"/>
    <w:rsid w:val="00C3113E"/>
    <w:rsid w:val="00C32691"/>
    <w:rsid w:val="00C36159"/>
    <w:rsid w:val="00C42094"/>
    <w:rsid w:val="00C44DFD"/>
    <w:rsid w:val="00C465C3"/>
    <w:rsid w:val="00C52E34"/>
    <w:rsid w:val="00C53D1A"/>
    <w:rsid w:val="00C55487"/>
    <w:rsid w:val="00C57234"/>
    <w:rsid w:val="00C70078"/>
    <w:rsid w:val="00C72698"/>
    <w:rsid w:val="00C72CF6"/>
    <w:rsid w:val="00C83382"/>
    <w:rsid w:val="00C8378C"/>
    <w:rsid w:val="00C83FD3"/>
    <w:rsid w:val="00C8779D"/>
    <w:rsid w:val="00C916A2"/>
    <w:rsid w:val="00C9272A"/>
    <w:rsid w:val="00C930F7"/>
    <w:rsid w:val="00C951DC"/>
    <w:rsid w:val="00C96714"/>
    <w:rsid w:val="00C97948"/>
    <w:rsid w:val="00CA00DD"/>
    <w:rsid w:val="00CA0FC5"/>
    <w:rsid w:val="00CA20FB"/>
    <w:rsid w:val="00CA26E6"/>
    <w:rsid w:val="00CA36AD"/>
    <w:rsid w:val="00CB5247"/>
    <w:rsid w:val="00CC32D7"/>
    <w:rsid w:val="00CC4F07"/>
    <w:rsid w:val="00CC6FAA"/>
    <w:rsid w:val="00CD1521"/>
    <w:rsid w:val="00CD3325"/>
    <w:rsid w:val="00CD4CD3"/>
    <w:rsid w:val="00CD7709"/>
    <w:rsid w:val="00CE7127"/>
    <w:rsid w:val="00CF0E36"/>
    <w:rsid w:val="00CF1406"/>
    <w:rsid w:val="00CF1892"/>
    <w:rsid w:val="00CF3D8B"/>
    <w:rsid w:val="00CF6A0A"/>
    <w:rsid w:val="00CF78DF"/>
    <w:rsid w:val="00CF7B44"/>
    <w:rsid w:val="00D0102D"/>
    <w:rsid w:val="00D03FBC"/>
    <w:rsid w:val="00D05864"/>
    <w:rsid w:val="00D10FE1"/>
    <w:rsid w:val="00D13C08"/>
    <w:rsid w:val="00D13FB4"/>
    <w:rsid w:val="00D140F9"/>
    <w:rsid w:val="00D1550C"/>
    <w:rsid w:val="00D16FD1"/>
    <w:rsid w:val="00D236F0"/>
    <w:rsid w:val="00D25C5D"/>
    <w:rsid w:val="00D271C6"/>
    <w:rsid w:val="00D300EA"/>
    <w:rsid w:val="00D307D3"/>
    <w:rsid w:val="00D3369E"/>
    <w:rsid w:val="00D3626F"/>
    <w:rsid w:val="00D369F2"/>
    <w:rsid w:val="00D37123"/>
    <w:rsid w:val="00D40D7A"/>
    <w:rsid w:val="00D433FE"/>
    <w:rsid w:val="00D43DB9"/>
    <w:rsid w:val="00D50614"/>
    <w:rsid w:val="00D52665"/>
    <w:rsid w:val="00D542D6"/>
    <w:rsid w:val="00D56439"/>
    <w:rsid w:val="00D56DBD"/>
    <w:rsid w:val="00D57A0A"/>
    <w:rsid w:val="00D646E1"/>
    <w:rsid w:val="00D64C3D"/>
    <w:rsid w:val="00D65B1D"/>
    <w:rsid w:val="00D723E6"/>
    <w:rsid w:val="00D730DC"/>
    <w:rsid w:val="00D74952"/>
    <w:rsid w:val="00D75551"/>
    <w:rsid w:val="00D80DA4"/>
    <w:rsid w:val="00D818CF"/>
    <w:rsid w:val="00D85448"/>
    <w:rsid w:val="00D86CEE"/>
    <w:rsid w:val="00D871FE"/>
    <w:rsid w:val="00D876F9"/>
    <w:rsid w:val="00D9054F"/>
    <w:rsid w:val="00D95558"/>
    <w:rsid w:val="00D955DE"/>
    <w:rsid w:val="00DA1F06"/>
    <w:rsid w:val="00DA4B00"/>
    <w:rsid w:val="00DA4B26"/>
    <w:rsid w:val="00DA5BFB"/>
    <w:rsid w:val="00DB0D2E"/>
    <w:rsid w:val="00DB4661"/>
    <w:rsid w:val="00DB4978"/>
    <w:rsid w:val="00DB7218"/>
    <w:rsid w:val="00DB7CC4"/>
    <w:rsid w:val="00DC0903"/>
    <w:rsid w:val="00DC211C"/>
    <w:rsid w:val="00DC31A2"/>
    <w:rsid w:val="00DC7F0D"/>
    <w:rsid w:val="00DD0092"/>
    <w:rsid w:val="00DD0396"/>
    <w:rsid w:val="00DD0FDA"/>
    <w:rsid w:val="00DD16CA"/>
    <w:rsid w:val="00DD1D06"/>
    <w:rsid w:val="00DD23A4"/>
    <w:rsid w:val="00DD261A"/>
    <w:rsid w:val="00DE1957"/>
    <w:rsid w:val="00DE25A7"/>
    <w:rsid w:val="00DE3127"/>
    <w:rsid w:val="00DF0A69"/>
    <w:rsid w:val="00DF2F66"/>
    <w:rsid w:val="00DF37FD"/>
    <w:rsid w:val="00DF39B5"/>
    <w:rsid w:val="00DF6FAE"/>
    <w:rsid w:val="00E0083F"/>
    <w:rsid w:val="00E00878"/>
    <w:rsid w:val="00E0318F"/>
    <w:rsid w:val="00E0417C"/>
    <w:rsid w:val="00E05A01"/>
    <w:rsid w:val="00E10632"/>
    <w:rsid w:val="00E10771"/>
    <w:rsid w:val="00E10EF8"/>
    <w:rsid w:val="00E143E2"/>
    <w:rsid w:val="00E17408"/>
    <w:rsid w:val="00E20483"/>
    <w:rsid w:val="00E22DAC"/>
    <w:rsid w:val="00E23643"/>
    <w:rsid w:val="00E27358"/>
    <w:rsid w:val="00E342A1"/>
    <w:rsid w:val="00E34ED7"/>
    <w:rsid w:val="00E354E8"/>
    <w:rsid w:val="00E357A5"/>
    <w:rsid w:val="00E357C8"/>
    <w:rsid w:val="00E3595A"/>
    <w:rsid w:val="00E35AFC"/>
    <w:rsid w:val="00E3666D"/>
    <w:rsid w:val="00E405AC"/>
    <w:rsid w:val="00E43362"/>
    <w:rsid w:val="00E44465"/>
    <w:rsid w:val="00E54CF8"/>
    <w:rsid w:val="00E61C06"/>
    <w:rsid w:val="00E61C96"/>
    <w:rsid w:val="00E6202D"/>
    <w:rsid w:val="00E64B66"/>
    <w:rsid w:val="00E64DAA"/>
    <w:rsid w:val="00E672A6"/>
    <w:rsid w:val="00E675BD"/>
    <w:rsid w:val="00E71D94"/>
    <w:rsid w:val="00E73275"/>
    <w:rsid w:val="00E754F6"/>
    <w:rsid w:val="00E75543"/>
    <w:rsid w:val="00E75CA0"/>
    <w:rsid w:val="00E76ADB"/>
    <w:rsid w:val="00E76F03"/>
    <w:rsid w:val="00E81A41"/>
    <w:rsid w:val="00E81E52"/>
    <w:rsid w:val="00E82F09"/>
    <w:rsid w:val="00E85E51"/>
    <w:rsid w:val="00E91177"/>
    <w:rsid w:val="00E91E12"/>
    <w:rsid w:val="00E93973"/>
    <w:rsid w:val="00E95489"/>
    <w:rsid w:val="00E9638D"/>
    <w:rsid w:val="00E97256"/>
    <w:rsid w:val="00EA1529"/>
    <w:rsid w:val="00EA2DA0"/>
    <w:rsid w:val="00EA40D2"/>
    <w:rsid w:val="00EA4B55"/>
    <w:rsid w:val="00EA61BE"/>
    <w:rsid w:val="00EB0356"/>
    <w:rsid w:val="00EB0A81"/>
    <w:rsid w:val="00EB10E5"/>
    <w:rsid w:val="00EB1CC9"/>
    <w:rsid w:val="00EB1D56"/>
    <w:rsid w:val="00EB3A58"/>
    <w:rsid w:val="00EB4B5E"/>
    <w:rsid w:val="00EB6883"/>
    <w:rsid w:val="00EB727A"/>
    <w:rsid w:val="00EC389E"/>
    <w:rsid w:val="00EC38F7"/>
    <w:rsid w:val="00EC5606"/>
    <w:rsid w:val="00EC5EF6"/>
    <w:rsid w:val="00EC70E4"/>
    <w:rsid w:val="00ED7034"/>
    <w:rsid w:val="00ED7DCB"/>
    <w:rsid w:val="00EE306D"/>
    <w:rsid w:val="00EE371F"/>
    <w:rsid w:val="00EE3957"/>
    <w:rsid w:val="00EE3FE7"/>
    <w:rsid w:val="00EE770D"/>
    <w:rsid w:val="00EF4A58"/>
    <w:rsid w:val="00EF6F3E"/>
    <w:rsid w:val="00EF7000"/>
    <w:rsid w:val="00F0170B"/>
    <w:rsid w:val="00F06CEE"/>
    <w:rsid w:val="00F109E0"/>
    <w:rsid w:val="00F1466B"/>
    <w:rsid w:val="00F256CC"/>
    <w:rsid w:val="00F259A3"/>
    <w:rsid w:val="00F272B2"/>
    <w:rsid w:val="00F311B5"/>
    <w:rsid w:val="00F31479"/>
    <w:rsid w:val="00F3260F"/>
    <w:rsid w:val="00F36F9F"/>
    <w:rsid w:val="00F3714B"/>
    <w:rsid w:val="00F37666"/>
    <w:rsid w:val="00F40FF3"/>
    <w:rsid w:val="00F41B2F"/>
    <w:rsid w:val="00F43643"/>
    <w:rsid w:val="00F50D92"/>
    <w:rsid w:val="00F5458E"/>
    <w:rsid w:val="00F55C66"/>
    <w:rsid w:val="00F60D2F"/>
    <w:rsid w:val="00F62DDD"/>
    <w:rsid w:val="00F65C68"/>
    <w:rsid w:val="00F65CC3"/>
    <w:rsid w:val="00F67886"/>
    <w:rsid w:val="00F67910"/>
    <w:rsid w:val="00F74A85"/>
    <w:rsid w:val="00F75572"/>
    <w:rsid w:val="00F77300"/>
    <w:rsid w:val="00F810CA"/>
    <w:rsid w:val="00F85731"/>
    <w:rsid w:val="00F85D01"/>
    <w:rsid w:val="00F86FC4"/>
    <w:rsid w:val="00F870B4"/>
    <w:rsid w:val="00F91291"/>
    <w:rsid w:val="00F9157E"/>
    <w:rsid w:val="00F920F8"/>
    <w:rsid w:val="00F926EC"/>
    <w:rsid w:val="00F92BF3"/>
    <w:rsid w:val="00F953AD"/>
    <w:rsid w:val="00F977FA"/>
    <w:rsid w:val="00FA01B5"/>
    <w:rsid w:val="00FA19DD"/>
    <w:rsid w:val="00FA19EC"/>
    <w:rsid w:val="00FA5F4C"/>
    <w:rsid w:val="00FB1944"/>
    <w:rsid w:val="00FC0D75"/>
    <w:rsid w:val="00FC15AC"/>
    <w:rsid w:val="00FC35CB"/>
    <w:rsid w:val="00FC3763"/>
    <w:rsid w:val="00FC3CBC"/>
    <w:rsid w:val="00FC4EE9"/>
    <w:rsid w:val="00FC5BC9"/>
    <w:rsid w:val="00FD17A6"/>
    <w:rsid w:val="00FD1FC7"/>
    <w:rsid w:val="00FD419F"/>
    <w:rsid w:val="00FE3015"/>
    <w:rsid w:val="00FE5D81"/>
    <w:rsid w:val="00FF30C7"/>
    <w:rsid w:val="00FF5A20"/>
    <w:rsid w:val="024C802B"/>
    <w:rsid w:val="0292D699"/>
    <w:rsid w:val="02BFC9CB"/>
    <w:rsid w:val="02C33E74"/>
    <w:rsid w:val="036F2F94"/>
    <w:rsid w:val="03E8FEAD"/>
    <w:rsid w:val="03EEB5A8"/>
    <w:rsid w:val="047E5553"/>
    <w:rsid w:val="04AF185E"/>
    <w:rsid w:val="04B83803"/>
    <w:rsid w:val="05072119"/>
    <w:rsid w:val="05202EA2"/>
    <w:rsid w:val="053BBDBB"/>
    <w:rsid w:val="0648C5A1"/>
    <w:rsid w:val="068E3B47"/>
    <w:rsid w:val="06B23C1E"/>
    <w:rsid w:val="06BC8E3B"/>
    <w:rsid w:val="0737A990"/>
    <w:rsid w:val="076B136D"/>
    <w:rsid w:val="08125D42"/>
    <w:rsid w:val="08AD3368"/>
    <w:rsid w:val="095B778B"/>
    <w:rsid w:val="096925A6"/>
    <w:rsid w:val="09B3615B"/>
    <w:rsid w:val="0B7C24C6"/>
    <w:rsid w:val="0C25CFB9"/>
    <w:rsid w:val="0C62C36F"/>
    <w:rsid w:val="0C941097"/>
    <w:rsid w:val="0D41A393"/>
    <w:rsid w:val="0D62B150"/>
    <w:rsid w:val="0E8D6EC2"/>
    <w:rsid w:val="0EEE8BCA"/>
    <w:rsid w:val="0EEEB989"/>
    <w:rsid w:val="0FBF246D"/>
    <w:rsid w:val="1062E9E3"/>
    <w:rsid w:val="10E8E2D1"/>
    <w:rsid w:val="114C139C"/>
    <w:rsid w:val="11587845"/>
    <w:rsid w:val="1200240B"/>
    <w:rsid w:val="121ED948"/>
    <w:rsid w:val="123F93CE"/>
    <w:rsid w:val="12C58C6B"/>
    <w:rsid w:val="133716B6"/>
    <w:rsid w:val="13C5BAFA"/>
    <w:rsid w:val="143BF37A"/>
    <w:rsid w:val="145CEE39"/>
    <w:rsid w:val="1466A8B6"/>
    <w:rsid w:val="14674524"/>
    <w:rsid w:val="14AB61D1"/>
    <w:rsid w:val="14D1C49D"/>
    <w:rsid w:val="14F9E284"/>
    <w:rsid w:val="15295ED6"/>
    <w:rsid w:val="15D06915"/>
    <w:rsid w:val="15D50A59"/>
    <w:rsid w:val="160FC89B"/>
    <w:rsid w:val="161EF28E"/>
    <w:rsid w:val="1620423A"/>
    <w:rsid w:val="16600C5F"/>
    <w:rsid w:val="166E16D9"/>
    <w:rsid w:val="1689C996"/>
    <w:rsid w:val="1774CD16"/>
    <w:rsid w:val="177AD4FA"/>
    <w:rsid w:val="17D89269"/>
    <w:rsid w:val="189E1AE3"/>
    <w:rsid w:val="190C05B1"/>
    <w:rsid w:val="1A8AE127"/>
    <w:rsid w:val="1AAF4E59"/>
    <w:rsid w:val="1AEA6D97"/>
    <w:rsid w:val="1B905549"/>
    <w:rsid w:val="1B9A5EF0"/>
    <w:rsid w:val="1C5B0C58"/>
    <w:rsid w:val="1CB5751A"/>
    <w:rsid w:val="1D8A43F3"/>
    <w:rsid w:val="1DBC842B"/>
    <w:rsid w:val="1E7089EE"/>
    <w:rsid w:val="1F98A83B"/>
    <w:rsid w:val="1FB1AA95"/>
    <w:rsid w:val="1FD378ED"/>
    <w:rsid w:val="1FFD0D96"/>
    <w:rsid w:val="2135538B"/>
    <w:rsid w:val="216E6E86"/>
    <w:rsid w:val="21B1F471"/>
    <w:rsid w:val="21D8CF57"/>
    <w:rsid w:val="22775DE2"/>
    <w:rsid w:val="2297B6EA"/>
    <w:rsid w:val="229A6855"/>
    <w:rsid w:val="22A7E1EC"/>
    <w:rsid w:val="22AE28B8"/>
    <w:rsid w:val="22B821BA"/>
    <w:rsid w:val="23AE6B77"/>
    <w:rsid w:val="247C9D70"/>
    <w:rsid w:val="2514D6C4"/>
    <w:rsid w:val="252B66EB"/>
    <w:rsid w:val="256C9D23"/>
    <w:rsid w:val="266B5D6F"/>
    <w:rsid w:val="26A351D4"/>
    <w:rsid w:val="26D947BC"/>
    <w:rsid w:val="26F11A10"/>
    <w:rsid w:val="2703E07D"/>
    <w:rsid w:val="28252627"/>
    <w:rsid w:val="297D9AA0"/>
    <w:rsid w:val="2A844E62"/>
    <w:rsid w:val="2AD728EE"/>
    <w:rsid w:val="2ADCCAC6"/>
    <w:rsid w:val="2ADEC08C"/>
    <w:rsid w:val="2BB36623"/>
    <w:rsid w:val="2C705AD2"/>
    <w:rsid w:val="2C9EA3DB"/>
    <w:rsid w:val="2D322AD7"/>
    <w:rsid w:val="2D874AAD"/>
    <w:rsid w:val="2D9C0294"/>
    <w:rsid w:val="2EDF9D8D"/>
    <w:rsid w:val="2F1494C5"/>
    <w:rsid w:val="308FF64D"/>
    <w:rsid w:val="30DA9DE1"/>
    <w:rsid w:val="316BBB67"/>
    <w:rsid w:val="3170D690"/>
    <w:rsid w:val="325D5AE2"/>
    <w:rsid w:val="32E7AB43"/>
    <w:rsid w:val="32FC79C6"/>
    <w:rsid w:val="33C9118D"/>
    <w:rsid w:val="34359B43"/>
    <w:rsid w:val="34687D30"/>
    <w:rsid w:val="35442F7A"/>
    <w:rsid w:val="354C2048"/>
    <w:rsid w:val="3578A140"/>
    <w:rsid w:val="359CD84B"/>
    <w:rsid w:val="36A6DF24"/>
    <w:rsid w:val="37CE704E"/>
    <w:rsid w:val="37D222E8"/>
    <w:rsid w:val="3861620D"/>
    <w:rsid w:val="387D8C6B"/>
    <w:rsid w:val="389C9211"/>
    <w:rsid w:val="390F766F"/>
    <w:rsid w:val="39AD5AD2"/>
    <w:rsid w:val="3A0BB4C3"/>
    <w:rsid w:val="3A8822C1"/>
    <w:rsid w:val="3AA9A0E9"/>
    <w:rsid w:val="3AD1508B"/>
    <w:rsid w:val="3AE8A9AE"/>
    <w:rsid w:val="3BCCE4FE"/>
    <w:rsid w:val="3C3E71A0"/>
    <w:rsid w:val="3C5026A6"/>
    <w:rsid w:val="3C837EAE"/>
    <w:rsid w:val="3CFBD0A7"/>
    <w:rsid w:val="3D945196"/>
    <w:rsid w:val="3E12A9D1"/>
    <w:rsid w:val="3EEFB066"/>
    <w:rsid w:val="3EFC9E70"/>
    <w:rsid w:val="3FA1E7C6"/>
    <w:rsid w:val="3FF52E88"/>
    <w:rsid w:val="405F5672"/>
    <w:rsid w:val="40E4D4F1"/>
    <w:rsid w:val="418EFE84"/>
    <w:rsid w:val="41AD7CA0"/>
    <w:rsid w:val="4371486C"/>
    <w:rsid w:val="43996452"/>
    <w:rsid w:val="43A75A03"/>
    <w:rsid w:val="43E2A5FC"/>
    <w:rsid w:val="444C9414"/>
    <w:rsid w:val="446F2300"/>
    <w:rsid w:val="4514001B"/>
    <w:rsid w:val="453CBFD8"/>
    <w:rsid w:val="45D82DEF"/>
    <w:rsid w:val="461A1A47"/>
    <w:rsid w:val="4636D443"/>
    <w:rsid w:val="48AA0058"/>
    <w:rsid w:val="48FDFAFE"/>
    <w:rsid w:val="49DCEA8E"/>
    <w:rsid w:val="4ABE2020"/>
    <w:rsid w:val="4AE66859"/>
    <w:rsid w:val="4BD6E6BD"/>
    <w:rsid w:val="4CDC51A3"/>
    <w:rsid w:val="4D1E1D36"/>
    <w:rsid w:val="4D39937E"/>
    <w:rsid w:val="4D73FA8F"/>
    <w:rsid w:val="4DFF720B"/>
    <w:rsid w:val="4E837D8E"/>
    <w:rsid w:val="4EADC8AA"/>
    <w:rsid w:val="4EB8B939"/>
    <w:rsid w:val="4F201C2F"/>
    <w:rsid w:val="4F6939F8"/>
    <w:rsid w:val="4F7CBCD5"/>
    <w:rsid w:val="5051BD67"/>
    <w:rsid w:val="52B25A4C"/>
    <w:rsid w:val="52C5D09F"/>
    <w:rsid w:val="5300E2CC"/>
    <w:rsid w:val="534066D6"/>
    <w:rsid w:val="535906DF"/>
    <w:rsid w:val="53BDCE2B"/>
    <w:rsid w:val="53FC0AE0"/>
    <w:rsid w:val="54E3CF0E"/>
    <w:rsid w:val="556D01DA"/>
    <w:rsid w:val="55D96F0F"/>
    <w:rsid w:val="560512B0"/>
    <w:rsid w:val="5662FAB8"/>
    <w:rsid w:val="56E12C4D"/>
    <w:rsid w:val="58303E77"/>
    <w:rsid w:val="58A46D46"/>
    <w:rsid w:val="5934D1B9"/>
    <w:rsid w:val="598FAE84"/>
    <w:rsid w:val="5992978C"/>
    <w:rsid w:val="5A72D08D"/>
    <w:rsid w:val="5A869A89"/>
    <w:rsid w:val="5AABCC6A"/>
    <w:rsid w:val="5B94D58B"/>
    <w:rsid w:val="5BEAD66D"/>
    <w:rsid w:val="5C21701D"/>
    <w:rsid w:val="5CC1F923"/>
    <w:rsid w:val="5DB00ECB"/>
    <w:rsid w:val="5E610DE5"/>
    <w:rsid w:val="5F2B30BD"/>
    <w:rsid w:val="5F6504FE"/>
    <w:rsid w:val="619EB172"/>
    <w:rsid w:val="620731C5"/>
    <w:rsid w:val="624EA963"/>
    <w:rsid w:val="630987C8"/>
    <w:rsid w:val="6317CE76"/>
    <w:rsid w:val="6389F986"/>
    <w:rsid w:val="63A02A03"/>
    <w:rsid w:val="640ECA4B"/>
    <w:rsid w:val="646E5A8E"/>
    <w:rsid w:val="64F2FEAA"/>
    <w:rsid w:val="64FB9183"/>
    <w:rsid w:val="66285981"/>
    <w:rsid w:val="66E6E8B6"/>
    <w:rsid w:val="6760E9E6"/>
    <w:rsid w:val="6840BF9A"/>
    <w:rsid w:val="68867EC2"/>
    <w:rsid w:val="68F65BEF"/>
    <w:rsid w:val="690F8A19"/>
    <w:rsid w:val="69208223"/>
    <w:rsid w:val="69399EF2"/>
    <w:rsid w:val="6A8D7B06"/>
    <w:rsid w:val="6BC33C10"/>
    <w:rsid w:val="6BF0117F"/>
    <w:rsid w:val="6CB35FB1"/>
    <w:rsid w:val="6CD71A75"/>
    <w:rsid w:val="6DE09AD9"/>
    <w:rsid w:val="6E156C80"/>
    <w:rsid w:val="709110CF"/>
    <w:rsid w:val="71037BF9"/>
    <w:rsid w:val="7166C27D"/>
    <w:rsid w:val="7169CB0D"/>
    <w:rsid w:val="71FB91A7"/>
    <w:rsid w:val="7332688E"/>
    <w:rsid w:val="734F35AD"/>
    <w:rsid w:val="73825B01"/>
    <w:rsid w:val="73A470EC"/>
    <w:rsid w:val="75036970"/>
    <w:rsid w:val="75976DF0"/>
    <w:rsid w:val="75982306"/>
    <w:rsid w:val="75D6C16D"/>
    <w:rsid w:val="75DA545C"/>
    <w:rsid w:val="76007135"/>
    <w:rsid w:val="768321B4"/>
    <w:rsid w:val="76B8859B"/>
    <w:rsid w:val="772C01A8"/>
    <w:rsid w:val="78A05368"/>
    <w:rsid w:val="78ED599F"/>
    <w:rsid w:val="79214E6D"/>
    <w:rsid w:val="79238C60"/>
    <w:rsid w:val="79B1EE45"/>
    <w:rsid w:val="79C38636"/>
    <w:rsid w:val="79F728D4"/>
    <w:rsid w:val="7A232671"/>
    <w:rsid w:val="7A278790"/>
    <w:rsid w:val="7A372DCD"/>
    <w:rsid w:val="7A69BDAE"/>
    <w:rsid w:val="7A94DE70"/>
    <w:rsid w:val="7AEC02AE"/>
    <w:rsid w:val="7B59FB55"/>
    <w:rsid w:val="7C65E6A5"/>
    <w:rsid w:val="7C7B8100"/>
    <w:rsid w:val="7CB0F4F5"/>
    <w:rsid w:val="7D4C5F13"/>
    <w:rsid w:val="7D7DE04F"/>
    <w:rsid w:val="7E3C2558"/>
    <w:rsid w:val="7E9263ED"/>
    <w:rsid w:val="7F0F6615"/>
    <w:rsid w:val="7FDE29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E220C"/>
  <w15:chartTrackingRefBased/>
  <w15:docId w15:val="{A0CB3695-7853-420F-B73B-7C5E2FA80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586"/>
  </w:style>
  <w:style w:type="paragraph" w:styleId="Heading1">
    <w:name w:val="heading 1"/>
    <w:basedOn w:val="Normal"/>
    <w:next w:val="Normal"/>
    <w:link w:val="Heading1Char"/>
    <w:autoRedefine/>
    <w:uiPriority w:val="9"/>
    <w:qFormat/>
    <w:rsid w:val="00007956"/>
    <w:pPr>
      <w:keepNext/>
      <w:keepLines/>
      <w:spacing w:before="360" w:after="80"/>
      <w:outlineLvl w:val="0"/>
    </w:pPr>
    <w:rPr>
      <w:rFonts w:eastAsiaTheme="majorEastAsia" w:cstheme="majorBidi"/>
      <w:b/>
      <w:color w:val="0F4761" w:themeColor="accent1" w:themeShade="BF"/>
      <w:sz w:val="32"/>
      <w:szCs w:val="40"/>
    </w:rPr>
  </w:style>
  <w:style w:type="paragraph" w:styleId="Heading2">
    <w:name w:val="heading 2"/>
    <w:basedOn w:val="Normal"/>
    <w:next w:val="Normal"/>
    <w:link w:val="Heading2Char"/>
    <w:autoRedefine/>
    <w:uiPriority w:val="9"/>
    <w:unhideWhenUsed/>
    <w:qFormat/>
    <w:rsid w:val="00007956"/>
    <w:pPr>
      <w:keepNext/>
      <w:keepLines/>
      <w:spacing w:before="160" w:after="80"/>
      <w:outlineLvl w:val="1"/>
    </w:pPr>
    <w:rPr>
      <w:rFonts w:eastAsiaTheme="majorEastAsia" w:cstheme="majorBidi"/>
      <w:b/>
      <w:color w:val="0F4761" w:themeColor="accent1" w:themeShade="BF"/>
      <w:szCs w:val="32"/>
    </w:rPr>
  </w:style>
  <w:style w:type="paragraph" w:styleId="Heading3">
    <w:name w:val="heading 3"/>
    <w:basedOn w:val="Normal"/>
    <w:next w:val="Normal"/>
    <w:link w:val="Heading3Char"/>
    <w:autoRedefine/>
    <w:uiPriority w:val="9"/>
    <w:unhideWhenUsed/>
    <w:qFormat/>
    <w:rsid w:val="00451FE9"/>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1546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46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46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46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46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46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944625"/>
    <w:pPr>
      <w:spacing w:after="0" w:line="240" w:lineRule="auto"/>
      <w:contextualSpacing/>
    </w:pPr>
    <w:rPr>
      <w:rFonts w:ascii="Segoe UI" w:eastAsiaTheme="majorEastAsia" w:hAnsi="Segoe UI" w:cstheme="majorBidi"/>
      <w:b/>
      <w:spacing w:val="-10"/>
      <w:kern w:val="28"/>
      <w:sz w:val="56"/>
      <w:szCs w:val="56"/>
    </w:rPr>
  </w:style>
  <w:style w:type="character" w:customStyle="1" w:styleId="TitleChar">
    <w:name w:val="Title Char"/>
    <w:basedOn w:val="DefaultParagraphFont"/>
    <w:link w:val="Title"/>
    <w:uiPriority w:val="10"/>
    <w:rsid w:val="00944625"/>
    <w:rPr>
      <w:rFonts w:ascii="Segoe UI" w:eastAsiaTheme="majorEastAsia" w:hAnsi="Segoe UI" w:cstheme="majorBidi"/>
      <w:b/>
      <w:spacing w:val="-10"/>
      <w:kern w:val="28"/>
      <w:sz w:val="56"/>
      <w:szCs w:val="56"/>
    </w:rPr>
  </w:style>
  <w:style w:type="character" w:customStyle="1" w:styleId="Heading1Char">
    <w:name w:val="Heading 1 Char"/>
    <w:basedOn w:val="DefaultParagraphFont"/>
    <w:link w:val="Heading1"/>
    <w:uiPriority w:val="9"/>
    <w:rsid w:val="00007956"/>
    <w:rPr>
      <w:rFonts w:ascii="Times New Roman" w:eastAsiaTheme="majorEastAsia" w:hAnsi="Times New Roman" w:cstheme="majorBidi"/>
      <w:b/>
      <w:color w:val="0F4761" w:themeColor="accent1" w:themeShade="BF"/>
      <w:sz w:val="32"/>
      <w:szCs w:val="40"/>
    </w:rPr>
  </w:style>
  <w:style w:type="character" w:customStyle="1" w:styleId="Heading2Char">
    <w:name w:val="Heading 2 Char"/>
    <w:basedOn w:val="DefaultParagraphFont"/>
    <w:link w:val="Heading2"/>
    <w:uiPriority w:val="9"/>
    <w:rsid w:val="00007956"/>
    <w:rPr>
      <w:rFonts w:ascii="Times New Roman" w:eastAsiaTheme="majorEastAsia" w:hAnsi="Times New Roman" w:cstheme="majorBidi"/>
      <w:b/>
      <w:color w:val="0F4761" w:themeColor="accent1" w:themeShade="BF"/>
      <w:sz w:val="28"/>
      <w:szCs w:val="32"/>
    </w:rPr>
  </w:style>
  <w:style w:type="character" w:customStyle="1" w:styleId="Heading3Char">
    <w:name w:val="Heading 3 Char"/>
    <w:basedOn w:val="DefaultParagraphFont"/>
    <w:link w:val="Heading3"/>
    <w:uiPriority w:val="9"/>
    <w:rsid w:val="00451FE9"/>
    <w:rPr>
      <w:rFonts w:ascii="Times New Roman" w:eastAsiaTheme="majorEastAsia" w:hAnsi="Times New Roman"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46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46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46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46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46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46EF"/>
    <w:rPr>
      <w:rFonts w:eastAsiaTheme="majorEastAsia" w:cstheme="majorBidi"/>
      <w:color w:val="272727" w:themeColor="text1" w:themeTint="D8"/>
    </w:rPr>
  </w:style>
  <w:style w:type="paragraph" w:styleId="Subtitle">
    <w:name w:val="Subtitle"/>
    <w:basedOn w:val="Normal"/>
    <w:next w:val="Normal"/>
    <w:link w:val="SubtitleChar"/>
    <w:uiPriority w:val="11"/>
    <w:qFormat/>
    <w:rsid w:val="001546EF"/>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1546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46EF"/>
    <w:pPr>
      <w:spacing w:before="160"/>
      <w:jc w:val="center"/>
    </w:pPr>
    <w:rPr>
      <w:i/>
      <w:iCs/>
      <w:color w:val="404040" w:themeColor="text1" w:themeTint="BF"/>
    </w:rPr>
  </w:style>
  <w:style w:type="character" w:customStyle="1" w:styleId="QuoteChar">
    <w:name w:val="Quote Char"/>
    <w:basedOn w:val="DefaultParagraphFont"/>
    <w:link w:val="Quote"/>
    <w:uiPriority w:val="29"/>
    <w:rsid w:val="001546EF"/>
    <w:rPr>
      <w:i/>
      <w:iCs/>
      <w:color w:val="404040" w:themeColor="text1" w:themeTint="BF"/>
    </w:rPr>
  </w:style>
  <w:style w:type="paragraph" w:styleId="ListParagraph">
    <w:name w:val="List Paragraph"/>
    <w:basedOn w:val="Normal"/>
    <w:uiPriority w:val="34"/>
    <w:qFormat/>
    <w:rsid w:val="001546EF"/>
    <w:pPr>
      <w:ind w:left="720"/>
      <w:contextualSpacing/>
    </w:pPr>
  </w:style>
  <w:style w:type="character" w:styleId="IntenseEmphasis">
    <w:name w:val="Intense Emphasis"/>
    <w:basedOn w:val="DefaultParagraphFont"/>
    <w:uiPriority w:val="21"/>
    <w:qFormat/>
    <w:rsid w:val="001546EF"/>
    <w:rPr>
      <w:i/>
      <w:iCs/>
      <w:color w:val="0F4761" w:themeColor="accent1" w:themeShade="BF"/>
    </w:rPr>
  </w:style>
  <w:style w:type="paragraph" w:styleId="IntenseQuote">
    <w:name w:val="Intense Quote"/>
    <w:basedOn w:val="Normal"/>
    <w:next w:val="Normal"/>
    <w:link w:val="IntenseQuoteChar"/>
    <w:uiPriority w:val="30"/>
    <w:qFormat/>
    <w:rsid w:val="001546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46EF"/>
    <w:rPr>
      <w:i/>
      <w:iCs/>
      <w:color w:val="0F4761" w:themeColor="accent1" w:themeShade="BF"/>
    </w:rPr>
  </w:style>
  <w:style w:type="character" w:styleId="IntenseReference">
    <w:name w:val="Intense Reference"/>
    <w:basedOn w:val="DefaultParagraphFont"/>
    <w:uiPriority w:val="32"/>
    <w:qFormat/>
    <w:rsid w:val="001546EF"/>
    <w:rPr>
      <w:b/>
      <w:bCs/>
      <w:smallCaps/>
      <w:color w:val="0F4761" w:themeColor="accent1" w:themeShade="BF"/>
      <w:spacing w:val="5"/>
    </w:rPr>
  </w:style>
  <w:style w:type="paragraph" w:styleId="BodyText">
    <w:name w:val="Body Text"/>
    <w:basedOn w:val="Normal"/>
    <w:link w:val="BodyTextChar"/>
    <w:uiPriority w:val="1"/>
    <w:qFormat/>
    <w:rsid w:val="001546EF"/>
    <w:pPr>
      <w:widowControl w:val="0"/>
      <w:autoSpaceDE w:val="0"/>
      <w:autoSpaceDN w:val="0"/>
      <w:spacing w:before="150" w:after="0" w:line="240" w:lineRule="auto"/>
    </w:pPr>
    <w:rPr>
      <w:rFonts w:eastAsia="Times New Roman" w:cs="Times New Roman"/>
      <w:kern w:val="0"/>
      <w:sz w:val="26"/>
      <w:szCs w:val="26"/>
      <w:lang w:val="vi"/>
      <w14:ligatures w14:val="none"/>
    </w:rPr>
  </w:style>
  <w:style w:type="character" w:customStyle="1" w:styleId="BodyTextChar">
    <w:name w:val="Body Text Char"/>
    <w:basedOn w:val="DefaultParagraphFont"/>
    <w:link w:val="BodyText"/>
    <w:uiPriority w:val="1"/>
    <w:rsid w:val="001546EF"/>
    <w:rPr>
      <w:rFonts w:ascii="Times New Roman" w:eastAsia="Times New Roman" w:hAnsi="Times New Roman" w:cs="Times New Roman"/>
      <w:kern w:val="0"/>
      <w:sz w:val="26"/>
      <w:szCs w:val="26"/>
      <w:lang w:val="vi"/>
      <w14:ligatures w14:val="none"/>
    </w:rPr>
  </w:style>
  <w:style w:type="table" w:styleId="TableGrid">
    <w:name w:val="Table Grid"/>
    <w:basedOn w:val="TableNormal"/>
    <w:uiPriority w:val="39"/>
    <w:rsid w:val="001546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565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652E"/>
  </w:style>
  <w:style w:type="paragraph" w:styleId="Footer">
    <w:name w:val="footer"/>
    <w:basedOn w:val="Normal"/>
    <w:link w:val="FooterChar"/>
    <w:uiPriority w:val="99"/>
    <w:unhideWhenUsed/>
    <w:rsid w:val="009565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652E"/>
  </w:style>
  <w:style w:type="paragraph" w:styleId="TOCHeading">
    <w:name w:val="TOC Heading"/>
    <w:basedOn w:val="Heading1"/>
    <w:next w:val="Normal"/>
    <w:uiPriority w:val="39"/>
    <w:unhideWhenUsed/>
    <w:qFormat/>
    <w:rsid w:val="00020D83"/>
    <w:pPr>
      <w:spacing w:before="240" w:after="0"/>
      <w:outlineLvl w:val="9"/>
    </w:pPr>
    <w:rPr>
      <w:rFonts w:asciiTheme="majorHAnsi" w:hAnsiTheme="majorHAnsi"/>
      <w:b w:val="0"/>
      <w:kern w:val="0"/>
      <w:szCs w:val="32"/>
      <w14:ligatures w14:val="none"/>
    </w:rPr>
  </w:style>
  <w:style w:type="paragraph" w:styleId="TOC1">
    <w:name w:val="toc 1"/>
    <w:basedOn w:val="Normal"/>
    <w:next w:val="Normal"/>
    <w:autoRedefine/>
    <w:uiPriority w:val="39"/>
    <w:unhideWhenUsed/>
    <w:rsid w:val="00020D83"/>
    <w:pPr>
      <w:spacing w:after="100"/>
    </w:pPr>
  </w:style>
  <w:style w:type="paragraph" w:styleId="TOC2">
    <w:name w:val="toc 2"/>
    <w:basedOn w:val="Normal"/>
    <w:next w:val="Normal"/>
    <w:autoRedefine/>
    <w:uiPriority w:val="39"/>
    <w:unhideWhenUsed/>
    <w:rsid w:val="00020D83"/>
    <w:pPr>
      <w:spacing w:after="100"/>
      <w:ind w:left="220"/>
    </w:pPr>
  </w:style>
  <w:style w:type="character" w:styleId="Hyperlink">
    <w:name w:val="Hyperlink"/>
    <w:basedOn w:val="DefaultParagraphFont"/>
    <w:uiPriority w:val="99"/>
    <w:unhideWhenUsed/>
    <w:rsid w:val="00020D83"/>
    <w:rPr>
      <w:color w:val="467886" w:themeColor="hyperlink"/>
      <w:u w:val="single"/>
    </w:rPr>
  </w:style>
  <w:style w:type="character" w:styleId="FollowedHyperlink">
    <w:name w:val="FollowedHyperlink"/>
    <w:basedOn w:val="DefaultParagraphFont"/>
    <w:uiPriority w:val="99"/>
    <w:semiHidden/>
    <w:unhideWhenUsed/>
    <w:rsid w:val="007C542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578357">
      <w:bodyDiv w:val="1"/>
      <w:marLeft w:val="0"/>
      <w:marRight w:val="0"/>
      <w:marTop w:val="0"/>
      <w:marBottom w:val="0"/>
      <w:divBdr>
        <w:top w:val="none" w:sz="0" w:space="0" w:color="auto"/>
        <w:left w:val="none" w:sz="0" w:space="0" w:color="auto"/>
        <w:bottom w:val="none" w:sz="0" w:space="0" w:color="auto"/>
        <w:right w:val="none" w:sz="0" w:space="0" w:color="auto"/>
      </w:divBdr>
      <w:divsChild>
        <w:div w:id="132719205">
          <w:marLeft w:val="0"/>
          <w:marRight w:val="0"/>
          <w:marTop w:val="0"/>
          <w:marBottom w:val="0"/>
          <w:divBdr>
            <w:top w:val="none" w:sz="0" w:space="0" w:color="auto"/>
            <w:left w:val="none" w:sz="0" w:space="0" w:color="auto"/>
            <w:bottom w:val="none" w:sz="0" w:space="0" w:color="auto"/>
            <w:right w:val="none" w:sz="0" w:space="0" w:color="auto"/>
          </w:divBdr>
          <w:divsChild>
            <w:div w:id="22634022">
              <w:marLeft w:val="0"/>
              <w:marRight w:val="0"/>
              <w:marTop w:val="0"/>
              <w:marBottom w:val="0"/>
              <w:divBdr>
                <w:top w:val="none" w:sz="0" w:space="0" w:color="auto"/>
                <w:left w:val="none" w:sz="0" w:space="0" w:color="auto"/>
                <w:bottom w:val="none" w:sz="0" w:space="0" w:color="auto"/>
                <w:right w:val="none" w:sz="0" w:space="0" w:color="auto"/>
              </w:divBdr>
            </w:div>
            <w:div w:id="272832370">
              <w:marLeft w:val="0"/>
              <w:marRight w:val="0"/>
              <w:marTop w:val="0"/>
              <w:marBottom w:val="0"/>
              <w:divBdr>
                <w:top w:val="none" w:sz="0" w:space="0" w:color="auto"/>
                <w:left w:val="none" w:sz="0" w:space="0" w:color="auto"/>
                <w:bottom w:val="none" w:sz="0" w:space="0" w:color="auto"/>
                <w:right w:val="none" w:sz="0" w:space="0" w:color="auto"/>
              </w:divBdr>
            </w:div>
            <w:div w:id="347218463">
              <w:marLeft w:val="0"/>
              <w:marRight w:val="0"/>
              <w:marTop w:val="0"/>
              <w:marBottom w:val="0"/>
              <w:divBdr>
                <w:top w:val="none" w:sz="0" w:space="0" w:color="auto"/>
                <w:left w:val="none" w:sz="0" w:space="0" w:color="auto"/>
                <w:bottom w:val="none" w:sz="0" w:space="0" w:color="auto"/>
                <w:right w:val="none" w:sz="0" w:space="0" w:color="auto"/>
              </w:divBdr>
            </w:div>
            <w:div w:id="421993376">
              <w:marLeft w:val="0"/>
              <w:marRight w:val="0"/>
              <w:marTop w:val="0"/>
              <w:marBottom w:val="0"/>
              <w:divBdr>
                <w:top w:val="none" w:sz="0" w:space="0" w:color="auto"/>
                <w:left w:val="none" w:sz="0" w:space="0" w:color="auto"/>
                <w:bottom w:val="none" w:sz="0" w:space="0" w:color="auto"/>
                <w:right w:val="none" w:sz="0" w:space="0" w:color="auto"/>
              </w:divBdr>
            </w:div>
            <w:div w:id="492649417">
              <w:marLeft w:val="0"/>
              <w:marRight w:val="0"/>
              <w:marTop w:val="0"/>
              <w:marBottom w:val="0"/>
              <w:divBdr>
                <w:top w:val="none" w:sz="0" w:space="0" w:color="auto"/>
                <w:left w:val="none" w:sz="0" w:space="0" w:color="auto"/>
                <w:bottom w:val="none" w:sz="0" w:space="0" w:color="auto"/>
                <w:right w:val="none" w:sz="0" w:space="0" w:color="auto"/>
              </w:divBdr>
            </w:div>
            <w:div w:id="568808677">
              <w:marLeft w:val="0"/>
              <w:marRight w:val="0"/>
              <w:marTop w:val="0"/>
              <w:marBottom w:val="0"/>
              <w:divBdr>
                <w:top w:val="none" w:sz="0" w:space="0" w:color="auto"/>
                <w:left w:val="none" w:sz="0" w:space="0" w:color="auto"/>
                <w:bottom w:val="none" w:sz="0" w:space="0" w:color="auto"/>
                <w:right w:val="none" w:sz="0" w:space="0" w:color="auto"/>
              </w:divBdr>
            </w:div>
            <w:div w:id="580143701">
              <w:marLeft w:val="0"/>
              <w:marRight w:val="0"/>
              <w:marTop w:val="0"/>
              <w:marBottom w:val="0"/>
              <w:divBdr>
                <w:top w:val="none" w:sz="0" w:space="0" w:color="auto"/>
                <w:left w:val="none" w:sz="0" w:space="0" w:color="auto"/>
                <w:bottom w:val="none" w:sz="0" w:space="0" w:color="auto"/>
                <w:right w:val="none" w:sz="0" w:space="0" w:color="auto"/>
              </w:divBdr>
            </w:div>
            <w:div w:id="712311227">
              <w:marLeft w:val="0"/>
              <w:marRight w:val="0"/>
              <w:marTop w:val="0"/>
              <w:marBottom w:val="0"/>
              <w:divBdr>
                <w:top w:val="none" w:sz="0" w:space="0" w:color="auto"/>
                <w:left w:val="none" w:sz="0" w:space="0" w:color="auto"/>
                <w:bottom w:val="none" w:sz="0" w:space="0" w:color="auto"/>
                <w:right w:val="none" w:sz="0" w:space="0" w:color="auto"/>
              </w:divBdr>
            </w:div>
            <w:div w:id="717898224">
              <w:marLeft w:val="0"/>
              <w:marRight w:val="0"/>
              <w:marTop w:val="0"/>
              <w:marBottom w:val="0"/>
              <w:divBdr>
                <w:top w:val="none" w:sz="0" w:space="0" w:color="auto"/>
                <w:left w:val="none" w:sz="0" w:space="0" w:color="auto"/>
                <w:bottom w:val="none" w:sz="0" w:space="0" w:color="auto"/>
                <w:right w:val="none" w:sz="0" w:space="0" w:color="auto"/>
              </w:divBdr>
            </w:div>
            <w:div w:id="726801334">
              <w:marLeft w:val="0"/>
              <w:marRight w:val="0"/>
              <w:marTop w:val="0"/>
              <w:marBottom w:val="0"/>
              <w:divBdr>
                <w:top w:val="none" w:sz="0" w:space="0" w:color="auto"/>
                <w:left w:val="none" w:sz="0" w:space="0" w:color="auto"/>
                <w:bottom w:val="none" w:sz="0" w:space="0" w:color="auto"/>
                <w:right w:val="none" w:sz="0" w:space="0" w:color="auto"/>
              </w:divBdr>
            </w:div>
            <w:div w:id="822310197">
              <w:marLeft w:val="0"/>
              <w:marRight w:val="0"/>
              <w:marTop w:val="0"/>
              <w:marBottom w:val="0"/>
              <w:divBdr>
                <w:top w:val="none" w:sz="0" w:space="0" w:color="auto"/>
                <w:left w:val="none" w:sz="0" w:space="0" w:color="auto"/>
                <w:bottom w:val="none" w:sz="0" w:space="0" w:color="auto"/>
                <w:right w:val="none" w:sz="0" w:space="0" w:color="auto"/>
              </w:divBdr>
            </w:div>
            <w:div w:id="891504911">
              <w:marLeft w:val="0"/>
              <w:marRight w:val="0"/>
              <w:marTop w:val="0"/>
              <w:marBottom w:val="0"/>
              <w:divBdr>
                <w:top w:val="none" w:sz="0" w:space="0" w:color="auto"/>
                <w:left w:val="none" w:sz="0" w:space="0" w:color="auto"/>
                <w:bottom w:val="none" w:sz="0" w:space="0" w:color="auto"/>
                <w:right w:val="none" w:sz="0" w:space="0" w:color="auto"/>
              </w:divBdr>
            </w:div>
            <w:div w:id="1071537175">
              <w:marLeft w:val="0"/>
              <w:marRight w:val="0"/>
              <w:marTop w:val="0"/>
              <w:marBottom w:val="0"/>
              <w:divBdr>
                <w:top w:val="none" w:sz="0" w:space="0" w:color="auto"/>
                <w:left w:val="none" w:sz="0" w:space="0" w:color="auto"/>
                <w:bottom w:val="none" w:sz="0" w:space="0" w:color="auto"/>
                <w:right w:val="none" w:sz="0" w:space="0" w:color="auto"/>
              </w:divBdr>
            </w:div>
            <w:div w:id="1105687022">
              <w:marLeft w:val="0"/>
              <w:marRight w:val="0"/>
              <w:marTop w:val="0"/>
              <w:marBottom w:val="0"/>
              <w:divBdr>
                <w:top w:val="none" w:sz="0" w:space="0" w:color="auto"/>
                <w:left w:val="none" w:sz="0" w:space="0" w:color="auto"/>
                <w:bottom w:val="none" w:sz="0" w:space="0" w:color="auto"/>
                <w:right w:val="none" w:sz="0" w:space="0" w:color="auto"/>
              </w:divBdr>
            </w:div>
            <w:div w:id="1156070178">
              <w:marLeft w:val="0"/>
              <w:marRight w:val="0"/>
              <w:marTop w:val="0"/>
              <w:marBottom w:val="0"/>
              <w:divBdr>
                <w:top w:val="none" w:sz="0" w:space="0" w:color="auto"/>
                <w:left w:val="none" w:sz="0" w:space="0" w:color="auto"/>
                <w:bottom w:val="none" w:sz="0" w:space="0" w:color="auto"/>
                <w:right w:val="none" w:sz="0" w:space="0" w:color="auto"/>
              </w:divBdr>
            </w:div>
            <w:div w:id="1186167681">
              <w:marLeft w:val="0"/>
              <w:marRight w:val="0"/>
              <w:marTop w:val="0"/>
              <w:marBottom w:val="0"/>
              <w:divBdr>
                <w:top w:val="none" w:sz="0" w:space="0" w:color="auto"/>
                <w:left w:val="none" w:sz="0" w:space="0" w:color="auto"/>
                <w:bottom w:val="none" w:sz="0" w:space="0" w:color="auto"/>
                <w:right w:val="none" w:sz="0" w:space="0" w:color="auto"/>
              </w:divBdr>
            </w:div>
            <w:div w:id="1196693236">
              <w:marLeft w:val="0"/>
              <w:marRight w:val="0"/>
              <w:marTop w:val="0"/>
              <w:marBottom w:val="0"/>
              <w:divBdr>
                <w:top w:val="none" w:sz="0" w:space="0" w:color="auto"/>
                <w:left w:val="none" w:sz="0" w:space="0" w:color="auto"/>
                <w:bottom w:val="none" w:sz="0" w:space="0" w:color="auto"/>
                <w:right w:val="none" w:sz="0" w:space="0" w:color="auto"/>
              </w:divBdr>
            </w:div>
            <w:div w:id="1236210331">
              <w:marLeft w:val="0"/>
              <w:marRight w:val="0"/>
              <w:marTop w:val="0"/>
              <w:marBottom w:val="0"/>
              <w:divBdr>
                <w:top w:val="none" w:sz="0" w:space="0" w:color="auto"/>
                <w:left w:val="none" w:sz="0" w:space="0" w:color="auto"/>
                <w:bottom w:val="none" w:sz="0" w:space="0" w:color="auto"/>
                <w:right w:val="none" w:sz="0" w:space="0" w:color="auto"/>
              </w:divBdr>
            </w:div>
            <w:div w:id="1257789699">
              <w:marLeft w:val="0"/>
              <w:marRight w:val="0"/>
              <w:marTop w:val="0"/>
              <w:marBottom w:val="0"/>
              <w:divBdr>
                <w:top w:val="none" w:sz="0" w:space="0" w:color="auto"/>
                <w:left w:val="none" w:sz="0" w:space="0" w:color="auto"/>
                <w:bottom w:val="none" w:sz="0" w:space="0" w:color="auto"/>
                <w:right w:val="none" w:sz="0" w:space="0" w:color="auto"/>
              </w:divBdr>
            </w:div>
            <w:div w:id="1268538763">
              <w:marLeft w:val="0"/>
              <w:marRight w:val="0"/>
              <w:marTop w:val="0"/>
              <w:marBottom w:val="0"/>
              <w:divBdr>
                <w:top w:val="none" w:sz="0" w:space="0" w:color="auto"/>
                <w:left w:val="none" w:sz="0" w:space="0" w:color="auto"/>
                <w:bottom w:val="none" w:sz="0" w:space="0" w:color="auto"/>
                <w:right w:val="none" w:sz="0" w:space="0" w:color="auto"/>
              </w:divBdr>
            </w:div>
            <w:div w:id="1522550917">
              <w:marLeft w:val="0"/>
              <w:marRight w:val="0"/>
              <w:marTop w:val="0"/>
              <w:marBottom w:val="0"/>
              <w:divBdr>
                <w:top w:val="none" w:sz="0" w:space="0" w:color="auto"/>
                <w:left w:val="none" w:sz="0" w:space="0" w:color="auto"/>
                <w:bottom w:val="none" w:sz="0" w:space="0" w:color="auto"/>
                <w:right w:val="none" w:sz="0" w:space="0" w:color="auto"/>
              </w:divBdr>
            </w:div>
            <w:div w:id="1611548362">
              <w:marLeft w:val="0"/>
              <w:marRight w:val="0"/>
              <w:marTop w:val="0"/>
              <w:marBottom w:val="0"/>
              <w:divBdr>
                <w:top w:val="none" w:sz="0" w:space="0" w:color="auto"/>
                <w:left w:val="none" w:sz="0" w:space="0" w:color="auto"/>
                <w:bottom w:val="none" w:sz="0" w:space="0" w:color="auto"/>
                <w:right w:val="none" w:sz="0" w:space="0" w:color="auto"/>
              </w:divBdr>
            </w:div>
            <w:div w:id="1857503837">
              <w:marLeft w:val="0"/>
              <w:marRight w:val="0"/>
              <w:marTop w:val="0"/>
              <w:marBottom w:val="0"/>
              <w:divBdr>
                <w:top w:val="none" w:sz="0" w:space="0" w:color="auto"/>
                <w:left w:val="none" w:sz="0" w:space="0" w:color="auto"/>
                <w:bottom w:val="none" w:sz="0" w:space="0" w:color="auto"/>
                <w:right w:val="none" w:sz="0" w:space="0" w:color="auto"/>
              </w:divBdr>
            </w:div>
            <w:div w:id="1897349860">
              <w:marLeft w:val="0"/>
              <w:marRight w:val="0"/>
              <w:marTop w:val="0"/>
              <w:marBottom w:val="0"/>
              <w:divBdr>
                <w:top w:val="none" w:sz="0" w:space="0" w:color="auto"/>
                <w:left w:val="none" w:sz="0" w:space="0" w:color="auto"/>
                <w:bottom w:val="none" w:sz="0" w:space="0" w:color="auto"/>
                <w:right w:val="none" w:sz="0" w:space="0" w:color="auto"/>
              </w:divBdr>
            </w:div>
            <w:div w:id="1923375269">
              <w:marLeft w:val="0"/>
              <w:marRight w:val="0"/>
              <w:marTop w:val="0"/>
              <w:marBottom w:val="0"/>
              <w:divBdr>
                <w:top w:val="none" w:sz="0" w:space="0" w:color="auto"/>
                <w:left w:val="none" w:sz="0" w:space="0" w:color="auto"/>
                <w:bottom w:val="none" w:sz="0" w:space="0" w:color="auto"/>
                <w:right w:val="none" w:sz="0" w:space="0" w:color="auto"/>
              </w:divBdr>
            </w:div>
            <w:div w:id="1965185672">
              <w:marLeft w:val="0"/>
              <w:marRight w:val="0"/>
              <w:marTop w:val="0"/>
              <w:marBottom w:val="0"/>
              <w:divBdr>
                <w:top w:val="none" w:sz="0" w:space="0" w:color="auto"/>
                <w:left w:val="none" w:sz="0" w:space="0" w:color="auto"/>
                <w:bottom w:val="none" w:sz="0" w:space="0" w:color="auto"/>
                <w:right w:val="none" w:sz="0" w:space="0" w:color="auto"/>
              </w:divBdr>
            </w:div>
            <w:div w:id="1994328534">
              <w:marLeft w:val="0"/>
              <w:marRight w:val="0"/>
              <w:marTop w:val="0"/>
              <w:marBottom w:val="0"/>
              <w:divBdr>
                <w:top w:val="none" w:sz="0" w:space="0" w:color="auto"/>
                <w:left w:val="none" w:sz="0" w:space="0" w:color="auto"/>
                <w:bottom w:val="none" w:sz="0" w:space="0" w:color="auto"/>
                <w:right w:val="none" w:sz="0" w:space="0" w:color="auto"/>
              </w:divBdr>
            </w:div>
            <w:div w:id="2028485111">
              <w:marLeft w:val="0"/>
              <w:marRight w:val="0"/>
              <w:marTop w:val="0"/>
              <w:marBottom w:val="0"/>
              <w:divBdr>
                <w:top w:val="none" w:sz="0" w:space="0" w:color="auto"/>
                <w:left w:val="none" w:sz="0" w:space="0" w:color="auto"/>
                <w:bottom w:val="none" w:sz="0" w:space="0" w:color="auto"/>
                <w:right w:val="none" w:sz="0" w:space="0" w:color="auto"/>
              </w:divBdr>
            </w:div>
            <w:div w:id="205888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961619">
      <w:bodyDiv w:val="1"/>
      <w:marLeft w:val="0"/>
      <w:marRight w:val="0"/>
      <w:marTop w:val="0"/>
      <w:marBottom w:val="0"/>
      <w:divBdr>
        <w:top w:val="none" w:sz="0" w:space="0" w:color="auto"/>
        <w:left w:val="none" w:sz="0" w:space="0" w:color="auto"/>
        <w:bottom w:val="none" w:sz="0" w:space="0" w:color="auto"/>
        <w:right w:val="none" w:sz="0" w:space="0" w:color="auto"/>
      </w:divBdr>
      <w:divsChild>
        <w:div w:id="1099906453">
          <w:marLeft w:val="0"/>
          <w:marRight w:val="0"/>
          <w:marTop w:val="0"/>
          <w:marBottom w:val="0"/>
          <w:divBdr>
            <w:top w:val="none" w:sz="0" w:space="0" w:color="auto"/>
            <w:left w:val="none" w:sz="0" w:space="0" w:color="auto"/>
            <w:bottom w:val="none" w:sz="0" w:space="0" w:color="auto"/>
            <w:right w:val="none" w:sz="0" w:space="0" w:color="auto"/>
          </w:divBdr>
          <w:divsChild>
            <w:div w:id="65081560">
              <w:marLeft w:val="0"/>
              <w:marRight w:val="0"/>
              <w:marTop w:val="0"/>
              <w:marBottom w:val="0"/>
              <w:divBdr>
                <w:top w:val="none" w:sz="0" w:space="0" w:color="auto"/>
                <w:left w:val="none" w:sz="0" w:space="0" w:color="auto"/>
                <w:bottom w:val="none" w:sz="0" w:space="0" w:color="auto"/>
                <w:right w:val="none" w:sz="0" w:space="0" w:color="auto"/>
              </w:divBdr>
            </w:div>
            <w:div w:id="170487062">
              <w:marLeft w:val="0"/>
              <w:marRight w:val="0"/>
              <w:marTop w:val="0"/>
              <w:marBottom w:val="0"/>
              <w:divBdr>
                <w:top w:val="none" w:sz="0" w:space="0" w:color="auto"/>
                <w:left w:val="none" w:sz="0" w:space="0" w:color="auto"/>
                <w:bottom w:val="none" w:sz="0" w:space="0" w:color="auto"/>
                <w:right w:val="none" w:sz="0" w:space="0" w:color="auto"/>
              </w:divBdr>
            </w:div>
            <w:div w:id="182860399">
              <w:marLeft w:val="0"/>
              <w:marRight w:val="0"/>
              <w:marTop w:val="0"/>
              <w:marBottom w:val="0"/>
              <w:divBdr>
                <w:top w:val="none" w:sz="0" w:space="0" w:color="auto"/>
                <w:left w:val="none" w:sz="0" w:space="0" w:color="auto"/>
                <w:bottom w:val="none" w:sz="0" w:space="0" w:color="auto"/>
                <w:right w:val="none" w:sz="0" w:space="0" w:color="auto"/>
              </w:divBdr>
            </w:div>
            <w:div w:id="183053105">
              <w:marLeft w:val="0"/>
              <w:marRight w:val="0"/>
              <w:marTop w:val="0"/>
              <w:marBottom w:val="0"/>
              <w:divBdr>
                <w:top w:val="none" w:sz="0" w:space="0" w:color="auto"/>
                <w:left w:val="none" w:sz="0" w:space="0" w:color="auto"/>
                <w:bottom w:val="none" w:sz="0" w:space="0" w:color="auto"/>
                <w:right w:val="none" w:sz="0" w:space="0" w:color="auto"/>
              </w:divBdr>
            </w:div>
            <w:div w:id="221258012">
              <w:marLeft w:val="0"/>
              <w:marRight w:val="0"/>
              <w:marTop w:val="0"/>
              <w:marBottom w:val="0"/>
              <w:divBdr>
                <w:top w:val="none" w:sz="0" w:space="0" w:color="auto"/>
                <w:left w:val="none" w:sz="0" w:space="0" w:color="auto"/>
                <w:bottom w:val="none" w:sz="0" w:space="0" w:color="auto"/>
                <w:right w:val="none" w:sz="0" w:space="0" w:color="auto"/>
              </w:divBdr>
            </w:div>
            <w:div w:id="407924881">
              <w:marLeft w:val="0"/>
              <w:marRight w:val="0"/>
              <w:marTop w:val="0"/>
              <w:marBottom w:val="0"/>
              <w:divBdr>
                <w:top w:val="none" w:sz="0" w:space="0" w:color="auto"/>
                <w:left w:val="none" w:sz="0" w:space="0" w:color="auto"/>
                <w:bottom w:val="none" w:sz="0" w:space="0" w:color="auto"/>
                <w:right w:val="none" w:sz="0" w:space="0" w:color="auto"/>
              </w:divBdr>
            </w:div>
            <w:div w:id="451902997">
              <w:marLeft w:val="0"/>
              <w:marRight w:val="0"/>
              <w:marTop w:val="0"/>
              <w:marBottom w:val="0"/>
              <w:divBdr>
                <w:top w:val="none" w:sz="0" w:space="0" w:color="auto"/>
                <w:left w:val="none" w:sz="0" w:space="0" w:color="auto"/>
                <w:bottom w:val="none" w:sz="0" w:space="0" w:color="auto"/>
                <w:right w:val="none" w:sz="0" w:space="0" w:color="auto"/>
              </w:divBdr>
            </w:div>
            <w:div w:id="460080494">
              <w:marLeft w:val="0"/>
              <w:marRight w:val="0"/>
              <w:marTop w:val="0"/>
              <w:marBottom w:val="0"/>
              <w:divBdr>
                <w:top w:val="none" w:sz="0" w:space="0" w:color="auto"/>
                <w:left w:val="none" w:sz="0" w:space="0" w:color="auto"/>
                <w:bottom w:val="none" w:sz="0" w:space="0" w:color="auto"/>
                <w:right w:val="none" w:sz="0" w:space="0" w:color="auto"/>
              </w:divBdr>
            </w:div>
            <w:div w:id="466970642">
              <w:marLeft w:val="0"/>
              <w:marRight w:val="0"/>
              <w:marTop w:val="0"/>
              <w:marBottom w:val="0"/>
              <w:divBdr>
                <w:top w:val="none" w:sz="0" w:space="0" w:color="auto"/>
                <w:left w:val="none" w:sz="0" w:space="0" w:color="auto"/>
                <w:bottom w:val="none" w:sz="0" w:space="0" w:color="auto"/>
                <w:right w:val="none" w:sz="0" w:space="0" w:color="auto"/>
              </w:divBdr>
            </w:div>
            <w:div w:id="468327046">
              <w:marLeft w:val="0"/>
              <w:marRight w:val="0"/>
              <w:marTop w:val="0"/>
              <w:marBottom w:val="0"/>
              <w:divBdr>
                <w:top w:val="none" w:sz="0" w:space="0" w:color="auto"/>
                <w:left w:val="none" w:sz="0" w:space="0" w:color="auto"/>
                <w:bottom w:val="none" w:sz="0" w:space="0" w:color="auto"/>
                <w:right w:val="none" w:sz="0" w:space="0" w:color="auto"/>
              </w:divBdr>
            </w:div>
            <w:div w:id="510753501">
              <w:marLeft w:val="0"/>
              <w:marRight w:val="0"/>
              <w:marTop w:val="0"/>
              <w:marBottom w:val="0"/>
              <w:divBdr>
                <w:top w:val="none" w:sz="0" w:space="0" w:color="auto"/>
                <w:left w:val="none" w:sz="0" w:space="0" w:color="auto"/>
                <w:bottom w:val="none" w:sz="0" w:space="0" w:color="auto"/>
                <w:right w:val="none" w:sz="0" w:space="0" w:color="auto"/>
              </w:divBdr>
            </w:div>
            <w:div w:id="522280755">
              <w:marLeft w:val="0"/>
              <w:marRight w:val="0"/>
              <w:marTop w:val="0"/>
              <w:marBottom w:val="0"/>
              <w:divBdr>
                <w:top w:val="none" w:sz="0" w:space="0" w:color="auto"/>
                <w:left w:val="none" w:sz="0" w:space="0" w:color="auto"/>
                <w:bottom w:val="none" w:sz="0" w:space="0" w:color="auto"/>
                <w:right w:val="none" w:sz="0" w:space="0" w:color="auto"/>
              </w:divBdr>
            </w:div>
            <w:div w:id="568001348">
              <w:marLeft w:val="0"/>
              <w:marRight w:val="0"/>
              <w:marTop w:val="0"/>
              <w:marBottom w:val="0"/>
              <w:divBdr>
                <w:top w:val="none" w:sz="0" w:space="0" w:color="auto"/>
                <w:left w:val="none" w:sz="0" w:space="0" w:color="auto"/>
                <w:bottom w:val="none" w:sz="0" w:space="0" w:color="auto"/>
                <w:right w:val="none" w:sz="0" w:space="0" w:color="auto"/>
              </w:divBdr>
            </w:div>
            <w:div w:id="750542810">
              <w:marLeft w:val="0"/>
              <w:marRight w:val="0"/>
              <w:marTop w:val="0"/>
              <w:marBottom w:val="0"/>
              <w:divBdr>
                <w:top w:val="none" w:sz="0" w:space="0" w:color="auto"/>
                <w:left w:val="none" w:sz="0" w:space="0" w:color="auto"/>
                <w:bottom w:val="none" w:sz="0" w:space="0" w:color="auto"/>
                <w:right w:val="none" w:sz="0" w:space="0" w:color="auto"/>
              </w:divBdr>
            </w:div>
            <w:div w:id="938835343">
              <w:marLeft w:val="0"/>
              <w:marRight w:val="0"/>
              <w:marTop w:val="0"/>
              <w:marBottom w:val="0"/>
              <w:divBdr>
                <w:top w:val="none" w:sz="0" w:space="0" w:color="auto"/>
                <w:left w:val="none" w:sz="0" w:space="0" w:color="auto"/>
                <w:bottom w:val="none" w:sz="0" w:space="0" w:color="auto"/>
                <w:right w:val="none" w:sz="0" w:space="0" w:color="auto"/>
              </w:divBdr>
            </w:div>
            <w:div w:id="989556807">
              <w:marLeft w:val="0"/>
              <w:marRight w:val="0"/>
              <w:marTop w:val="0"/>
              <w:marBottom w:val="0"/>
              <w:divBdr>
                <w:top w:val="none" w:sz="0" w:space="0" w:color="auto"/>
                <w:left w:val="none" w:sz="0" w:space="0" w:color="auto"/>
                <w:bottom w:val="none" w:sz="0" w:space="0" w:color="auto"/>
                <w:right w:val="none" w:sz="0" w:space="0" w:color="auto"/>
              </w:divBdr>
            </w:div>
            <w:div w:id="1072266640">
              <w:marLeft w:val="0"/>
              <w:marRight w:val="0"/>
              <w:marTop w:val="0"/>
              <w:marBottom w:val="0"/>
              <w:divBdr>
                <w:top w:val="none" w:sz="0" w:space="0" w:color="auto"/>
                <w:left w:val="none" w:sz="0" w:space="0" w:color="auto"/>
                <w:bottom w:val="none" w:sz="0" w:space="0" w:color="auto"/>
                <w:right w:val="none" w:sz="0" w:space="0" w:color="auto"/>
              </w:divBdr>
            </w:div>
            <w:div w:id="1381704743">
              <w:marLeft w:val="0"/>
              <w:marRight w:val="0"/>
              <w:marTop w:val="0"/>
              <w:marBottom w:val="0"/>
              <w:divBdr>
                <w:top w:val="none" w:sz="0" w:space="0" w:color="auto"/>
                <w:left w:val="none" w:sz="0" w:space="0" w:color="auto"/>
                <w:bottom w:val="none" w:sz="0" w:space="0" w:color="auto"/>
                <w:right w:val="none" w:sz="0" w:space="0" w:color="auto"/>
              </w:divBdr>
            </w:div>
            <w:div w:id="1441146763">
              <w:marLeft w:val="0"/>
              <w:marRight w:val="0"/>
              <w:marTop w:val="0"/>
              <w:marBottom w:val="0"/>
              <w:divBdr>
                <w:top w:val="none" w:sz="0" w:space="0" w:color="auto"/>
                <w:left w:val="none" w:sz="0" w:space="0" w:color="auto"/>
                <w:bottom w:val="none" w:sz="0" w:space="0" w:color="auto"/>
                <w:right w:val="none" w:sz="0" w:space="0" w:color="auto"/>
              </w:divBdr>
            </w:div>
            <w:div w:id="1468744091">
              <w:marLeft w:val="0"/>
              <w:marRight w:val="0"/>
              <w:marTop w:val="0"/>
              <w:marBottom w:val="0"/>
              <w:divBdr>
                <w:top w:val="none" w:sz="0" w:space="0" w:color="auto"/>
                <w:left w:val="none" w:sz="0" w:space="0" w:color="auto"/>
                <w:bottom w:val="none" w:sz="0" w:space="0" w:color="auto"/>
                <w:right w:val="none" w:sz="0" w:space="0" w:color="auto"/>
              </w:divBdr>
            </w:div>
            <w:div w:id="1515529969">
              <w:marLeft w:val="0"/>
              <w:marRight w:val="0"/>
              <w:marTop w:val="0"/>
              <w:marBottom w:val="0"/>
              <w:divBdr>
                <w:top w:val="none" w:sz="0" w:space="0" w:color="auto"/>
                <w:left w:val="none" w:sz="0" w:space="0" w:color="auto"/>
                <w:bottom w:val="none" w:sz="0" w:space="0" w:color="auto"/>
                <w:right w:val="none" w:sz="0" w:space="0" w:color="auto"/>
              </w:divBdr>
            </w:div>
            <w:div w:id="1647976947">
              <w:marLeft w:val="0"/>
              <w:marRight w:val="0"/>
              <w:marTop w:val="0"/>
              <w:marBottom w:val="0"/>
              <w:divBdr>
                <w:top w:val="none" w:sz="0" w:space="0" w:color="auto"/>
                <w:left w:val="none" w:sz="0" w:space="0" w:color="auto"/>
                <w:bottom w:val="none" w:sz="0" w:space="0" w:color="auto"/>
                <w:right w:val="none" w:sz="0" w:space="0" w:color="auto"/>
              </w:divBdr>
            </w:div>
            <w:div w:id="1764261294">
              <w:marLeft w:val="0"/>
              <w:marRight w:val="0"/>
              <w:marTop w:val="0"/>
              <w:marBottom w:val="0"/>
              <w:divBdr>
                <w:top w:val="none" w:sz="0" w:space="0" w:color="auto"/>
                <w:left w:val="none" w:sz="0" w:space="0" w:color="auto"/>
                <w:bottom w:val="none" w:sz="0" w:space="0" w:color="auto"/>
                <w:right w:val="none" w:sz="0" w:space="0" w:color="auto"/>
              </w:divBdr>
            </w:div>
            <w:div w:id="1885210037">
              <w:marLeft w:val="0"/>
              <w:marRight w:val="0"/>
              <w:marTop w:val="0"/>
              <w:marBottom w:val="0"/>
              <w:divBdr>
                <w:top w:val="none" w:sz="0" w:space="0" w:color="auto"/>
                <w:left w:val="none" w:sz="0" w:space="0" w:color="auto"/>
                <w:bottom w:val="none" w:sz="0" w:space="0" w:color="auto"/>
                <w:right w:val="none" w:sz="0" w:space="0" w:color="auto"/>
              </w:divBdr>
            </w:div>
            <w:div w:id="197698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06985">
      <w:bodyDiv w:val="1"/>
      <w:marLeft w:val="0"/>
      <w:marRight w:val="0"/>
      <w:marTop w:val="0"/>
      <w:marBottom w:val="0"/>
      <w:divBdr>
        <w:top w:val="none" w:sz="0" w:space="0" w:color="auto"/>
        <w:left w:val="none" w:sz="0" w:space="0" w:color="auto"/>
        <w:bottom w:val="none" w:sz="0" w:space="0" w:color="auto"/>
        <w:right w:val="none" w:sz="0" w:space="0" w:color="auto"/>
      </w:divBdr>
      <w:divsChild>
        <w:div w:id="794250343">
          <w:marLeft w:val="0"/>
          <w:marRight w:val="0"/>
          <w:marTop w:val="0"/>
          <w:marBottom w:val="0"/>
          <w:divBdr>
            <w:top w:val="none" w:sz="0" w:space="0" w:color="auto"/>
            <w:left w:val="none" w:sz="0" w:space="0" w:color="auto"/>
            <w:bottom w:val="none" w:sz="0" w:space="0" w:color="auto"/>
            <w:right w:val="none" w:sz="0" w:space="0" w:color="auto"/>
          </w:divBdr>
          <w:divsChild>
            <w:div w:id="7412394">
              <w:marLeft w:val="0"/>
              <w:marRight w:val="0"/>
              <w:marTop w:val="0"/>
              <w:marBottom w:val="0"/>
              <w:divBdr>
                <w:top w:val="none" w:sz="0" w:space="0" w:color="auto"/>
                <w:left w:val="none" w:sz="0" w:space="0" w:color="auto"/>
                <w:bottom w:val="none" w:sz="0" w:space="0" w:color="auto"/>
                <w:right w:val="none" w:sz="0" w:space="0" w:color="auto"/>
              </w:divBdr>
            </w:div>
            <w:div w:id="46344024">
              <w:marLeft w:val="0"/>
              <w:marRight w:val="0"/>
              <w:marTop w:val="0"/>
              <w:marBottom w:val="0"/>
              <w:divBdr>
                <w:top w:val="none" w:sz="0" w:space="0" w:color="auto"/>
                <w:left w:val="none" w:sz="0" w:space="0" w:color="auto"/>
                <w:bottom w:val="none" w:sz="0" w:space="0" w:color="auto"/>
                <w:right w:val="none" w:sz="0" w:space="0" w:color="auto"/>
              </w:divBdr>
            </w:div>
            <w:div w:id="132217314">
              <w:marLeft w:val="0"/>
              <w:marRight w:val="0"/>
              <w:marTop w:val="0"/>
              <w:marBottom w:val="0"/>
              <w:divBdr>
                <w:top w:val="none" w:sz="0" w:space="0" w:color="auto"/>
                <w:left w:val="none" w:sz="0" w:space="0" w:color="auto"/>
                <w:bottom w:val="none" w:sz="0" w:space="0" w:color="auto"/>
                <w:right w:val="none" w:sz="0" w:space="0" w:color="auto"/>
              </w:divBdr>
            </w:div>
            <w:div w:id="197862218">
              <w:marLeft w:val="0"/>
              <w:marRight w:val="0"/>
              <w:marTop w:val="0"/>
              <w:marBottom w:val="0"/>
              <w:divBdr>
                <w:top w:val="none" w:sz="0" w:space="0" w:color="auto"/>
                <w:left w:val="none" w:sz="0" w:space="0" w:color="auto"/>
                <w:bottom w:val="none" w:sz="0" w:space="0" w:color="auto"/>
                <w:right w:val="none" w:sz="0" w:space="0" w:color="auto"/>
              </w:divBdr>
            </w:div>
            <w:div w:id="392705874">
              <w:marLeft w:val="0"/>
              <w:marRight w:val="0"/>
              <w:marTop w:val="0"/>
              <w:marBottom w:val="0"/>
              <w:divBdr>
                <w:top w:val="none" w:sz="0" w:space="0" w:color="auto"/>
                <w:left w:val="none" w:sz="0" w:space="0" w:color="auto"/>
                <w:bottom w:val="none" w:sz="0" w:space="0" w:color="auto"/>
                <w:right w:val="none" w:sz="0" w:space="0" w:color="auto"/>
              </w:divBdr>
            </w:div>
            <w:div w:id="560337104">
              <w:marLeft w:val="0"/>
              <w:marRight w:val="0"/>
              <w:marTop w:val="0"/>
              <w:marBottom w:val="0"/>
              <w:divBdr>
                <w:top w:val="none" w:sz="0" w:space="0" w:color="auto"/>
                <w:left w:val="none" w:sz="0" w:space="0" w:color="auto"/>
                <w:bottom w:val="none" w:sz="0" w:space="0" w:color="auto"/>
                <w:right w:val="none" w:sz="0" w:space="0" w:color="auto"/>
              </w:divBdr>
            </w:div>
            <w:div w:id="634137983">
              <w:marLeft w:val="0"/>
              <w:marRight w:val="0"/>
              <w:marTop w:val="0"/>
              <w:marBottom w:val="0"/>
              <w:divBdr>
                <w:top w:val="none" w:sz="0" w:space="0" w:color="auto"/>
                <w:left w:val="none" w:sz="0" w:space="0" w:color="auto"/>
                <w:bottom w:val="none" w:sz="0" w:space="0" w:color="auto"/>
                <w:right w:val="none" w:sz="0" w:space="0" w:color="auto"/>
              </w:divBdr>
            </w:div>
            <w:div w:id="646475408">
              <w:marLeft w:val="0"/>
              <w:marRight w:val="0"/>
              <w:marTop w:val="0"/>
              <w:marBottom w:val="0"/>
              <w:divBdr>
                <w:top w:val="none" w:sz="0" w:space="0" w:color="auto"/>
                <w:left w:val="none" w:sz="0" w:space="0" w:color="auto"/>
                <w:bottom w:val="none" w:sz="0" w:space="0" w:color="auto"/>
                <w:right w:val="none" w:sz="0" w:space="0" w:color="auto"/>
              </w:divBdr>
            </w:div>
            <w:div w:id="773594992">
              <w:marLeft w:val="0"/>
              <w:marRight w:val="0"/>
              <w:marTop w:val="0"/>
              <w:marBottom w:val="0"/>
              <w:divBdr>
                <w:top w:val="none" w:sz="0" w:space="0" w:color="auto"/>
                <w:left w:val="none" w:sz="0" w:space="0" w:color="auto"/>
                <w:bottom w:val="none" w:sz="0" w:space="0" w:color="auto"/>
                <w:right w:val="none" w:sz="0" w:space="0" w:color="auto"/>
              </w:divBdr>
            </w:div>
            <w:div w:id="773938375">
              <w:marLeft w:val="0"/>
              <w:marRight w:val="0"/>
              <w:marTop w:val="0"/>
              <w:marBottom w:val="0"/>
              <w:divBdr>
                <w:top w:val="none" w:sz="0" w:space="0" w:color="auto"/>
                <w:left w:val="none" w:sz="0" w:space="0" w:color="auto"/>
                <w:bottom w:val="none" w:sz="0" w:space="0" w:color="auto"/>
                <w:right w:val="none" w:sz="0" w:space="0" w:color="auto"/>
              </w:divBdr>
            </w:div>
            <w:div w:id="781070709">
              <w:marLeft w:val="0"/>
              <w:marRight w:val="0"/>
              <w:marTop w:val="0"/>
              <w:marBottom w:val="0"/>
              <w:divBdr>
                <w:top w:val="none" w:sz="0" w:space="0" w:color="auto"/>
                <w:left w:val="none" w:sz="0" w:space="0" w:color="auto"/>
                <w:bottom w:val="none" w:sz="0" w:space="0" w:color="auto"/>
                <w:right w:val="none" w:sz="0" w:space="0" w:color="auto"/>
              </w:divBdr>
            </w:div>
            <w:div w:id="813183625">
              <w:marLeft w:val="0"/>
              <w:marRight w:val="0"/>
              <w:marTop w:val="0"/>
              <w:marBottom w:val="0"/>
              <w:divBdr>
                <w:top w:val="none" w:sz="0" w:space="0" w:color="auto"/>
                <w:left w:val="none" w:sz="0" w:space="0" w:color="auto"/>
                <w:bottom w:val="none" w:sz="0" w:space="0" w:color="auto"/>
                <w:right w:val="none" w:sz="0" w:space="0" w:color="auto"/>
              </w:divBdr>
            </w:div>
            <w:div w:id="844900234">
              <w:marLeft w:val="0"/>
              <w:marRight w:val="0"/>
              <w:marTop w:val="0"/>
              <w:marBottom w:val="0"/>
              <w:divBdr>
                <w:top w:val="none" w:sz="0" w:space="0" w:color="auto"/>
                <w:left w:val="none" w:sz="0" w:space="0" w:color="auto"/>
                <w:bottom w:val="none" w:sz="0" w:space="0" w:color="auto"/>
                <w:right w:val="none" w:sz="0" w:space="0" w:color="auto"/>
              </w:divBdr>
            </w:div>
            <w:div w:id="1111440927">
              <w:marLeft w:val="0"/>
              <w:marRight w:val="0"/>
              <w:marTop w:val="0"/>
              <w:marBottom w:val="0"/>
              <w:divBdr>
                <w:top w:val="none" w:sz="0" w:space="0" w:color="auto"/>
                <w:left w:val="none" w:sz="0" w:space="0" w:color="auto"/>
                <w:bottom w:val="none" w:sz="0" w:space="0" w:color="auto"/>
                <w:right w:val="none" w:sz="0" w:space="0" w:color="auto"/>
              </w:divBdr>
            </w:div>
            <w:div w:id="1118641439">
              <w:marLeft w:val="0"/>
              <w:marRight w:val="0"/>
              <w:marTop w:val="0"/>
              <w:marBottom w:val="0"/>
              <w:divBdr>
                <w:top w:val="none" w:sz="0" w:space="0" w:color="auto"/>
                <w:left w:val="none" w:sz="0" w:space="0" w:color="auto"/>
                <w:bottom w:val="none" w:sz="0" w:space="0" w:color="auto"/>
                <w:right w:val="none" w:sz="0" w:space="0" w:color="auto"/>
              </w:divBdr>
            </w:div>
            <w:div w:id="1268464401">
              <w:marLeft w:val="0"/>
              <w:marRight w:val="0"/>
              <w:marTop w:val="0"/>
              <w:marBottom w:val="0"/>
              <w:divBdr>
                <w:top w:val="none" w:sz="0" w:space="0" w:color="auto"/>
                <w:left w:val="none" w:sz="0" w:space="0" w:color="auto"/>
                <w:bottom w:val="none" w:sz="0" w:space="0" w:color="auto"/>
                <w:right w:val="none" w:sz="0" w:space="0" w:color="auto"/>
              </w:divBdr>
            </w:div>
            <w:div w:id="1279795700">
              <w:marLeft w:val="0"/>
              <w:marRight w:val="0"/>
              <w:marTop w:val="0"/>
              <w:marBottom w:val="0"/>
              <w:divBdr>
                <w:top w:val="none" w:sz="0" w:space="0" w:color="auto"/>
                <w:left w:val="none" w:sz="0" w:space="0" w:color="auto"/>
                <w:bottom w:val="none" w:sz="0" w:space="0" w:color="auto"/>
                <w:right w:val="none" w:sz="0" w:space="0" w:color="auto"/>
              </w:divBdr>
            </w:div>
            <w:div w:id="1304771816">
              <w:marLeft w:val="0"/>
              <w:marRight w:val="0"/>
              <w:marTop w:val="0"/>
              <w:marBottom w:val="0"/>
              <w:divBdr>
                <w:top w:val="none" w:sz="0" w:space="0" w:color="auto"/>
                <w:left w:val="none" w:sz="0" w:space="0" w:color="auto"/>
                <w:bottom w:val="none" w:sz="0" w:space="0" w:color="auto"/>
                <w:right w:val="none" w:sz="0" w:space="0" w:color="auto"/>
              </w:divBdr>
            </w:div>
            <w:div w:id="1473475900">
              <w:marLeft w:val="0"/>
              <w:marRight w:val="0"/>
              <w:marTop w:val="0"/>
              <w:marBottom w:val="0"/>
              <w:divBdr>
                <w:top w:val="none" w:sz="0" w:space="0" w:color="auto"/>
                <w:left w:val="none" w:sz="0" w:space="0" w:color="auto"/>
                <w:bottom w:val="none" w:sz="0" w:space="0" w:color="auto"/>
                <w:right w:val="none" w:sz="0" w:space="0" w:color="auto"/>
              </w:divBdr>
            </w:div>
            <w:div w:id="1650598006">
              <w:marLeft w:val="0"/>
              <w:marRight w:val="0"/>
              <w:marTop w:val="0"/>
              <w:marBottom w:val="0"/>
              <w:divBdr>
                <w:top w:val="none" w:sz="0" w:space="0" w:color="auto"/>
                <w:left w:val="none" w:sz="0" w:space="0" w:color="auto"/>
                <w:bottom w:val="none" w:sz="0" w:space="0" w:color="auto"/>
                <w:right w:val="none" w:sz="0" w:space="0" w:color="auto"/>
              </w:divBdr>
            </w:div>
            <w:div w:id="1666009956">
              <w:marLeft w:val="0"/>
              <w:marRight w:val="0"/>
              <w:marTop w:val="0"/>
              <w:marBottom w:val="0"/>
              <w:divBdr>
                <w:top w:val="none" w:sz="0" w:space="0" w:color="auto"/>
                <w:left w:val="none" w:sz="0" w:space="0" w:color="auto"/>
                <w:bottom w:val="none" w:sz="0" w:space="0" w:color="auto"/>
                <w:right w:val="none" w:sz="0" w:space="0" w:color="auto"/>
              </w:divBdr>
            </w:div>
            <w:div w:id="1686639859">
              <w:marLeft w:val="0"/>
              <w:marRight w:val="0"/>
              <w:marTop w:val="0"/>
              <w:marBottom w:val="0"/>
              <w:divBdr>
                <w:top w:val="none" w:sz="0" w:space="0" w:color="auto"/>
                <w:left w:val="none" w:sz="0" w:space="0" w:color="auto"/>
                <w:bottom w:val="none" w:sz="0" w:space="0" w:color="auto"/>
                <w:right w:val="none" w:sz="0" w:space="0" w:color="auto"/>
              </w:divBdr>
            </w:div>
            <w:div w:id="1703435778">
              <w:marLeft w:val="0"/>
              <w:marRight w:val="0"/>
              <w:marTop w:val="0"/>
              <w:marBottom w:val="0"/>
              <w:divBdr>
                <w:top w:val="none" w:sz="0" w:space="0" w:color="auto"/>
                <w:left w:val="none" w:sz="0" w:space="0" w:color="auto"/>
                <w:bottom w:val="none" w:sz="0" w:space="0" w:color="auto"/>
                <w:right w:val="none" w:sz="0" w:space="0" w:color="auto"/>
              </w:divBdr>
            </w:div>
            <w:div w:id="1712265215">
              <w:marLeft w:val="0"/>
              <w:marRight w:val="0"/>
              <w:marTop w:val="0"/>
              <w:marBottom w:val="0"/>
              <w:divBdr>
                <w:top w:val="none" w:sz="0" w:space="0" w:color="auto"/>
                <w:left w:val="none" w:sz="0" w:space="0" w:color="auto"/>
                <w:bottom w:val="none" w:sz="0" w:space="0" w:color="auto"/>
                <w:right w:val="none" w:sz="0" w:space="0" w:color="auto"/>
              </w:divBdr>
            </w:div>
            <w:div w:id="1771772927">
              <w:marLeft w:val="0"/>
              <w:marRight w:val="0"/>
              <w:marTop w:val="0"/>
              <w:marBottom w:val="0"/>
              <w:divBdr>
                <w:top w:val="none" w:sz="0" w:space="0" w:color="auto"/>
                <w:left w:val="none" w:sz="0" w:space="0" w:color="auto"/>
                <w:bottom w:val="none" w:sz="0" w:space="0" w:color="auto"/>
                <w:right w:val="none" w:sz="0" w:space="0" w:color="auto"/>
              </w:divBdr>
            </w:div>
            <w:div w:id="1829665196">
              <w:marLeft w:val="0"/>
              <w:marRight w:val="0"/>
              <w:marTop w:val="0"/>
              <w:marBottom w:val="0"/>
              <w:divBdr>
                <w:top w:val="none" w:sz="0" w:space="0" w:color="auto"/>
                <w:left w:val="none" w:sz="0" w:space="0" w:color="auto"/>
                <w:bottom w:val="none" w:sz="0" w:space="0" w:color="auto"/>
                <w:right w:val="none" w:sz="0" w:space="0" w:color="auto"/>
              </w:divBdr>
            </w:div>
            <w:div w:id="1864778898">
              <w:marLeft w:val="0"/>
              <w:marRight w:val="0"/>
              <w:marTop w:val="0"/>
              <w:marBottom w:val="0"/>
              <w:divBdr>
                <w:top w:val="none" w:sz="0" w:space="0" w:color="auto"/>
                <w:left w:val="none" w:sz="0" w:space="0" w:color="auto"/>
                <w:bottom w:val="none" w:sz="0" w:space="0" w:color="auto"/>
                <w:right w:val="none" w:sz="0" w:space="0" w:color="auto"/>
              </w:divBdr>
            </w:div>
            <w:div w:id="1868593542">
              <w:marLeft w:val="0"/>
              <w:marRight w:val="0"/>
              <w:marTop w:val="0"/>
              <w:marBottom w:val="0"/>
              <w:divBdr>
                <w:top w:val="none" w:sz="0" w:space="0" w:color="auto"/>
                <w:left w:val="none" w:sz="0" w:space="0" w:color="auto"/>
                <w:bottom w:val="none" w:sz="0" w:space="0" w:color="auto"/>
                <w:right w:val="none" w:sz="0" w:space="0" w:color="auto"/>
              </w:divBdr>
            </w:div>
            <w:div w:id="210403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23641">
      <w:bodyDiv w:val="1"/>
      <w:marLeft w:val="0"/>
      <w:marRight w:val="0"/>
      <w:marTop w:val="0"/>
      <w:marBottom w:val="0"/>
      <w:divBdr>
        <w:top w:val="none" w:sz="0" w:space="0" w:color="auto"/>
        <w:left w:val="none" w:sz="0" w:space="0" w:color="auto"/>
        <w:bottom w:val="none" w:sz="0" w:space="0" w:color="auto"/>
        <w:right w:val="none" w:sz="0" w:space="0" w:color="auto"/>
      </w:divBdr>
      <w:divsChild>
        <w:div w:id="1827476706">
          <w:marLeft w:val="0"/>
          <w:marRight w:val="0"/>
          <w:marTop w:val="0"/>
          <w:marBottom w:val="0"/>
          <w:divBdr>
            <w:top w:val="none" w:sz="0" w:space="0" w:color="auto"/>
            <w:left w:val="none" w:sz="0" w:space="0" w:color="auto"/>
            <w:bottom w:val="none" w:sz="0" w:space="0" w:color="auto"/>
            <w:right w:val="none" w:sz="0" w:space="0" w:color="auto"/>
          </w:divBdr>
          <w:divsChild>
            <w:div w:id="18245660">
              <w:marLeft w:val="0"/>
              <w:marRight w:val="0"/>
              <w:marTop w:val="0"/>
              <w:marBottom w:val="0"/>
              <w:divBdr>
                <w:top w:val="none" w:sz="0" w:space="0" w:color="auto"/>
                <w:left w:val="none" w:sz="0" w:space="0" w:color="auto"/>
                <w:bottom w:val="none" w:sz="0" w:space="0" w:color="auto"/>
                <w:right w:val="none" w:sz="0" w:space="0" w:color="auto"/>
              </w:divBdr>
            </w:div>
            <w:div w:id="37828883">
              <w:marLeft w:val="0"/>
              <w:marRight w:val="0"/>
              <w:marTop w:val="0"/>
              <w:marBottom w:val="0"/>
              <w:divBdr>
                <w:top w:val="none" w:sz="0" w:space="0" w:color="auto"/>
                <w:left w:val="none" w:sz="0" w:space="0" w:color="auto"/>
                <w:bottom w:val="none" w:sz="0" w:space="0" w:color="auto"/>
                <w:right w:val="none" w:sz="0" w:space="0" w:color="auto"/>
              </w:divBdr>
            </w:div>
            <w:div w:id="61565942">
              <w:marLeft w:val="0"/>
              <w:marRight w:val="0"/>
              <w:marTop w:val="0"/>
              <w:marBottom w:val="0"/>
              <w:divBdr>
                <w:top w:val="none" w:sz="0" w:space="0" w:color="auto"/>
                <w:left w:val="none" w:sz="0" w:space="0" w:color="auto"/>
                <w:bottom w:val="none" w:sz="0" w:space="0" w:color="auto"/>
                <w:right w:val="none" w:sz="0" w:space="0" w:color="auto"/>
              </w:divBdr>
            </w:div>
            <w:div w:id="345179419">
              <w:marLeft w:val="0"/>
              <w:marRight w:val="0"/>
              <w:marTop w:val="0"/>
              <w:marBottom w:val="0"/>
              <w:divBdr>
                <w:top w:val="none" w:sz="0" w:space="0" w:color="auto"/>
                <w:left w:val="none" w:sz="0" w:space="0" w:color="auto"/>
                <w:bottom w:val="none" w:sz="0" w:space="0" w:color="auto"/>
                <w:right w:val="none" w:sz="0" w:space="0" w:color="auto"/>
              </w:divBdr>
            </w:div>
            <w:div w:id="349918281">
              <w:marLeft w:val="0"/>
              <w:marRight w:val="0"/>
              <w:marTop w:val="0"/>
              <w:marBottom w:val="0"/>
              <w:divBdr>
                <w:top w:val="none" w:sz="0" w:space="0" w:color="auto"/>
                <w:left w:val="none" w:sz="0" w:space="0" w:color="auto"/>
                <w:bottom w:val="none" w:sz="0" w:space="0" w:color="auto"/>
                <w:right w:val="none" w:sz="0" w:space="0" w:color="auto"/>
              </w:divBdr>
            </w:div>
            <w:div w:id="410663864">
              <w:marLeft w:val="0"/>
              <w:marRight w:val="0"/>
              <w:marTop w:val="0"/>
              <w:marBottom w:val="0"/>
              <w:divBdr>
                <w:top w:val="none" w:sz="0" w:space="0" w:color="auto"/>
                <w:left w:val="none" w:sz="0" w:space="0" w:color="auto"/>
                <w:bottom w:val="none" w:sz="0" w:space="0" w:color="auto"/>
                <w:right w:val="none" w:sz="0" w:space="0" w:color="auto"/>
              </w:divBdr>
            </w:div>
            <w:div w:id="508715301">
              <w:marLeft w:val="0"/>
              <w:marRight w:val="0"/>
              <w:marTop w:val="0"/>
              <w:marBottom w:val="0"/>
              <w:divBdr>
                <w:top w:val="none" w:sz="0" w:space="0" w:color="auto"/>
                <w:left w:val="none" w:sz="0" w:space="0" w:color="auto"/>
                <w:bottom w:val="none" w:sz="0" w:space="0" w:color="auto"/>
                <w:right w:val="none" w:sz="0" w:space="0" w:color="auto"/>
              </w:divBdr>
            </w:div>
            <w:div w:id="643195465">
              <w:marLeft w:val="0"/>
              <w:marRight w:val="0"/>
              <w:marTop w:val="0"/>
              <w:marBottom w:val="0"/>
              <w:divBdr>
                <w:top w:val="none" w:sz="0" w:space="0" w:color="auto"/>
                <w:left w:val="none" w:sz="0" w:space="0" w:color="auto"/>
                <w:bottom w:val="none" w:sz="0" w:space="0" w:color="auto"/>
                <w:right w:val="none" w:sz="0" w:space="0" w:color="auto"/>
              </w:divBdr>
            </w:div>
            <w:div w:id="712539870">
              <w:marLeft w:val="0"/>
              <w:marRight w:val="0"/>
              <w:marTop w:val="0"/>
              <w:marBottom w:val="0"/>
              <w:divBdr>
                <w:top w:val="none" w:sz="0" w:space="0" w:color="auto"/>
                <w:left w:val="none" w:sz="0" w:space="0" w:color="auto"/>
                <w:bottom w:val="none" w:sz="0" w:space="0" w:color="auto"/>
                <w:right w:val="none" w:sz="0" w:space="0" w:color="auto"/>
              </w:divBdr>
            </w:div>
            <w:div w:id="742024923">
              <w:marLeft w:val="0"/>
              <w:marRight w:val="0"/>
              <w:marTop w:val="0"/>
              <w:marBottom w:val="0"/>
              <w:divBdr>
                <w:top w:val="none" w:sz="0" w:space="0" w:color="auto"/>
                <w:left w:val="none" w:sz="0" w:space="0" w:color="auto"/>
                <w:bottom w:val="none" w:sz="0" w:space="0" w:color="auto"/>
                <w:right w:val="none" w:sz="0" w:space="0" w:color="auto"/>
              </w:divBdr>
            </w:div>
            <w:div w:id="783962432">
              <w:marLeft w:val="0"/>
              <w:marRight w:val="0"/>
              <w:marTop w:val="0"/>
              <w:marBottom w:val="0"/>
              <w:divBdr>
                <w:top w:val="none" w:sz="0" w:space="0" w:color="auto"/>
                <w:left w:val="none" w:sz="0" w:space="0" w:color="auto"/>
                <w:bottom w:val="none" w:sz="0" w:space="0" w:color="auto"/>
                <w:right w:val="none" w:sz="0" w:space="0" w:color="auto"/>
              </w:divBdr>
            </w:div>
            <w:div w:id="791364583">
              <w:marLeft w:val="0"/>
              <w:marRight w:val="0"/>
              <w:marTop w:val="0"/>
              <w:marBottom w:val="0"/>
              <w:divBdr>
                <w:top w:val="none" w:sz="0" w:space="0" w:color="auto"/>
                <w:left w:val="none" w:sz="0" w:space="0" w:color="auto"/>
                <w:bottom w:val="none" w:sz="0" w:space="0" w:color="auto"/>
                <w:right w:val="none" w:sz="0" w:space="0" w:color="auto"/>
              </w:divBdr>
            </w:div>
            <w:div w:id="968778948">
              <w:marLeft w:val="0"/>
              <w:marRight w:val="0"/>
              <w:marTop w:val="0"/>
              <w:marBottom w:val="0"/>
              <w:divBdr>
                <w:top w:val="none" w:sz="0" w:space="0" w:color="auto"/>
                <w:left w:val="none" w:sz="0" w:space="0" w:color="auto"/>
                <w:bottom w:val="none" w:sz="0" w:space="0" w:color="auto"/>
                <w:right w:val="none" w:sz="0" w:space="0" w:color="auto"/>
              </w:divBdr>
            </w:div>
            <w:div w:id="1047073428">
              <w:marLeft w:val="0"/>
              <w:marRight w:val="0"/>
              <w:marTop w:val="0"/>
              <w:marBottom w:val="0"/>
              <w:divBdr>
                <w:top w:val="none" w:sz="0" w:space="0" w:color="auto"/>
                <w:left w:val="none" w:sz="0" w:space="0" w:color="auto"/>
                <w:bottom w:val="none" w:sz="0" w:space="0" w:color="auto"/>
                <w:right w:val="none" w:sz="0" w:space="0" w:color="auto"/>
              </w:divBdr>
            </w:div>
            <w:div w:id="1056007954">
              <w:marLeft w:val="0"/>
              <w:marRight w:val="0"/>
              <w:marTop w:val="0"/>
              <w:marBottom w:val="0"/>
              <w:divBdr>
                <w:top w:val="none" w:sz="0" w:space="0" w:color="auto"/>
                <w:left w:val="none" w:sz="0" w:space="0" w:color="auto"/>
                <w:bottom w:val="none" w:sz="0" w:space="0" w:color="auto"/>
                <w:right w:val="none" w:sz="0" w:space="0" w:color="auto"/>
              </w:divBdr>
            </w:div>
            <w:div w:id="1087774922">
              <w:marLeft w:val="0"/>
              <w:marRight w:val="0"/>
              <w:marTop w:val="0"/>
              <w:marBottom w:val="0"/>
              <w:divBdr>
                <w:top w:val="none" w:sz="0" w:space="0" w:color="auto"/>
                <w:left w:val="none" w:sz="0" w:space="0" w:color="auto"/>
                <w:bottom w:val="none" w:sz="0" w:space="0" w:color="auto"/>
                <w:right w:val="none" w:sz="0" w:space="0" w:color="auto"/>
              </w:divBdr>
            </w:div>
            <w:div w:id="1130434816">
              <w:marLeft w:val="0"/>
              <w:marRight w:val="0"/>
              <w:marTop w:val="0"/>
              <w:marBottom w:val="0"/>
              <w:divBdr>
                <w:top w:val="none" w:sz="0" w:space="0" w:color="auto"/>
                <w:left w:val="none" w:sz="0" w:space="0" w:color="auto"/>
                <w:bottom w:val="none" w:sz="0" w:space="0" w:color="auto"/>
                <w:right w:val="none" w:sz="0" w:space="0" w:color="auto"/>
              </w:divBdr>
            </w:div>
            <w:div w:id="1462571661">
              <w:marLeft w:val="0"/>
              <w:marRight w:val="0"/>
              <w:marTop w:val="0"/>
              <w:marBottom w:val="0"/>
              <w:divBdr>
                <w:top w:val="none" w:sz="0" w:space="0" w:color="auto"/>
                <w:left w:val="none" w:sz="0" w:space="0" w:color="auto"/>
                <w:bottom w:val="none" w:sz="0" w:space="0" w:color="auto"/>
                <w:right w:val="none" w:sz="0" w:space="0" w:color="auto"/>
              </w:divBdr>
            </w:div>
            <w:div w:id="1496454682">
              <w:marLeft w:val="0"/>
              <w:marRight w:val="0"/>
              <w:marTop w:val="0"/>
              <w:marBottom w:val="0"/>
              <w:divBdr>
                <w:top w:val="none" w:sz="0" w:space="0" w:color="auto"/>
                <w:left w:val="none" w:sz="0" w:space="0" w:color="auto"/>
                <w:bottom w:val="none" w:sz="0" w:space="0" w:color="auto"/>
                <w:right w:val="none" w:sz="0" w:space="0" w:color="auto"/>
              </w:divBdr>
            </w:div>
            <w:div w:id="1711879480">
              <w:marLeft w:val="0"/>
              <w:marRight w:val="0"/>
              <w:marTop w:val="0"/>
              <w:marBottom w:val="0"/>
              <w:divBdr>
                <w:top w:val="none" w:sz="0" w:space="0" w:color="auto"/>
                <w:left w:val="none" w:sz="0" w:space="0" w:color="auto"/>
                <w:bottom w:val="none" w:sz="0" w:space="0" w:color="auto"/>
                <w:right w:val="none" w:sz="0" w:space="0" w:color="auto"/>
              </w:divBdr>
            </w:div>
            <w:div w:id="1716002037">
              <w:marLeft w:val="0"/>
              <w:marRight w:val="0"/>
              <w:marTop w:val="0"/>
              <w:marBottom w:val="0"/>
              <w:divBdr>
                <w:top w:val="none" w:sz="0" w:space="0" w:color="auto"/>
                <w:left w:val="none" w:sz="0" w:space="0" w:color="auto"/>
                <w:bottom w:val="none" w:sz="0" w:space="0" w:color="auto"/>
                <w:right w:val="none" w:sz="0" w:space="0" w:color="auto"/>
              </w:divBdr>
            </w:div>
            <w:div w:id="1755668096">
              <w:marLeft w:val="0"/>
              <w:marRight w:val="0"/>
              <w:marTop w:val="0"/>
              <w:marBottom w:val="0"/>
              <w:divBdr>
                <w:top w:val="none" w:sz="0" w:space="0" w:color="auto"/>
                <w:left w:val="none" w:sz="0" w:space="0" w:color="auto"/>
                <w:bottom w:val="none" w:sz="0" w:space="0" w:color="auto"/>
                <w:right w:val="none" w:sz="0" w:space="0" w:color="auto"/>
              </w:divBdr>
            </w:div>
            <w:div w:id="1834906766">
              <w:marLeft w:val="0"/>
              <w:marRight w:val="0"/>
              <w:marTop w:val="0"/>
              <w:marBottom w:val="0"/>
              <w:divBdr>
                <w:top w:val="none" w:sz="0" w:space="0" w:color="auto"/>
                <w:left w:val="none" w:sz="0" w:space="0" w:color="auto"/>
                <w:bottom w:val="none" w:sz="0" w:space="0" w:color="auto"/>
                <w:right w:val="none" w:sz="0" w:space="0" w:color="auto"/>
              </w:divBdr>
            </w:div>
            <w:div w:id="1927230968">
              <w:marLeft w:val="0"/>
              <w:marRight w:val="0"/>
              <w:marTop w:val="0"/>
              <w:marBottom w:val="0"/>
              <w:divBdr>
                <w:top w:val="none" w:sz="0" w:space="0" w:color="auto"/>
                <w:left w:val="none" w:sz="0" w:space="0" w:color="auto"/>
                <w:bottom w:val="none" w:sz="0" w:space="0" w:color="auto"/>
                <w:right w:val="none" w:sz="0" w:space="0" w:color="auto"/>
              </w:divBdr>
            </w:div>
            <w:div w:id="195312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dvhAoU1374/IT3120-PTTKHT/blob/main/Sequence%20Diagram/UC%20Qu%E1%BA%A3n%20L%C3%BD%20V%C3%A9/%C4%90%E1%BA%B7t-V%C3%A9.mmd" TargetMode="External"/><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hyperlink" Target="https://github.com/dvhAoU1374/IT3120-PTTKHT/blob/main/Database%20Design/ER.mm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dvhAoU1374/IT3120-PTTKHT/blob/main/Sequence%20Diagram/UC%20Qu%E1%BA%A3n%20L%C3%BD%20V%C3%A9/Thanh-To%C3%A1n.jpg" TargetMode="External"/><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A5D59-A816-4A1A-A18B-6DB5B5EEC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2473</TotalTime>
  <Pages>27</Pages>
  <Words>1339</Words>
  <Characters>7637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8959</CharactersWithSpaces>
  <SharedDoc>false</SharedDoc>
  <HLinks>
    <vt:vector size="18" baseType="variant">
      <vt:variant>
        <vt:i4>327755</vt:i4>
      </vt:variant>
      <vt:variant>
        <vt:i4>6</vt:i4>
      </vt:variant>
      <vt:variant>
        <vt:i4>0</vt:i4>
      </vt:variant>
      <vt:variant>
        <vt:i4>5</vt:i4>
      </vt:variant>
      <vt:variant>
        <vt:lpwstr>https://github.com/dvhAoU1374/IT3120-PTTKHT/blob/main/Database Design/ER.mmd</vt:lpwstr>
      </vt:variant>
      <vt:variant>
        <vt:lpwstr/>
      </vt:variant>
      <vt:variant>
        <vt:i4>7340153</vt:i4>
      </vt:variant>
      <vt:variant>
        <vt:i4>3</vt:i4>
      </vt:variant>
      <vt:variant>
        <vt:i4>0</vt:i4>
      </vt:variant>
      <vt:variant>
        <vt:i4>5</vt:i4>
      </vt:variant>
      <vt:variant>
        <vt:lpwstr>https://github.com/dvhAoU1374/IT3120-PTTKHT/blob/main/Sequence Diagram/UC Qu%E1%BA%A3n L%C3%BD V%C3%A9/Thanh-To%C3%A1n.jpg</vt:lpwstr>
      </vt:variant>
      <vt:variant>
        <vt:lpwstr/>
      </vt:variant>
      <vt:variant>
        <vt:i4>3670065</vt:i4>
      </vt:variant>
      <vt:variant>
        <vt:i4>0</vt:i4>
      </vt:variant>
      <vt:variant>
        <vt:i4>0</vt:i4>
      </vt:variant>
      <vt:variant>
        <vt:i4>5</vt:i4>
      </vt:variant>
      <vt:variant>
        <vt:lpwstr>https://github.com/dvhAoU1374/IT3120-PTTKHT/blob/main/Sequence Diagram/UC Qu%E1%BA%A3n L%C3%BD V%C3%A9/%C4%90%E1%BA%B7t-V%C3%A9.mmd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Vu Hoang 20224987</dc:creator>
  <cp:keywords/>
  <dc:description/>
  <cp:lastModifiedBy>Duong Vu Hoang 20224987</cp:lastModifiedBy>
  <cp:revision>452</cp:revision>
  <dcterms:created xsi:type="dcterms:W3CDTF">2025-05-05T16:03:00Z</dcterms:created>
  <dcterms:modified xsi:type="dcterms:W3CDTF">2025-05-30T07:10:00Z</dcterms:modified>
</cp:coreProperties>
</file>