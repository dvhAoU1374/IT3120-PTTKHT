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06068" w14:textId="77777777" w:rsidR="001546EF" w:rsidRPr="00F5458E" w:rsidRDefault="001546EF" w:rsidP="001E4AE8">
      <w:pPr>
        <w:ind w:right="49"/>
        <w:jc w:val="center"/>
        <w:rPr>
          <w:rFonts w:cs="Times New Roman"/>
          <w:b/>
          <w:sz w:val="32"/>
          <w:szCs w:val="32"/>
        </w:rPr>
      </w:pPr>
      <w:bookmarkStart w:id="0" w:name="_bookmark0"/>
      <w:bookmarkEnd w:id="0"/>
      <w:r w:rsidRPr="00F5458E">
        <w:rPr>
          <w:rFonts w:cs="Times New Roman"/>
          <w:noProof/>
          <w:sz w:val="32"/>
          <w:szCs w:val="32"/>
        </w:rPr>
        <mc:AlternateContent>
          <mc:Choice Requires="wpg">
            <w:drawing>
              <wp:anchor distT="0" distB="0" distL="0" distR="0" simplePos="0" relativeHeight="251658240" behindDoc="1" locked="0" layoutInCell="1" allowOverlap="1" wp14:anchorId="775C3B60" wp14:editId="51554A57">
                <wp:simplePos x="0" y="0"/>
                <wp:positionH relativeFrom="margin">
                  <wp:align>left</wp:align>
                </wp:positionH>
                <wp:positionV relativeFrom="margin">
                  <wp:align>center</wp:align>
                </wp:positionV>
                <wp:extent cx="7076941" cy="9409430"/>
                <wp:effectExtent l="0" t="0" r="10160"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6941" cy="9409430"/>
                          <a:chOff x="0" y="0"/>
                          <a:chExt cx="6319469" cy="9737470"/>
                        </a:xfrm>
                      </wpg:grpSpPr>
                      <wps:wsp>
                        <wps:cNvPr id="2" name="Graphic 2"/>
                        <wps:cNvSpPr/>
                        <wps:spPr>
                          <a:xfrm>
                            <a:off x="39014" y="9509518"/>
                            <a:ext cx="187960" cy="187960"/>
                          </a:xfrm>
                          <a:custGeom>
                            <a:avLst/>
                            <a:gdLst/>
                            <a:ahLst/>
                            <a:cxnLst/>
                            <a:rect l="l" t="t" r="r" b="b"/>
                            <a:pathLst>
                              <a:path w="187960" h="187960">
                                <a:moveTo>
                                  <a:pt x="187452" y="129235"/>
                                </a:moveTo>
                                <a:lnTo>
                                  <a:pt x="58216" y="129235"/>
                                </a:lnTo>
                                <a:lnTo>
                                  <a:pt x="58216" y="0"/>
                                </a:lnTo>
                                <a:lnTo>
                                  <a:pt x="0" y="0"/>
                                </a:lnTo>
                                <a:lnTo>
                                  <a:pt x="0" y="129235"/>
                                </a:lnTo>
                                <a:lnTo>
                                  <a:pt x="0" y="187744"/>
                                </a:lnTo>
                                <a:lnTo>
                                  <a:pt x="58216" y="187744"/>
                                </a:lnTo>
                                <a:lnTo>
                                  <a:pt x="187452" y="187744"/>
                                </a:lnTo>
                                <a:lnTo>
                                  <a:pt x="187452" y="129235"/>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509505"/>
                            <a:ext cx="226695" cy="227965"/>
                          </a:xfrm>
                          <a:custGeom>
                            <a:avLst/>
                            <a:gdLst/>
                            <a:ahLst/>
                            <a:cxnLst/>
                            <a:rect l="l" t="t" r="r" b="b"/>
                            <a:pathLst>
                              <a:path w="226695" h="227965">
                                <a:moveTo>
                                  <a:pt x="137160" y="29870"/>
                                </a:moveTo>
                                <a:lnTo>
                                  <a:pt x="7924" y="29870"/>
                                </a:lnTo>
                                <a:lnTo>
                                  <a:pt x="7924" y="0"/>
                                </a:lnTo>
                                <a:lnTo>
                                  <a:pt x="0" y="0"/>
                                </a:lnTo>
                                <a:lnTo>
                                  <a:pt x="0" y="29870"/>
                                </a:lnTo>
                                <a:lnTo>
                                  <a:pt x="0" y="38404"/>
                                </a:lnTo>
                                <a:lnTo>
                                  <a:pt x="7924" y="38404"/>
                                </a:lnTo>
                                <a:lnTo>
                                  <a:pt x="137160" y="38404"/>
                                </a:lnTo>
                                <a:lnTo>
                                  <a:pt x="137160" y="29870"/>
                                </a:lnTo>
                                <a:close/>
                              </a:path>
                              <a:path w="226695" h="227965">
                                <a:moveTo>
                                  <a:pt x="226466" y="218846"/>
                                </a:moveTo>
                                <a:lnTo>
                                  <a:pt x="186842" y="218846"/>
                                </a:lnTo>
                                <a:lnTo>
                                  <a:pt x="186842" y="88087"/>
                                </a:lnTo>
                                <a:lnTo>
                                  <a:pt x="186842" y="79552"/>
                                </a:lnTo>
                                <a:lnTo>
                                  <a:pt x="178003" y="79552"/>
                                </a:lnTo>
                                <a:lnTo>
                                  <a:pt x="146913" y="79552"/>
                                </a:lnTo>
                                <a:lnTo>
                                  <a:pt x="146913" y="29870"/>
                                </a:lnTo>
                                <a:lnTo>
                                  <a:pt x="138988" y="29870"/>
                                </a:lnTo>
                                <a:lnTo>
                                  <a:pt x="138988" y="79552"/>
                                </a:lnTo>
                                <a:lnTo>
                                  <a:pt x="7924" y="79552"/>
                                </a:lnTo>
                                <a:lnTo>
                                  <a:pt x="0" y="79552"/>
                                </a:lnTo>
                                <a:lnTo>
                                  <a:pt x="0" y="88087"/>
                                </a:lnTo>
                                <a:lnTo>
                                  <a:pt x="0" y="218846"/>
                                </a:lnTo>
                                <a:lnTo>
                                  <a:pt x="0" y="227380"/>
                                </a:lnTo>
                                <a:lnTo>
                                  <a:pt x="7924" y="227380"/>
                                </a:lnTo>
                                <a:lnTo>
                                  <a:pt x="137160" y="227380"/>
                                </a:lnTo>
                                <a:lnTo>
                                  <a:pt x="137160" y="218846"/>
                                </a:lnTo>
                                <a:lnTo>
                                  <a:pt x="7924" y="218846"/>
                                </a:lnTo>
                                <a:lnTo>
                                  <a:pt x="7924" y="88087"/>
                                </a:lnTo>
                                <a:lnTo>
                                  <a:pt x="138988" y="88087"/>
                                </a:lnTo>
                                <a:lnTo>
                                  <a:pt x="138988" y="227380"/>
                                </a:lnTo>
                                <a:lnTo>
                                  <a:pt x="146913" y="227380"/>
                                </a:lnTo>
                                <a:lnTo>
                                  <a:pt x="146913" y="88087"/>
                                </a:lnTo>
                                <a:lnTo>
                                  <a:pt x="178003" y="88087"/>
                                </a:lnTo>
                                <a:lnTo>
                                  <a:pt x="178003" y="218846"/>
                                </a:lnTo>
                                <a:lnTo>
                                  <a:pt x="178003" y="227380"/>
                                </a:lnTo>
                                <a:lnTo>
                                  <a:pt x="186842" y="227380"/>
                                </a:lnTo>
                                <a:lnTo>
                                  <a:pt x="226466" y="227380"/>
                                </a:lnTo>
                                <a:lnTo>
                                  <a:pt x="226466" y="218846"/>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39014" y="39928"/>
                            <a:ext cx="187960" cy="187960"/>
                          </a:xfrm>
                          <a:custGeom>
                            <a:avLst/>
                            <a:gdLst/>
                            <a:ahLst/>
                            <a:cxnLst/>
                            <a:rect l="l" t="t" r="r" b="b"/>
                            <a:pathLst>
                              <a:path w="187960" h="187960">
                                <a:moveTo>
                                  <a:pt x="187452" y="76"/>
                                </a:moveTo>
                                <a:lnTo>
                                  <a:pt x="58216" y="76"/>
                                </a:lnTo>
                                <a:lnTo>
                                  <a:pt x="0" y="0"/>
                                </a:lnTo>
                                <a:lnTo>
                                  <a:pt x="0" y="58293"/>
                                </a:lnTo>
                                <a:lnTo>
                                  <a:pt x="0" y="187452"/>
                                </a:lnTo>
                                <a:lnTo>
                                  <a:pt x="58216" y="187452"/>
                                </a:lnTo>
                                <a:lnTo>
                                  <a:pt x="58216" y="58293"/>
                                </a:lnTo>
                                <a:lnTo>
                                  <a:pt x="187452" y="58293"/>
                                </a:lnTo>
                                <a:lnTo>
                                  <a:pt x="187452" y="76"/>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0" y="0"/>
                            <a:ext cx="226695" cy="227965"/>
                          </a:xfrm>
                          <a:custGeom>
                            <a:avLst/>
                            <a:gdLst/>
                            <a:ahLst/>
                            <a:cxnLst/>
                            <a:rect l="l" t="t" r="r" b="b"/>
                            <a:pathLst>
                              <a:path w="226695" h="227965">
                                <a:moveTo>
                                  <a:pt x="196596" y="139344"/>
                                </a:moveTo>
                                <a:lnTo>
                                  <a:pt x="146913" y="139344"/>
                                </a:lnTo>
                                <a:lnTo>
                                  <a:pt x="146913" y="8559"/>
                                </a:lnTo>
                                <a:lnTo>
                                  <a:pt x="146913" y="25"/>
                                </a:lnTo>
                                <a:lnTo>
                                  <a:pt x="138988" y="0"/>
                                </a:lnTo>
                                <a:lnTo>
                                  <a:pt x="0" y="25"/>
                                </a:lnTo>
                                <a:lnTo>
                                  <a:pt x="0" y="8559"/>
                                </a:lnTo>
                                <a:lnTo>
                                  <a:pt x="0" y="137845"/>
                                </a:lnTo>
                                <a:lnTo>
                                  <a:pt x="7924" y="137845"/>
                                </a:lnTo>
                                <a:lnTo>
                                  <a:pt x="7924" y="8559"/>
                                </a:lnTo>
                                <a:lnTo>
                                  <a:pt x="138988" y="8559"/>
                                </a:lnTo>
                                <a:lnTo>
                                  <a:pt x="138988" y="139344"/>
                                </a:lnTo>
                                <a:lnTo>
                                  <a:pt x="0" y="139344"/>
                                </a:lnTo>
                                <a:lnTo>
                                  <a:pt x="0" y="147878"/>
                                </a:lnTo>
                                <a:lnTo>
                                  <a:pt x="138988" y="147878"/>
                                </a:lnTo>
                                <a:lnTo>
                                  <a:pt x="138988" y="178917"/>
                                </a:lnTo>
                                <a:lnTo>
                                  <a:pt x="7924" y="178917"/>
                                </a:lnTo>
                                <a:lnTo>
                                  <a:pt x="0" y="178917"/>
                                </a:lnTo>
                                <a:lnTo>
                                  <a:pt x="0" y="187756"/>
                                </a:lnTo>
                                <a:lnTo>
                                  <a:pt x="0" y="227380"/>
                                </a:lnTo>
                                <a:lnTo>
                                  <a:pt x="7924" y="227380"/>
                                </a:lnTo>
                                <a:lnTo>
                                  <a:pt x="7924" y="187756"/>
                                </a:lnTo>
                                <a:lnTo>
                                  <a:pt x="138988" y="187756"/>
                                </a:lnTo>
                                <a:lnTo>
                                  <a:pt x="146913" y="187756"/>
                                </a:lnTo>
                                <a:lnTo>
                                  <a:pt x="146913" y="178917"/>
                                </a:lnTo>
                                <a:lnTo>
                                  <a:pt x="146913" y="147878"/>
                                </a:lnTo>
                                <a:lnTo>
                                  <a:pt x="196596" y="147878"/>
                                </a:lnTo>
                                <a:lnTo>
                                  <a:pt x="196596" y="139344"/>
                                </a:lnTo>
                                <a:close/>
                              </a:path>
                              <a:path w="226695" h="227965">
                                <a:moveTo>
                                  <a:pt x="226466" y="25"/>
                                </a:moveTo>
                                <a:lnTo>
                                  <a:pt x="188671" y="25"/>
                                </a:lnTo>
                                <a:lnTo>
                                  <a:pt x="188671" y="8559"/>
                                </a:lnTo>
                                <a:lnTo>
                                  <a:pt x="188671" y="137845"/>
                                </a:lnTo>
                                <a:lnTo>
                                  <a:pt x="196583" y="137845"/>
                                </a:lnTo>
                                <a:lnTo>
                                  <a:pt x="196583" y="8559"/>
                                </a:lnTo>
                                <a:lnTo>
                                  <a:pt x="226466" y="8559"/>
                                </a:lnTo>
                                <a:lnTo>
                                  <a:pt x="226466" y="25"/>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228600" y="9638741"/>
                            <a:ext cx="231775" cy="59055"/>
                          </a:xfrm>
                          <a:custGeom>
                            <a:avLst/>
                            <a:gdLst/>
                            <a:ahLst/>
                            <a:cxnLst/>
                            <a:rect l="l" t="t" r="r" b="b"/>
                            <a:pathLst>
                              <a:path w="231775" h="59055">
                                <a:moveTo>
                                  <a:pt x="231647" y="0"/>
                                </a:moveTo>
                                <a:lnTo>
                                  <a:pt x="0" y="0"/>
                                </a:lnTo>
                                <a:lnTo>
                                  <a:pt x="0" y="58521"/>
                                </a:lnTo>
                                <a:lnTo>
                                  <a:pt x="231647" y="58521"/>
                                </a:lnTo>
                                <a:lnTo>
                                  <a:pt x="231647"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228600" y="9728352"/>
                            <a:ext cx="231775" cy="8890"/>
                          </a:xfrm>
                          <a:custGeom>
                            <a:avLst/>
                            <a:gdLst/>
                            <a:ahLst/>
                            <a:cxnLst/>
                            <a:rect l="l" t="t" r="r" b="b"/>
                            <a:pathLst>
                              <a:path w="231775" h="8890">
                                <a:moveTo>
                                  <a:pt x="231647" y="0"/>
                                </a:moveTo>
                                <a:lnTo>
                                  <a:pt x="0" y="0"/>
                                </a:lnTo>
                                <a:lnTo>
                                  <a:pt x="0" y="8534"/>
                                </a:lnTo>
                                <a:lnTo>
                                  <a:pt x="231647" y="8534"/>
                                </a:lnTo>
                                <a:lnTo>
                                  <a:pt x="231647"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461772" y="9638741"/>
                            <a:ext cx="232410" cy="59055"/>
                          </a:xfrm>
                          <a:custGeom>
                            <a:avLst/>
                            <a:gdLst/>
                            <a:ahLst/>
                            <a:cxnLst/>
                            <a:rect l="l" t="t" r="r" b="b"/>
                            <a:pathLst>
                              <a:path w="232410" h="59055">
                                <a:moveTo>
                                  <a:pt x="231952" y="0"/>
                                </a:moveTo>
                                <a:lnTo>
                                  <a:pt x="0" y="0"/>
                                </a:lnTo>
                                <a:lnTo>
                                  <a:pt x="0" y="58521"/>
                                </a:lnTo>
                                <a:lnTo>
                                  <a:pt x="231952" y="58521"/>
                                </a:lnTo>
                                <a:lnTo>
                                  <a:pt x="231952"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461772" y="9728352"/>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94893" y="9638741"/>
                            <a:ext cx="232410" cy="59055"/>
                          </a:xfrm>
                          <a:custGeom>
                            <a:avLst/>
                            <a:gdLst/>
                            <a:ahLst/>
                            <a:cxnLst/>
                            <a:rect l="l" t="t" r="r" b="b"/>
                            <a:pathLst>
                              <a:path w="232410" h="59055">
                                <a:moveTo>
                                  <a:pt x="231952" y="0"/>
                                </a:moveTo>
                                <a:lnTo>
                                  <a:pt x="0" y="0"/>
                                </a:lnTo>
                                <a:lnTo>
                                  <a:pt x="0" y="58521"/>
                                </a:lnTo>
                                <a:lnTo>
                                  <a:pt x="231952" y="58521"/>
                                </a:lnTo>
                                <a:lnTo>
                                  <a:pt x="23195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694893" y="9728352"/>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928065"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928065"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162761"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162761"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397838" y="9638741"/>
                            <a:ext cx="233679" cy="59055"/>
                          </a:xfrm>
                          <a:custGeom>
                            <a:avLst/>
                            <a:gdLst/>
                            <a:ahLst/>
                            <a:cxnLst/>
                            <a:rect l="l" t="t" r="r" b="b"/>
                            <a:pathLst>
                              <a:path w="233679" h="59055">
                                <a:moveTo>
                                  <a:pt x="233171" y="0"/>
                                </a:moveTo>
                                <a:lnTo>
                                  <a:pt x="0" y="0"/>
                                </a:lnTo>
                                <a:lnTo>
                                  <a:pt x="0" y="58521"/>
                                </a:lnTo>
                                <a:lnTo>
                                  <a:pt x="233171" y="58521"/>
                                </a:lnTo>
                                <a:lnTo>
                                  <a:pt x="233171"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397838" y="9728352"/>
                            <a:ext cx="233679" cy="8890"/>
                          </a:xfrm>
                          <a:custGeom>
                            <a:avLst/>
                            <a:gdLst/>
                            <a:ahLst/>
                            <a:cxnLst/>
                            <a:rect l="l" t="t" r="r" b="b"/>
                            <a:pathLst>
                              <a:path w="233679" h="8890">
                                <a:moveTo>
                                  <a:pt x="233171" y="0"/>
                                </a:moveTo>
                                <a:lnTo>
                                  <a:pt x="0" y="0"/>
                                </a:lnTo>
                                <a:lnTo>
                                  <a:pt x="0" y="8534"/>
                                </a:lnTo>
                                <a:lnTo>
                                  <a:pt x="233171" y="8534"/>
                                </a:lnTo>
                                <a:lnTo>
                                  <a:pt x="233171"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632534"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632534"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1867230"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1867230"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101926"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101926"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336622"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336622"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571318"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571318"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2806014"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2806014"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040964"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040964"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275660"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275660"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510356"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510356"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3745052"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3745052"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3979748"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3979748"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214444"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214444"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449521"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449521"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4684217"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4684217"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4918913"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918913"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153609"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153609"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388305"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388305"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5623001"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5623001"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857697"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5857697"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228600" y="40005"/>
                            <a:ext cx="231775" cy="58419"/>
                          </a:xfrm>
                          <a:custGeom>
                            <a:avLst/>
                            <a:gdLst/>
                            <a:ahLst/>
                            <a:cxnLst/>
                            <a:rect l="l" t="t" r="r" b="b"/>
                            <a:pathLst>
                              <a:path w="231775" h="58419">
                                <a:moveTo>
                                  <a:pt x="231647" y="0"/>
                                </a:moveTo>
                                <a:lnTo>
                                  <a:pt x="0" y="0"/>
                                </a:lnTo>
                                <a:lnTo>
                                  <a:pt x="0" y="58216"/>
                                </a:lnTo>
                                <a:lnTo>
                                  <a:pt x="231647" y="58216"/>
                                </a:lnTo>
                                <a:lnTo>
                                  <a:pt x="231647"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228600" y="25"/>
                            <a:ext cx="231775" cy="8890"/>
                          </a:xfrm>
                          <a:custGeom>
                            <a:avLst/>
                            <a:gdLst/>
                            <a:ahLst/>
                            <a:cxnLst/>
                            <a:rect l="l" t="t" r="r" b="b"/>
                            <a:pathLst>
                              <a:path w="231775" h="8890">
                                <a:moveTo>
                                  <a:pt x="231647" y="0"/>
                                </a:moveTo>
                                <a:lnTo>
                                  <a:pt x="0" y="0"/>
                                </a:lnTo>
                                <a:lnTo>
                                  <a:pt x="0" y="8534"/>
                                </a:lnTo>
                                <a:lnTo>
                                  <a:pt x="231647" y="8534"/>
                                </a:lnTo>
                                <a:lnTo>
                                  <a:pt x="231647"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461772" y="40005"/>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461772" y="25"/>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694893" y="40005"/>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694893" y="25"/>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928065"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928065"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162761"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1162761"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397838" y="40005"/>
                            <a:ext cx="233679" cy="58419"/>
                          </a:xfrm>
                          <a:custGeom>
                            <a:avLst/>
                            <a:gdLst/>
                            <a:ahLst/>
                            <a:cxnLst/>
                            <a:rect l="l" t="t" r="r" b="b"/>
                            <a:pathLst>
                              <a:path w="233679" h="58419">
                                <a:moveTo>
                                  <a:pt x="233171" y="0"/>
                                </a:moveTo>
                                <a:lnTo>
                                  <a:pt x="0" y="0"/>
                                </a:lnTo>
                                <a:lnTo>
                                  <a:pt x="0" y="58216"/>
                                </a:lnTo>
                                <a:lnTo>
                                  <a:pt x="233171" y="58216"/>
                                </a:lnTo>
                                <a:lnTo>
                                  <a:pt x="233171"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397838" y="25"/>
                            <a:ext cx="233679" cy="8890"/>
                          </a:xfrm>
                          <a:custGeom>
                            <a:avLst/>
                            <a:gdLst/>
                            <a:ahLst/>
                            <a:cxnLst/>
                            <a:rect l="l" t="t" r="r" b="b"/>
                            <a:pathLst>
                              <a:path w="233679" h="8890">
                                <a:moveTo>
                                  <a:pt x="233171" y="0"/>
                                </a:moveTo>
                                <a:lnTo>
                                  <a:pt x="0" y="0"/>
                                </a:lnTo>
                                <a:lnTo>
                                  <a:pt x="0" y="8534"/>
                                </a:lnTo>
                                <a:lnTo>
                                  <a:pt x="233171" y="8534"/>
                                </a:lnTo>
                                <a:lnTo>
                                  <a:pt x="233171"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632534"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632534"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867230"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67230"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101926"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2101926"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336622"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336622"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571318"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571318"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806014"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806014"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3040964"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3040964"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275660"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275660"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510356"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510356"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745052"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745052"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979748"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979748"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214444"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214444"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449521"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449521"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684217"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684217"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918913"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918913"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153609"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153609"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88305"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88305"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623001"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623001"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857697"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857697"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92647" y="9509518"/>
                            <a:ext cx="187325" cy="187960"/>
                          </a:xfrm>
                          <a:custGeom>
                            <a:avLst/>
                            <a:gdLst/>
                            <a:ahLst/>
                            <a:cxnLst/>
                            <a:rect l="l" t="t" r="r" b="b"/>
                            <a:pathLst>
                              <a:path w="187325" h="187960">
                                <a:moveTo>
                                  <a:pt x="186880" y="0"/>
                                </a:moveTo>
                                <a:lnTo>
                                  <a:pt x="129286" y="0"/>
                                </a:lnTo>
                                <a:lnTo>
                                  <a:pt x="129286" y="129235"/>
                                </a:lnTo>
                                <a:lnTo>
                                  <a:pt x="0" y="129235"/>
                                </a:lnTo>
                                <a:lnTo>
                                  <a:pt x="0" y="187744"/>
                                </a:lnTo>
                                <a:lnTo>
                                  <a:pt x="129286" y="187744"/>
                                </a:lnTo>
                                <a:lnTo>
                                  <a:pt x="186842" y="187744"/>
                                </a:lnTo>
                                <a:lnTo>
                                  <a:pt x="186880"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92647" y="9509505"/>
                            <a:ext cx="226695" cy="227965"/>
                          </a:xfrm>
                          <a:custGeom>
                            <a:avLst/>
                            <a:gdLst/>
                            <a:ahLst/>
                            <a:cxnLst/>
                            <a:rect l="l" t="t" r="r" b="b"/>
                            <a:pathLst>
                              <a:path w="226695" h="227965">
                                <a:moveTo>
                                  <a:pt x="37795" y="218846"/>
                                </a:moveTo>
                                <a:lnTo>
                                  <a:pt x="37769" y="89611"/>
                                </a:lnTo>
                                <a:lnTo>
                                  <a:pt x="29845" y="89611"/>
                                </a:lnTo>
                                <a:lnTo>
                                  <a:pt x="29845" y="218846"/>
                                </a:lnTo>
                                <a:lnTo>
                                  <a:pt x="0" y="218846"/>
                                </a:lnTo>
                                <a:lnTo>
                                  <a:pt x="0" y="227380"/>
                                </a:lnTo>
                                <a:lnTo>
                                  <a:pt x="29845" y="227380"/>
                                </a:lnTo>
                                <a:lnTo>
                                  <a:pt x="37769" y="227380"/>
                                </a:lnTo>
                                <a:lnTo>
                                  <a:pt x="37795" y="218846"/>
                                </a:lnTo>
                                <a:close/>
                              </a:path>
                              <a:path w="226695" h="227965">
                                <a:moveTo>
                                  <a:pt x="226479" y="0"/>
                                </a:moveTo>
                                <a:lnTo>
                                  <a:pt x="218567" y="0"/>
                                </a:lnTo>
                                <a:lnTo>
                                  <a:pt x="218567" y="39928"/>
                                </a:lnTo>
                                <a:lnTo>
                                  <a:pt x="87426" y="39928"/>
                                </a:lnTo>
                                <a:lnTo>
                                  <a:pt x="79502" y="39928"/>
                                </a:lnTo>
                                <a:lnTo>
                                  <a:pt x="79502" y="48463"/>
                                </a:lnTo>
                                <a:lnTo>
                                  <a:pt x="79502" y="79552"/>
                                </a:lnTo>
                                <a:lnTo>
                                  <a:pt x="29845" y="79552"/>
                                </a:lnTo>
                                <a:lnTo>
                                  <a:pt x="29845" y="88087"/>
                                </a:lnTo>
                                <a:lnTo>
                                  <a:pt x="79502" y="88087"/>
                                </a:lnTo>
                                <a:lnTo>
                                  <a:pt x="79502" y="218846"/>
                                </a:lnTo>
                                <a:lnTo>
                                  <a:pt x="79502" y="227380"/>
                                </a:lnTo>
                                <a:lnTo>
                                  <a:pt x="87426" y="227380"/>
                                </a:lnTo>
                                <a:lnTo>
                                  <a:pt x="218567" y="227380"/>
                                </a:lnTo>
                                <a:lnTo>
                                  <a:pt x="226415" y="227380"/>
                                </a:lnTo>
                                <a:lnTo>
                                  <a:pt x="226479" y="89611"/>
                                </a:lnTo>
                                <a:lnTo>
                                  <a:pt x="218567" y="89611"/>
                                </a:lnTo>
                                <a:lnTo>
                                  <a:pt x="218567" y="218846"/>
                                </a:lnTo>
                                <a:lnTo>
                                  <a:pt x="87426" y="218846"/>
                                </a:lnTo>
                                <a:lnTo>
                                  <a:pt x="87426" y="88087"/>
                                </a:lnTo>
                                <a:lnTo>
                                  <a:pt x="226441" y="88087"/>
                                </a:lnTo>
                                <a:lnTo>
                                  <a:pt x="226441" y="79552"/>
                                </a:lnTo>
                                <a:lnTo>
                                  <a:pt x="87426" y="79552"/>
                                </a:lnTo>
                                <a:lnTo>
                                  <a:pt x="87426" y="48463"/>
                                </a:lnTo>
                                <a:lnTo>
                                  <a:pt x="218567" y="48463"/>
                                </a:lnTo>
                                <a:lnTo>
                                  <a:pt x="226415" y="48463"/>
                                </a:lnTo>
                                <a:lnTo>
                                  <a:pt x="226479"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092647" y="39928"/>
                            <a:ext cx="187325" cy="187960"/>
                          </a:xfrm>
                          <a:custGeom>
                            <a:avLst/>
                            <a:gdLst/>
                            <a:ahLst/>
                            <a:cxnLst/>
                            <a:rect l="l" t="t" r="r" b="b"/>
                            <a:pathLst>
                              <a:path w="187325" h="187960">
                                <a:moveTo>
                                  <a:pt x="186880" y="0"/>
                                </a:moveTo>
                                <a:lnTo>
                                  <a:pt x="129286" y="0"/>
                                </a:lnTo>
                                <a:lnTo>
                                  <a:pt x="0" y="76"/>
                                </a:lnTo>
                                <a:lnTo>
                                  <a:pt x="0" y="58293"/>
                                </a:lnTo>
                                <a:lnTo>
                                  <a:pt x="129286" y="58293"/>
                                </a:lnTo>
                                <a:lnTo>
                                  <a:pt x="129286" y="187452"/>
                                </a:lnTo>
                                <a:lnTo>
                                  <a:pt x="186880" y="187452"/>
                                </a:lnTo>
                                <a:lnTo>
                                  <a:pt x="186880"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092647" y="24"/>
                            <a:ext cx="226695" cy="227965"/>
                          </a:xfrm>
                          <a:custGeom>
                            <a:avLst/>
                            <a:gdLst/>
                            <a:ahLst/>
                            <a:cxnLst/>
                            <a:rect l="l" t="t" r="r" b="b"/>
                            <a:pathLst>
                              <a:path w="226695" h="227965">
                                <a:moveTo>
                                  <a:pt x="226479" y="188950"/>
                                </a:moveTo>
                                <a:lnTo>
                                  <a:pt x="218567" y="188950"/>
                                </a:lnTo>
                                <a:lnTo>
                                  <a:pt x="89281" y="188976"/>
                                </a:lnTo>
                                <a:lnTo>
                                  <a:pt x="89281" y="197510"/>
                                </a:lnTo>
                                <a:lnTo>
                                  <a:pt x="218567" y="197510"/>
                                </a:lnTo>
                                <a:lnTo>
                                  <a:pt x="218567" y="227355"/>
                                </a:lnTo>
                                <a:lnTo>
                                  <a:pt x="226479" y="227355"/>
                                </a:lnTo>
                                <a:lnTo>
                                  <a:pt x="226479" y="188950"/>
                                </a:lnTo>
                                <a:close/>
                              </a:path>
                              <a:path w="226695" h="227965">
                                <a:moveTo>
                                  <a:pt x="226479" y="25"/>
                                </a:moveTo>
                                <a:lnTo>
                                  <a:pt x="89281" y="0"/>
                                </a:lnTo>
                                <a:lnTo>
                                  <a:pt x="89281" y="8534"/>
                                </a:lnTo>
                                <a:lnTo>
                                  <a:pt x="218567" y="8534"/>
                                </a:lnTo>
                                <a:lnTo>
                                  <a:pt x="218567" y="139319"/>
                                </a:lnTo>
                                <a:lnTo>
                                  <a:pt x="87426" y="139319"/>
                                </a:lnTo>
                                <a:lnTo>
                                  <a:pt x="87426" y="0"/>
                                </a:lnTo>
                                <a:lnTo>
                                  <a:pt x="79502" y="0"/>
                                </a:lnTo>
                                <a:lnTo>
                                  <a:pt x="79502" y="139319"/>
                                </a:lnTo>
                                <a:lnTo>
                                  <a:pt x="47548" y="139319"/>
                                </a:lnTo>
                                <a:lnTo>
                                  <a:pt x="47548" y="8534"/>
                                </a:lnTo>
                                <a:lnTo>
                                  <a:pt x="47548" y="25"/>
                                </a:lnTo>
                                <a:lnTo>
                                  <a:pt x="0" y="0"/>
                                </a:lnTo>
                                <a:lnTo>
                                  <a:pt x="0" y="8534"/>
                                </a:lnTo>
                                <a:lnTo>
                                  <a:pt x="39624" y="8534"/>
                                </a:lnTo>
                                <a:lnTo>
                                  <a:pt x="39624" y="139319"/>
                                </a:lnTo>
                                <a:lnTo>
                                  <a:pt x="39624" y="147853"/>
                                </a:lnTo>
                                <a:lnTo>
                                  <a:pt x="47548" y="147853"/>
                                </a:lnTo>
                                <a:lnTo>
                                  <a:pt x="79502" y="147853"/>
                                </a:lnTo>
                                <a:lnTo>
                                  <a:pt x="79502" y="197510"/>
                                </a:lnTo>
                                <a:lnTo>
                                  <a:pt x="87426" y="197510"/>
                                </a:lnTo>
                                <a:lnTo>
                                  <a:pt x="87426" y="147853"/>
                                </a:lnTo>
                                <a:lnTo>
                                  <a:pt x="218567" y="147853"/>
                                </a:lnTo>
                                <a:lnTo>
                                  <a:pt x="226466" y="147853"/>
                                </a:lnTo>
                                <a:lnTo>
                                  <a:pt x="226479" y="25"/>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221933" y="228600"/>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311214" y="22860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6221933" y="460248"/>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6311214" y="46024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6221933" y="692200"/>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6311214" y="692200"/>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6221933" y="923848"/>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6311214" y="92384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6221933" y="1155496"/>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6311214" y="1155496"/>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6221933" y="1387144"/>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6311214" y="1387144"/>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6221933" y="1618869"/>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6311214" y="161886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6221933" y="1850517"/>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6311214" y="185051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6221933" y="2082164"/>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6311214" y="20821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6221933" y="2313813"/>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6311214" y="231381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6221933" y="2545460"/>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6311214" y="254546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6221933" y="2777108"/>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6311214" y="277710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6221933" y="3008757"/>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6311214" y="300875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6221933" y="3240709"/>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6311214" y="324070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6221933" y="3472357"/>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311214" y="3472357"/>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6221933" y="3704005"/>
                            <a:ext cx="57785" cy="230504"/>
                          </a:xfrm>
                          <a:custGeom>
                            <a:avLst/>
                            <a:gdLst/>
                            <a:ahLst/>
                            <a:cxnLst/>
                            <a:rect l="l" t="t" r="r" b="b"/>
                            <a:pathLst>
                              <a:path w="57785" h="230504">
                                <a:moveTo>
                                  <a:pt x="57605" y="0"/>
                                </a:moveTo>
                                <a:lnTo>
                                  <a:pt x="0" y="0"/>
                                </a:lnTo>
                                <a:lnTo>
                                  <a:pt x="0" y="230123"/>
                                </a:lnTo>
                                <a:lnTo>
                                  <a:pt x="57605" y="230123"/>
                                </a:lnTo>
                                <a:lnTo>
                                  <a:pt x="57605"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6311214" y="3704005"/>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6221933" y="3935603"/>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6311214" y="393560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6221933" y="4167251"/>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6311214" y="416725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6221933" y="4398898"/>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6311214" y="439889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6221933" y="4630546"/>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6311214" y="463054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221933" y="4862195"/>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311214" y="486219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6221933" y="5093842"/>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6311214" y="5093842"/>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6221933" y="5325490"/>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6311214" y="532549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6221933" y="5557443"/>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6311214" y="5557443"/>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6221933" y="5789091"/>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6311214" y="5789091"/>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6221933" y="6020739"/>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6311214" y="602073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6221933" y="6252464"/>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6311214" y="62524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6221933" y="6484111"/>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6311214" y="648411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6221933" y="6715759"/>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6311214" y="671575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6221933" y="6947407"/>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6311214" y="694740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6221933" y="7179056"/>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6311214" y="717905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6221933" y="7410704"/>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6311214" y="7410704"/>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6221933" y="7643876"/>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6311214" y="764387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6221933" y="7877352"/>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6311214" y="7877352"/>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6221933" y="8110525"/>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6311214" y="8110525"/>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6221933" y="8343696"/>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6311214" y="8343696"/>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6221933" y="8576868"/>
                            <a:ext cx="57785" cy="231775"/>
                          </a:xfrm>
                          <a:custGeom>
                            <a:avLst/>
                            <a:gdLst/>
                            <a:ahLst/>
                            <a:cxnLst/>
                            <a:rect l="l" t="t" r="r" b="b"/>
                            <a:pathLst>
                              <a:path w="57785" h="231775">
                                <a:moveTo>
                                  <a:pt x="57605" y="0"/>
                                </a:moveTo>
                                <a:lnTo>
                                  <a:pt x="0" y="0"/>
                                </a:lnTo>
                                <a:lnTo>
                                  <a:pt x="0" y="231647"/>
                                </a:lnTo>
                                <a:lnTo>
                                  <a:pt x="57605" y="231647"/>
                                </a:lnTo>
                                <a:lnTo>
                                  <a:pt x="57605"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6311214" y="8576868"/>
                            <a:ext cx="8255" cy="231775"/>
                          </a:xfrm>
                          <a:custGeom>
                            <a:avLst/>
                            <a:gdLst/>
                            <a:ahLst/>
                            <a:cxnLst/>
                            <a:rect l="l" t="t" r="r" b="b"/>
                            <a:pathLst>
                              <a:path w="8255" h="231775">
                                <a:moveTo>
                                  <a:pt x="7924" y="0"/>
                                </a:moveTo>
                                <a:lnTo>
                                  <a:pt x="0" y="0"/>
                                </a:lnTo>
                                <a:lnTo>
                                  <a:pt x="0" y="231647"/>
                                </a:lnTo>
                                <a:lnTo>
                                  <a:pt x="7924" y="231647"/>
                                </a:lnTo>
                                <a:lnTo>
                                  <a:pt x="7924"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6221933" y="8809990"/>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6311214" y="8809990"/>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6221933" y="9043161"/>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6311214" y="904316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6221933" y="9276333"/>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6311214" y="9276333"/>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39014" y="22860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0" y="22860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39014" y="46024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0" y="46024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39014" y="692200"/>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0" y="692200"/>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39014" y="923848"/>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0" y="92384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39014" y="1155496"/>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0" y="1155496"/>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39014" y="1387144"/>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0" y="1387144"/>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39014" y="161886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0" y="161886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9014" y="185051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0" y="185051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9014" y="208216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0" y="20821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39014" y="231381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0" y="231381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9014" y="254546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0" y="254546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39014" y="277710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0" y="277710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9014" y="300875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0" y="300875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39014" y="3240709"/>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0" y="324070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39014" y="3472357"/>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0" y="3472357"/>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39014" y="3704005"/>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0" y="3704005"/>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39014" y="393560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0" y="393560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9014" y="416725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0" y="416725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39014" y="439889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0" y="439889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39014" y="4630546"/>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0" y="463054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39014" y="486219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0" y="486219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39014" y="5093842"/>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0" y="5093842"/>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39014" y="532549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0" y="532549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39014" y="5557443"/>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0" y="5557443"/>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39014" y="5789091"/>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0" y="5789091"/>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39014" y="6020739"/>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0" y="602073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9014" y="625246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0" y="62524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39014" y="648411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0" y="648411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39014" y="671575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0" y="671575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39014" y="694740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0" y="694740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39014" y="7179056"/>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51" name="Graphic 251"/>
                        <wps:cNvSpPr/>
                        <wps:spPr>
                          <a:xfrm>
                            <a:off x="0" y="717905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39014" y="7410704"/>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0" y="7410704"/>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39014" y="7643876"/>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55" name="Graphic 255"/>
                        <wps:cNvSpPr/>
                        <wps:spPr>
                          <a:xfrm>
                            <a:off x="0" y="764387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39014" y="7877352"/>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57" name="Graphic 257"/>
                        <wps:cNvSpPr/>
                        <wps:spPr>
                          <a:xfrm>
                            <a:off x="0" y="7877352"/>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39014" y="8110525"/>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59" name="Graphic 259"/>
                        <wps:cNvSpPr/>
                        <wps:spPr>
                          <a:xfrm>
                            <a:off x="0" y="8110525"/>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39014" y="8343696"/>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61" name="Graphic 261"/>
                        <wps:cNvSpPr/>
                        <wps:spPr>
                          <a:xfrm>
                            <a:off x="0" y="8343696"/>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39014" y="8576868"/>
                            <a:ext cx="58419" cy="231775"/>
                          </a:xfrm>
                          <a:custGeom>
                            <a:avLst/>
                            <a:gdLst/>
                            <a:ahLst/>
                            <a:cxnLst/>
                            <a:rect l="l" t="t" r="r" b="b"/>
                            <a:pathLst>
                              <a:path w="58419" h="231775">
                                <a:moveTo>
                                  <a:pt x="58216" y="0"/>
                                </a:moveTo>
                                <a:lnTo>
                                  <a:pt x="0" y="0"/>
                                </a:lnTo>
                                <a:lnTo>
                                  <a:pt x="0" y="231647"/>
                                </a:lnTo>
                                <a:lnTo>
                                  <a:pt x="58216" y="231647"/>
                                </a:lnTo>
                                <a:lnTo>
                                  <a:pt x="58216" y="0"/>
                                </a:lnTo>
                                <a:close/>
                              </a:path>
                            </a:pathLst>
                          </a:custGeom>
                          <a:solidFill>
                            <a:srgbClr val="000080"/>
                          </a:solidFill>
                        </wps:spPr>
                        <wps:bodyPr wrap="square" lIns="0" tIns="0" rIns="0" bIns="0" rtlCol="0">
                          <a:prstTxWarp prst="textNoShape">
                            <a:avLst/>
                          </a:prstTxWarp>
                          <a:noAutofit/>
                        </wps:bodyPr>
                      </wps:wsp>
                      <wps:wsp>
                        <wps:cNvPr id="263" name="Graphic 263"/>
                        <wps:cNvSpPr/>
                        <wps:spPr>
                          <a:xfrm>
                            <a:off x="0" y="8576868"/>
                            <a:ext cx="8255" cy="231775"/>
                          </a:xfrm>
                          <a:custGeom>
                            <a:avLst/>
                            <a:gdLst/>
                            <a:ahLst/>
                            <a:cxnLst/>
                            <a:rect l="l" t="t" r="r" b="b"/>
                            <a:pathLst>
                              <a:path w="8255" h="231775">
                                <a:moveTo>
                                  <a:pt x="7924" y="0"/>
                                </a:moveTo>
                                <a:lnTo>
                                  <a:pt x="0" y="0"/>
                                </a:lnTo>
                                <a:lnTo>
                                  <a:pt x="0" y="231647"/>
                                </a:lnTo>
                                <a:lnTo>
                                  <a:pt x="7924" y="231647"/>
                                </a:lnTo>
                                <a:lnTo>
                                  <a:pt x="7924"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39014" y="8809990"/>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0" y="8809990"/>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39014" y="904316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7" name="Graphic 267"/>
                        <wps:cNvSpPr/>
                        <wps:spPr>
                          <a:xfrm>
                            <a:off x="0" y="904316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68" name="Graphic 268"/>
                        <wps:cNvSpPr/>
                        <wps:spPr>
                          <a:xfrm>
                            <a:off x="39014" y="9276333"/>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9" name="Graphic 269"/>
                        <wps:cNvSpPr/>
                        <wps:spPr>
                          <a:xfrm>
                            <a:off x="0" y="9276333"/>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2FA655" id="Group 1" o:spid="_x0000_s1026" style="position:absolute;margin-left:0;margin-top:0;width:557.25pt;height:740.9pt;z-index:-251658240;mso-wrap-distance-left:0;mso-wrap-distance-right:0;mso-position-horizontal:left;mso-position-horizontal-relative:margin;mso-position-vertical:center;mso-position-vertical-relative:margin;mso-width-relative:margin;mso-height-relative:margin" coordsize="63194,9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">
                <v:shape id="Graphic 2" o:spid="_x0000_s1027" style="position:absolute;left:390;top:95095;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" path="m187452,129235r-129236,l58216,,,,,129235r,58509l58216,187744r129236,l187452,129235xe" fillcolor="navy" stroked="f">
                  <v:path arrowok="t"/>
                </v:shape>
                <v:shape id="Graphic 3" o:spid="_x0000_s1028" style="position:absolute;top:95095;width:2266;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" path="m137160,29870r-129236,l7924,,,,,29870r,8534l7924,38404r129236,l137160,29870xem226466,218846r-39624,l186842,88087r,-8535l178003,79552r-31090,l146913,29870r-7925,l138988,79552r-131064,l,79552r,8535l,218846r,8534l7924,227380r129236,l137160,218846r-129236,l7924,88087r131064,l138988,227380r7925,l146913,88087r31090,l178003,218846r,8534l186842,227380r39624,l226466,218846xe" fillcolor="black" stroked="f">
                  <v:path arrowok="t"/>
                </v:shape>
                <v:shape id="Graphic 4" o:spid="_x0000_s1029" style="position:absolute;left:390;top:399;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" path="m187452,76l58216,76,,,,58293,,187452r58216,l58216,58293r129236,l187452,76xe" fillcolor="navy" stroked="f">
                  <v:path arrowok="t"/>
                </v:shape>
                <v:shape id="Graphic 5" o:spid="_x0000_s1030" style="position:absolute;width:2266;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" path="m196596,139344r-49683,l146913,8559r,-8534l138988,,,25,,8559,,137845r7924,l7924,8559r131064,l138988,139344,,139344r,8534l138988,147878r,31039l7924,178917r-7924,l,187756r,39624l7924,227380r,-39624l138988,187756r7925,l146913,178917r,-31039l196596,147878r,-8534xem226466,25r-37795,l188671,8559r,129286l196583,137845r,-129286l226466,8559r,-8534xe" fillcolor="black" stroked="f">
                  <v:path arrowok="t"/>
                </v:shape>
                <v:shape id="Graphic 6" o:spid="_x0000_s1031" style="position:absolute;left:2286;top:96387;width:2317;height:590;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" path="m231647,l,,,58521r231647,l231647,xe" fillcolor="navy" stroked="f">
                  <v:path arrowok="t"/>
                </v:shape>
                <v:shape id="Graphic 7" o:spid="_x0000_s1032" style="position:absolute;left:2286;top:97283;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" path="m231647,l,,,8534r231647,l231647,xe" fillcolor="black" stroked="f">
                  <v:path arrowok="t"/>
                </v:shape>
                <v:shape id="Graphic 8" o:spid="_x0000_s1033" style="position:absolute;left:4617;top:96387;width:2324;height:590;visibility:visible;mso-wrap-style:square;v-text-anchor:top" coordsize="23241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" path="m231952,l,,,58521r231952,l231952,xe" fillcolor="navy" stroked="f">
                  <v:path arrowok="t"/>
                </v:shape>
                <v:shape id="Graphic 9" o:spid="_x0000_s1034" style="position:absolute;left:4617;top:97283;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" path="m231952,l,,,8534r231952,l231952,xe" fillcolor="black" stroked="f">
                  <v:path arrowok="t"/>
                </v:shape>
                <v:shape id="Graphic 10" o:spid="_x0000_s1035" style="position:absolute;left:6948;top:96387;width:2325;height:590;visibility:visible;mso-wrap-style:square;v-text-anchor:top" coordsize="23241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" path="m231952,l,,,58521r231952,l231952,xe" fillcolor="navy" stroked="f">
                  <v:path arrowok="t"/>
                </v:shape>
                <v:shape id="Graphic 11" o:spid="_x0000_s1036" style="position:absolute;left:6948;top:97283;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" path="m231952,l,,,8534r231952,l231952,xe" fillcolor="black" stroked="f">
                  <v:path arrowok="t"/>
                </v:shape>
                <v:shape id="Graphic 12" o:spid="_x0000_s1037" style="position:absolute;left:9280;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" path="m233476,l,,,58521r233476,l233476,xe" fillcolor="navy" stroked="f">
                  <v:path arrowok="t"/>
                </v:shape>
                <v:shape id="Graphic 13" o:spid="_x0000_s1038" style="position:absolute;left:928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" path="m233476,l,,,8534r233476,l233476,xe" fillcolor="black" stroked="f">
                  <v:path arrowok="t"/>
                </v:shape>
                <v:shape id="Graphic 14" o:spid="_x0000_s1039" style="position:absolute;left:11627;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" path="m233476,l,,,58521r233476,l233476,xe" fillcolor="navy" stroked="f">
                  <v:path arrowok="t"/>
                </v:shape>
                <v:shape id="Graphic 15" o:spid="_x0000_s1040" style="position:absolute;left:1162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" path="m233476,l,,,8534r233476,l233476,xe" fillcolor="black" stroked="f">
                  <v:path arrowok="t"/>
                </v:shape>
                <v:shape id="Graphic 16" o:spid="_x0000_s1041" style="position:absolute;left:13978;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" path="m233171,l,,,58521r233171,l233171,xe" fillcolor="navy" stroked="f">
                  <v:path arrowok="t"/>
                </v:shape>
                <v:shape id="Graphic 17" o:spid="_x0000_s1042" style="position:absolute;left:13978;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" path="m233171,l,,,8534r233171,l233171,xe" fillcolor="black" stroked="f">
                  <v:path arrowok="t"/>
                </v:shape>
                <v:shape id="Graphic 18" o:spid="_x0000_s1043" style="position:absolute;left:16325;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" path="m233172,l,,,58521r233172,l233172,xe" fillcolor="navy" stroked="f">
                  <v:path arrowok="t"/>
                </v:shape>
                <v:shape id="Graphic 19" o:spid="_x0000_s1044" style="position:absolute;left:16325;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" path="m233172,l,,,8534r233172,l233172,xe" fillcolor="black" stroked="f">
                  <v:path arrowok="t"/>
                </v:shape>
                <v:shape id="Graphic 20" o:spid="_x0000_s1045" style="position:absolute;left:18672;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" path="m233476,l,,,58521r233476,l233476,xe" fillcolor="navy" stroked="f">
                  <v:path arrowok="t"/>
                </v:shape>
                <v:shape id="Graphic 21" o:spid="_x0000_s1046" style="position:absolute;left:18672;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" path="m233476,l,,,8534r233476,l233476,xe" fillcolor="black" stroked="f">
                  <v:path arrowok="t"/>
                </v:shape>
                <v:shape id="Graphic 22" o:spid="_x0000_s1047" style="position:absolute;left:21019;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" path="m233476,l,,,58521r233476,l233476,xe" fillcolor="navy" stroked="f">
                  <v:path arrowok="t"/>
                </v:shape>
                <v:shape id="Graphic 23" o:spid="_x0000_s1048" style="position:absolute;left:21019;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" path="m233476,l,,,8534r233476,l233476,xe" fillcolor="black" stroked="f">
                  <v:path arrowok="t"/>
                </v:shape>
                <v:shape id="Graphic 24" o:spid="_x0000_s1049" style="position:absolute;left:23366;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" path="m233476,l,,,58521r233476,l233476,xe" fillcolor="navy" stroked="f">
                  <v:path arrowok="t"/>
                </v:shape>
                <v:shape id="Graphic 25" o:spid="_x0000_s1050" style="position:absolute;left:2336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" path="m233476,l,,,8534r233476,l233476,xe" fillcolor="black" stroked="f">
                  <v:path arrowok="t"/>
                </v:shape>
                <v:shape id="Graphic 26" o:spid="_x0000_s1051" style="position:absolute;left:25713;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" path="m233476,l,,,58521r233476,l233476,xe" fillcolor="navy" stroked="f">
                  <v:path arrowok="t"/>
                </v:shape>
                <v:shape id="Graphic 27" o:spid="_x0000_s1052" style="position:absolute;left:2571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" path="m233476,l,,,8534r233476,l233476,xe" fillcolor="black" stroked="f">
                  <v:path arrowok="t"/>
                </v:shape>
                <v:shape id="Graphic 28" o:spid="_x0000_s1053" style="position:absolute;left:28060;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" path="m233476,l,,,58521r233476,l233476,xe" fillcolor="navy" stroked="f">
                  <v:path arrowok="t"/>
                </v:shape>
                <v:shape id="Graphic 29" o:spid="_x0000_s1054" style="position:absolute;left:2806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" path="m233476,l,,,8534r233476,l233476,xe" fillcolor="black" stroked="f">
                  <v:path arrowok="t"/>
                </v:shape>
                <v:shape id="Graphic 30" o:spid="_x0000_s1055" style="position:absolute;left:30409;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" path="m233172,l,,,58521r233172,l233172,xe" fillcolor="navy" stroked="f">
                  <v:path arrowok="t"/>
                </v:shape>
                <v:shape id="Graphic 31" o:spid="_x0000_s1056" style="position:absolute;left:30409;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" path="m233172,l,,,8534r233172,l233172,xe" fillcolor="black" stroked="f">
                  <v:path arrowok="t"/>
                </v:shape>
                <v:shape id="Graphic 32" o:spid="_x0000_s1057" style="position:absolute;left:32756;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" path="m233172,l,,,58521r233172,l233172,xe" fillcolor="navy" stroked="f">
                  <v:path arrowok="t"/>
                </v:shape>
                <v:shape id="Graphic 33" o:spid="_x0000_s1058" style="position:absolute;left:3275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" path="m233172,l,,,8534r233172,l233172,xe" fillcolor="black" stroked="f">
                  <v:path arrowok="t"/>
                </v:shape>
                <v:shape id="Graphic 34" o:spid="_x0000_s1059" style="position:absolute;left:35103;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" path="m233476,l,,,58521r233476,l233476,xe" fillcolor="navy" stroked="f">
                  <v:path arrowok="t"/>
                </v:shape>
                <v:shape id="Graphic 35" o:spid="_x0000_s1060" style="position:absolute;left:35103;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" path="m233476,l,,,8534r233476,l233476,xe" fillcolor="black" stroked="f">
                  <v:path arrowok="t"/>
                </v:shape>
                <v:shape id="Graphic 36" o:spid="_x0000_s1061" style="position:absolute;left:37450;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" path="m233476,l,,,58521r233476,l233476,xe" fillcolor="navy" stroked="f">
                  <v:path arrowok="t"/>
                </v:shape>
                <v:shape id="Graphic 37" o:spid="_x0000_s1062" style="position:absolute;left:3745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" path="m233476,l,,,8534r233476,l233476,xe" fillcolor="black" stroked="f">
                  <v:path arrowok="t"/>
                </v:shape>
                <v:shape id="Graphic 38" o:spid="_x0000_s1063" style="position:absolute;left:39797;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" path="m233476,l,,,58521r233476,l233476,xe" fillcolor="navy" stroked="f">
                  <v:path arrowok="t"/>
                </v:shape>
                <v:shape id="Graphic 39" o:spid="_x0000_s1064" style="position:absolute;left:3979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" path="m233476,l,,,8534r233476,l233476,xe" fillcolor="black" stroked="f">
                  <v:path arrowok="t"/>
                </v:shape>
                <v:shape id="Graphic 40" o:spid="_x0000_s1065" style="position:absolute;left:42144;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" path="m233476,l,,,58521r233476,l233476,xe" fillcolor="navy" stroked="f">
                  <v:path arrowok="t"/>
                </v:shape>
                <v:shape id="Graphic 41" o:spid="_x0000_s1066" style="position:absolute;left:42144;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" path="m233476,l,,,8534r233476,l233476,xe" fillcolor="black" stroked="f">
                  <v:path arrowok="t"/>
                </v:shape>
                <v:shape id="Graphic 42" o:spid="_x0000_s1067" style="position:absolute;left:44495;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" path="m233172,l,,,58521r233172,l233172,xe" fillcolor="navy" stroked="f">
                  <v:path arrowok="t"/>
                </v:shape>
                <v:shape id="Graphic 43" o:spid="_x0000_s1068" style="position:absolute;left:44495;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" path="m233172,l,,,8534r233172,l233172,xe" fillcolor="black" stroked="f">
                  <v:path arrowok="t"/>
                </v:shape>
                <v:shape id="Graphic 44" o:spid="_x0000_s1069" style="position:absolute;left:46842;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" path="m233172,l,,,58521r233172,l233172,xe" fillcolor="navy" stroked="f">
                  <v:path arrowok="t"/>
                </v:shape>
                <v:shape id="Graphic 45" o:spid="_x0000_s1070" style="position:absolute;left:46842;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" path="m233172,l,,,8534r233172,l233172,xe" fillcolor="black" stroked="f">
                  <v:path arrowok="t"/>
                </v:shape>
                <v:shape id="Graphic 46" o:spid="_x0000_s1071" style="position:absolute;left:49189;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" path="m233476,l,,,58521r233476,l233476,xe" fillcolor="navy" stroked="f">
                  <v:path arrowok="t"/>
                </v:shape>
                <v:shape id="Graphic 47" o:spid="_x0000_s1072" style="position:absolute;left:49189;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" path="m233476,l,,,8534r233476,l233476,xe" fillcolor="black" stroked="f">
                  <v:path arrowok="t"/>
                </v:shape>
                <v:shape id="Graphic 48" o:spid="_x0000_s1073" style="position:absolute;left:51536;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" path="m233476,l,,,58521r233476,l233476,xe" fillcolor="navy" stroked="f">
                  <v:path arrowok="t"/>
                </v:shape>
                <v:shape id="Graphic 49" o:spid="_x0000_s1074" style="position:absolute;left:51536;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" path="m233476,l,,,8534r233476,l233476,xe" fillcolor="black" stroked="f">
                  <v:path arrowok="t"/>
                </v:shape>
                <v:shape id="Graphic 50" o:spid="_x0000_s1075" style="position:absolute;left:53883;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" path="m233476,l,,,58521r233476,l233476,xe" fillcolor="navy" stroked="f">
                  <v:path arrowok="t"/>
                </v:shape>
                <v:shape id="Graphic 51" o:spid="_x0000_s1076" style="position:absolute;left:5388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" path="m233476,l,,,8534r233476,l233476,xe" fillcolor="black" stroked="f">
                  <v:path arrowok="t"/>
                </v:shape>
                <v:shape id="Graphic 52" o:spid="_x0000_s1077" style="position:absolute;left:56230;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" path="m233476,l,,,58521r233476,l233476,xe" fillcolor="navy" stroked="f">
                  <v:path arrowok="t"/>
                </v:shape>
                <v:shape id="Graphic 53" o:spid="_x0000_s1078" style="position:absolute;left:5623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" path="m233476,l,,,8534r233476,l233476,xe" fillcolor="black" stroked="f">
                  <v:path arrowok="t"/>
                </v:shape>
                <v:shape id="Graphic 54" o:spid="_x0000_s1079" style="position:absolute;left:58576;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" path="m233476,l,,,58521r233476,l233476,xe" fillcolor="navy" stroked="f">
                  <v:path arrowok="t"/>
                </v:shape>
                <v:shape id="Graphic 55" o:spid="_x0000_s1080" style="position:absolute;left:5857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" path="m233476,l,,,8534r233476,l233476,xe" fillcolor="black" stroked="f">
                  <v:path arrowok="t"/>
                </v:shape>
                <v:shape id="Graphic 56" o:spid="_x0000_s1081" style="position:absolute;left:2286;top:400;width:2317;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" path="m231647,l,,,58216r231647,l231647,xe" fillcolor="navy" stroked="f">
                  <v:path arrowok="t"/>
                </v:shape>
                <v:shape id="Graphic 57" o:spid="_x0000_s1082" style="position:absolute;left:2286;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" path="m231647,l,,,8534r231647,l231647,xe" fillcolor="black" stroked="f">
                  <v:path arrowok="t"/>
                </v:shape>
                <v:shape id="Graphic 58" o:spid="_x0000_s1083" style="position:absolute;left:4617;top:400;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" path="m231952,l,,,58216r231952,l231952,xe" fillcolor="navy" stroked="f">
                  <v:path arrowok="t"/>
                </v:shape>
                <v:shape id="Graphic 59" o:spid="_x0000_s1084" style="position:absolute;left:4617;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" path="m231952,l,,,8534r231952,l231952,xe" fillcolor="black" stroked="f">
                  <v:path arrowok="t"/>
                </v:shape>
                <v:shape id="Graphic 60" o:spid="_x0000_s1085" style="position:absolute;left:6948;top:400;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" path="m231952,l,,,58216r231952,l231952,xe" fillcolor="navy" stroked="f">
                  <v:path arrowok="t"/>
                </v:shape>
                <v:shape id="Graphic 61" o:spid="_x0000_s1086" style="position:absolute;left:6948;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" path="m231952,l,,,8534r231952,l231952,xe" fillcolor="black" stroked="f">
                  <v:path arrowok="t"/>
                </v:shape>
                <v:shape id="Graphic 62" o:spid="_x0000_s1087" style="position:absolute;left:928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" path="m233476,l,,,58216r233476,l233476,xe" fillcolor="navy" stroked="f">
                  <v:path arrowok="t"/>
                </v:shape>
                <v:shape id="Graphic 63" o:spid="_x0000_s1088" style="position:absolute;left:9280;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" path="m233476,l,,,8534r233476,l233476,xe" fillcolor="black" stroked="f">
                  <v:path arrowok="t"/>
                </v:shape>
                <v:shape id="Graphic 64" o:spid="_x0000_s1089" style="position:absolute;left:1162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" path="m233476,l,,,58216r233476,l233476,xe" fillcolor="navy" stroked="f">
                  <v:path arrowok="t"/>
                </v:shape>
                <v:shape id="Graphic 65" o:spid="_x0000_s1090" style="position:absolute;left:11627;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" path="m233476,l,,,8534r233476,l233476,xe" fillcolor="black" stroked="f">
                  <v:path arrowok="t"/>
                </v:shape>
                <v:shape id="Graphic 66" o:spid="_x0000_s1091" style="position:absolute;left:13978;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" path="m233171,l,,,58216r233171,l233171,xe" fillcolor="navy" stroked="f">
                  <v:path arrowok="t"/>
                </v:shape>
                <v:shape id="Graphic 67" o:spid="_x0000_s1092" style="position:absolute;left:13978;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" path="m233171,l,,,8534r233171,l233171,xe" fillcolor="black" stroked="f">
                  <v:path arrowok="t"/>
                </v:shape>
                <v:shape id="Graphic 68" o:spid="_x0000_s1093" style="position:absolute;left:16325;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" path="m233172,l,,,58216r233172,l233172,xe" fillcolor="navy" stroked="f">
                  <v:path arrowok="t"/>
                </v:shape>
                <v:shape id="Graphic 69" o:spid="_x0000_s1094" style="position:absolute;left:16325;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" path="m233172,l,,,8534r233172,l233172,xe" fillcolor="black" stroked="f">
                  <v:path arrowok="t"/>
                </v:shape>
                <v:shape id="Graphic 70" o:spid="_x0000_s1095" style="position:absolute;left:18672;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" path="m233476,l,,,58216r233476,l233476,xe" fillcolor="navy" stroked="f">
                  <v:path arrowok="t"/>
                </v:shape>
                <v:shape id="Graphic 71" o:spid="_x0000_s1096" style="position:absolute;left:1867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" path="m233476,l,,,8534r233476,l233476,xe" fillcolor="black" stroked="f">
                  <v:path arrowok="t"/>
                </v:shape>
                <v:shape id="Graphic 72" o:spid="_x0000_s1097" style="position:absolute;left:21019;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" path="m233476,l,,,58216r233476,l233476,xe" fillcolor="navy" stroked="f">
                  <v:path arrowok="t"/>
                </v:shape>
                <v:shape id="Graphic 73" o:spid="_x0000_s1098" style="position:absolute;left:2101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" path="m233476,l,,,8534r233476,l233476,xe" fillcolor="black" stroked="f">
                  <v:path arrowok="t"/>
                </v:shape>
                <v:shape id="Graphic 74" o:spid="_x0000_s1099" style="position:absolute;left:2336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" path="m233476,l,,,58216r233476,l233476,xe" fillcolor="navy" stroked="f">
                  <v:path arrowok="t"/>
                </v:shape>
                <v:shape id="Graphic 75" o:spid="_x0000_s1100" style="position:absolute;left:23366;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" path="m233476,l,,,8534r233476,l233476,xe" fillcolor="black" stroked="f">
                  <v:path arrowok="t"/>
                </v:shape>
                <v:shape id="Graphic 76" o:spid="_x0000_s1101" style="position:absolute;left:2571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" path="m233476,l,,,58216r233476,l233476,xe" fillcolor="navy" stroked="f">
                  <v:path arrowok="t"/>
                </v:shape>
                <v:shape id="Graphic 77" o:spid="_x0000_s1102" style="position:absolute;left:2571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" path="m233476,l,,,8534r233476,l233476,xe" fillcolor="black" stroked="f">
                  <v:path arrowok="t"/>
                </v:shape>
                <v:shape id="Graphic 78" o:spid="_x0000_s1103" style="position:absolute;left:2806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" path="m233476,l,,,58216r233476,l233476,xe" fillcolor="navy" stroked="f">
                  <v:path arrowok="t"/>
                </v:shape>
                <v:shape id="Graphic 79" o:spid="_x0000_s1104" style="position:absolute;left:28060;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" path="m233476,l,,,8534r233476,l233476,xe" fillcolor="black" stroked="f">
                  <v:path arrowok="t"/>
                </v:shape>
                <v:shape id="Graphic 80" o:spid="_x0000_s1105" style="position:absolute;left:30409;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" path="m233172,l,,,58216r233172,l233172,xe" fillcolor="navy" stroked="f">
                  <v:path arrowok="t"/>
                </v:shape>
                <v:shape id="Graphic 81" o:spid="_x0000_s1106" style="position:absolute;left:3040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" path="m233172,l,,,8534r233172,l233172,xe" fillcolor="black" stroked="f">
                  <v:path arrowok="t"/>
                </v:shape>
                <v:shape id="Graphic 82" o:spid="_x0000_s1107" style="position:absolute;left:3275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" path="m233172,l,,,58216r233172,l233172,xe" fillcolor="navy" stroked="f">
                  <v:path arrowok="t"/>
                </v:shape>
                <v:shape id="Graphic 83" o:spid="_x0000_s1108" style="position:absolute;left:32756;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" path="m233172,l,,,8534r233172,l233172,xe" fillcolor="black" stroked="f">
                  <v:path arrowok="t"/>
                </v:shape>
                <v:shape id="Graphic 84" o:spid="_x0000_s1109" style="position:absolute;left:35103;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" path="m233476,l,,,58216r233476,l233476,xe" fillcolor="navy" stroked="f">
                  <v:path arrowok="t"/>
                </v:shape>
                <v:shape id="Graphic 85" o:spid="_x0000_s1110" style="position:absolute;left:3510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" path="m233476,l,,,8534r233476,l233476,xe" fillcolor="black" stroked="f">
                  <v:path arrowok="t"/>
                </v:shape>
                <v:shape id="Graphic 86" o:spid="_x0000_s1111" style="position:absolute;left:3745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" path="m233476,l,,,58216r233476,l233476,xe" fillcolor="navy" stroked="f">
                  <v:path arrowok="t"/>
                </v:shape>
                <v:shape id="Graphic 87" o:spid="_x0000_s1112" style="position:absolute;left:37450;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" path="m233476,l,,,8534r233476,l233476,xe" fillcolor="black" stroked="f">
                  <v:path arrowok="t"/>
                </v:shape>
                <v:shape id="Graphic 88" o:spid="_x0000_s1113" style="position:absolute;left:3979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" path="m233476,l,,,58216r233476,l233476,xe" fillcolor="navy" stroked="f">
                  <v:path arrowok="t"/>
                </v:shape>
                <v:shape id="Graphic 89" o:spid="_x0000_s1114" style="position:absolute;left:39797;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" path="m233476,l,,,8534r233476,l233476,xe" fillcolor="black" stroked="f">
                  <v:path arrowok="t"/>
                </v:shape>
                <v:shape id="Graphic 90" o:spid="_x0000_s1115" style="position:absolute;left:42144;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" path="m233476,l,,,58216r233476,l233476,xe" fillcolor="navy" stroked="f">
                  <v:path arrowok="t"/>
                </v:shape>
                <v:shape id="Graphic 91" o:spid="_x0000_s1116" style="position:absolute;left:42144;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" path="m233476,l,,,8534r233476,l233476,xe" fillcolor="black" stroked="f">
                  <v:path arrowok="t"/>
                </v:shape>
                <v:shape id="Graphic 92" o:spid="_x0000_s1117" style="position:absolute;left:44495;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" path="m233172,l,,,58216r233172,l233172,xe" fillcolor="navy" stroked="f">
                  <v:path arrowok="t"/>
                </v:shape>
                <v:shape id="Graphic 93" o:spid="_x0000_s1118" style="position:absolute;left:44495;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" path="m233172,l,,,8534r233172,l233172,xe" fillcolor="black" stroked="f">
                  <v:path arrowok="t"/>
                </v:shape>
                <v:shape id="Graphic 94" o:spid="_x0000_s1119" style="position:absolute;left:46842;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" path="m233172,l,,,58216r233172,l233172,xe" fillcolor="navy" stroked="f">
                  <v:path arrowok="t"/>
                </v:shape>
                <v:shape id="Graphic 95" o:spid="_x0000_s1120" style="position:absolute;left:4684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" path="m233172,l,,,8534r233172,l233172,xe" fillcolor="black" stroked="f">
                  <v:path arrowok="t"/>
                </v:shape>
                <v:shape id="Graphic 96" o:spid="_x0000_s1121" style="position:absolute;left:49189;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" path="m233476,l,,,58216r233476,l233476,xe" fillcolor="navy" stroked="f">
                  <v:path arrowok="t"/>
                </v:shape>
                <v:shape id="Graphic 97" o:spid="_x0000_s1122" style="position:absolute;left:4918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" path="m233476,l,,,8534r233476,l233476,xe" fillcolor="black" stroked="f">
                  <v:path arrowok="t"/>
                </v:shape>
                <v:shape id="Graphic 98" o:spid="_x0000_s1123" style="position:absolute;left:51536;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" path="m233476,l,,,58216r233476,l233476,xe" fillcolor="navy" stroked="f">
                  <v:path arrowok="t"/>
                </v:shape>
                <v:shape id="Graphic 99" o:spid="_x0000_s1124" style="position:absolute;left:51536;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" path="m233476,l,,,8534r233476,l233476,xe" fillcolor="black" stroked="f">
                  <v:path arrowok="t"/>
                </v:shape>
                <v:shape id="Graphic 100" o:spid="_x0000_s1125" style="position:absolute;left:5388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" path="m233476,l,,,58216r233476,l233476,xe" fillcolor="navy" stroked="f">
                  <v:path arrowok="t"/>
                </v:shape>
                <v:shape id="Graphic 101" o:spid="_x0000_s1126" style="position:absolute;left:538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" path="m233476,l,,,8534r233476,l233476,xe" fillcolor="black" stroked="f">
                  <v:path arrowok="t"/>
                </v:shape>
                <v:shape id="Graphic 102" o:spid="_x0000_s1127" style="position:absolute;left:5623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" path="m233476,l,,,58216r233476,l233476,xe" fillcolor="navy" stroked="f">
                  <v:path arrowok="t"/>
                </v:shape>
                <v:shape id="Graphic 103" o:spid="_x0000_s1128" style="position:absolute;left:56230;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" path="m233476,l,,,8534r233476,l233476,xe" fillcolor="black" stroked="f">
                  <v:path arrowok="t"/>
                </v:shape>
                <v:shape id="Graphic 104" o:spid="_x0000_s1129" style="position:absolute;left:5857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" path="m233476,l,,,58216r233476,l233476,xe" fillcolor="navy" stroked="f">
                  <v:path arrowok="t"/>
                </v:shape>
                <v:shape id="Graphic 105" o:spid="_x0000_s1130" style="position:absolute;left:58576;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" path="m233476,l,,,8534r233476,l233476,xe" fillcolor="black" stroked="f">
                  <v:path arrowok="t"/>
                </v:shape>
                <v:shape id="Graphic 106" o:spid="_x0000_s1131" style="position:absolute;left:60926;top:95095;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" path="m186880,l129286,r,129235l,129235r,58509l129286,187744r57556,l186880,xe" fillcolor="navy" stroked="f">
                  <v:path arrowok="t"/>
                </v:shape>
                <v:shape id="Graphic 107" o:spid="_x0000_s1132" style="position:absolute;left:60926;top:95095;width:2267;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" path="m37795,218846l37769,89611r-7924,l29845,218846,,218846r,8534l29845,227380r7924,l37795,218846xem226479,r-7912,l218567,39928r-131141,l79502,39928r,8535l79502,79552r-49657,l29845,88087r49657,l79502,218846r,8534l87426,227380r131141,l226415,227380r64,-137769l218567,89611r,129235l87426,218846r,-130759l226441,88087r,-8535l87426,79552r,-31089l218567,48463r7848,l226479,xe" fillcolor="black" stroked="f">
                  <v:path arrowok="t"/>
                </v:shape>
                <v:shape id="Graphic 108" o:spid="_x0000_s1133" style="position:absolute;left:60926;top:399;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" path="m186880,l129286,,,76,,58293r129286,l129286,187452r57594,l186880,xe" fillcolor="navy" stroked="f">
                  <v:path arrowok="t"/>
                </v:shape>
                <v:shape id="Graphic 109" o:spid="_x0000_s1134" style="position:absolute;left:60926;width:2267;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" path="m226479,188950r-7912,l89281,188976r,8534l218567,197510r,29845l226479,227355r,-38405xem226479,25l89281,r,8534l218567,8534r,130785l87426,139319,87426,,79502,r,139319l47548,139319r,-130785l47548,25,,,,8534r39624,l39624,139319r,8534l47548,147853r31954,l79502,197510r7924,l87426,147853r131141,l226466,147853,226479,25xe" fillcolor="black" stroked="f">
                  <v:path arrowok="t"/>
                </v:shape>
                <v:shape id="Graphic 110" o:spid="_x0000_s1135" style="position:absolute;left:62219;top:228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" path="m57605,l,,,230428r57605,l57605,xe" fillcolor="navy" stroked="f">
                  <v:path arrowok="t"/>
                </v:shape>
                <v:shape id="Graphic 111" o:spid="_x0000_s1136" style="position:absolute;left:63112;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" path="m7924,l,,,230428r7924,l7924,xe" fillcolor="black" stroked="f">
                  <v:path arrowok="t"/>
                </v:shape>
                <v:shape id="Graphic 112" o:spid="_x0000_s1137" style="position:absolute;left:62219;top:460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" path="m57605,l,,,230428r57605,l57605,xe" fillcolor="navy" stroked="f">
                  <v:path arrowok="t"/>
                </v:shape>
                <v:shape id="Graphic 113" o:spid="_x0000_s1138" style="position:absolute;left:63112;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" path="m7924,l,,,230428r7924,l7924,xe" fillcolor="black" stroked="f">
                  <v:path arrowok="t"/>
                </v:shape>
                <v:shape id="Graphic 114" o:spid="_x0000_s1139" style="position:absolute;left:62219;top:692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" path="m57605,l,,,230124r57605,l57605,xe" fillcolor="navy" stroked="f">
                  <v:path arrowok="t"/>
                </v:shape>
                <v:shape id="Graphic 115" o:spid="_x0000_s1140" style="position:absolute;left:63112;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" path="m7924,l,,,230124r7924,l7924,xe" fillcolor="black" stroked="f">
                  <v:path arrowok="t"/>
                </v:shape>
                <v:shape id="Graphic 116" o:spid="_x0000_s1141" style="position:absolute;left:62219;top:92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" path="m57605,l,,,230124r57605,l57605,xe" fillcolor="navy" stroked="f">
                  <v:path arrowok="t"/>
                </v:shape>
                <v:shape id="Graphic 117" o:spid="_x0000_s1142" style="position:absolute;left:63112;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" path="m7924,l,,,230124r7924,l7924,xe" fillcolor="black" stroked="f">
                  <v:path arrowok="t"/>
                </v:shape>
                <v:shape id="Graphic 118" o:spid="_x0000_s1143" style="position:absolute;left:62219;top:11554;width:578;height:2306;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" path="m57605,l,,,230124r57605,l57605,xe" fillcolor="navy" stroked="f">
                  <v:path arrowok="t"/>
                </v:shape>
                <v:shape id="Graphic 119" o:spid="_x0000_s1144" style="position:absolute;left:63112;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" path="m7924,l,,,230124r7924,l7924,xe" fillcolor="black" stroked="f">
                  <v:path arrowok="t"/>
                </v:shape>
                <v:shape id="Graphic 120" o:spid="_x0000_s1145" style="position:absolute;left:62219;top:1387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" path="m57605,l,,,230124r57605,l57605,xe" fillcolor="navy" stroked="f">
                  <v:path arrowok="t"/>
                </v:shape>
                <v:shape id="Graphic 121" o:spid="_x0000_s1146" style="position:absolute;left:63112;top:138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" path="m7924,l,,,230124r7924,l7924,xe" fillcolor="black" stroked="f">
                  <v:path arrowok="t"/>
                </v:shape>
                <v:shape id="Graphic 122" o:spid="_x0000_s1147" style="position:absolute;left:62219;top:1618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" path="m57605,l,,,230428r57605,l57605,xe" fillcolor="navy" stroked="f">
                  <v:path arrowok="t"/>
                </v:shape>
                <v:shape id="Graphic 123" o:spid="_x0000_s1148" style="position:absolute;left:63112;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" path="m7924,l,,,230428r7924,l7924,xe" fillcolor="black" stroked="f">
                  <v:path arrowok="t"/>
                </v:shape>
                <v:shape id="Graphic 124" o:spid="_x0000_s1149" style="position:absolute;left:62219;top:1850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" path="m57605,l,,,230428r57605,l57605,xe" fillcolor="navy" stroked="f">
                  <v:path arrowok="t"/>
                </v:shape>
                <v:shape id="Graphic 125" o:spid="_x0000_s1150" style="position:absolute;left:63112;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" path="m7924,l,,,230428r7924,l7924,xe" fillcolor="black" stroked="f">
                  <v:path arrowok="t"/>
                </v:shape>
                <v:shape id="Graphic 126" o:spid="_x0000_s1151" style="position:absolute;left:62219;top:2082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" path="m57605,l,,,230428r57605,l57605,xe" fillcolor="navy" stroked="f">
                  <v:path arrowok="t"/>
                </v:shape>
                <v:shape id="Graphic 127" o:spid="_x0000_s1152" style="position:absolute;left:63112;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" path="m7924,l,,,230428r7924,l7924,xe" fillcolor="black" stroked="f">
                  <v:path arrowok="t"/>
                </v:shape>
                <v:shape id="Graphic 128" o:spid="_x0000_s1153" style="position:absolute;left:62219;top:231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" path="m57605,l,,,230428r57605,l57605,xe" fillcolor="navy" stroked="f">
                  <v:path arrowok="t"/>
                </v:shape>
                <v:shape id="Graphic 129" o:spid="_x0000_s1154" style="position:absolute;left:63112;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" path="m7924,l,,,230428r7924,l7924,xe" fillcolor="black" stroked="f">
                  <v:path arrowok="t"/>
                </v:shape>
                <v:shape id="Graphic 130" o:spid="_x0000_s1155" style="position:absolute;left:62219;top:2545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3CxgAAANwAAAAPAAAAZHJzL2Rvd25yZXYueG1sRI9BT8Mw&#10;DIXvk/gPkZG4belAQl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25v9wsYAAADcAAAA&#10;DwAAAAAAAAAAAAAAAAAHAgAAZHJzL2Rvd25yZXYueG1sUEsFBgAAAAADAAMAtwAAAPoCAAAAAA==&#10;" path="m57605,l,,,230428r57605,l57605,xe" fillcolor="navy" stroked="f">
                  <v:path arrowok="t"/>
                </v:shape>
                <v:shape id="Graphic 131" o:spid="_x0000_s1156" style="position:absolute;left:63112;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" path="m7924,l,,,230428r7924,l7924,xe" fillcolor="black" stroked="f">
                  <v:path arrowok="t"/>
                </v:shape>
                <v:shape id="Graphic 132" o:spid="_x0000_s1157" style="position:absolute;left:62219;top:2777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cYuwwAAANwAAAAPAAAAZHJzL2Rvd25yZXYueG1sRE9LawIx&#10;EL4X/A9hhN5qVgs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RAXGLsMAAADcAAAADwAA&#10;AAAAAAAAAAAAAAAHAgAAZHJzL2Rvd25yZXYueG1sUEsFBgAAAAADAAMAtwAAAPcCAAAAAA==&#10;" path="m57605,l,,,230428r57605,l57605,xe" fillcolor="navy" stroked="f">
                  <v:path arrowok="t"/>
                </v:shape>
                <v:shape id="Graphic 133" o:spid="_x0000_s1158" style="position:absolute;left:63112;top:277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" path="m7924,l,,,230428r7924,l7924,xe" fillcolor="black" stroked="f">
                  <v:path arrowok="t"/>
                </v:shape>
                <v:shape id="Graphic 134" o:spid="_x0000_s1159" style="position:absolute;left:62219;top:3008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" path="m57605,l,,,230428r57605,l57605,xe" fillcolor="navy" stroked="f">
                  <v:path arrowok="t"/>
                </v:shape>
                <v:shape id="Graphic 135" o:spid="_x0000_s1160" style="position:absolute;left:63112;top:3008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" path="m7924,l,,,230428r7924,l7924,xe" fillcolor="black" stroked="f">
                  <v:path arrowok="t"/>
                </v:shape>
                <v:shape id="Graphic 136" o:spid="_x0000_s1161" style="position:absolute;left:62219;top:3240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AtwwAAANwAAAAPAAAAZHJzL2Rvd25yZXYueG1sRE9LawIx&#10;EL4X/A9hhN5qVgs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Oz7ALcMAAADcAAAADwAA&#10;AAAAAAAAAAAAAAAHAgAAZHJzL2Rvd25yZXYueG1sUEsFBgAAAAADAAMAtwAAAPcCAAAAAA==&#10;" path="m57605,l,,,230124r57605,l57605,xe" fillcolor="navy" stroked="f">
                  <v:path arrowok="t"/>
                </v:shape>
                <v:shape id="Graphic 137" o:spid="_x0000_s1162" style="position:absolute;left:63112;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" path="m7924,l,,,230124r7924,l7924,xe" fillcolor="black" stroked="f">
                  <v:path arrowok="t"/>
                </v:shape>
                <v:shape id="Graphic 138" o:spid="_x0000_s1163" style="position:absolute;left:62219;top:3472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HExgAAANwAAAAPAAAAZHJzL2Rvd25yZXYueG1sRI9BT8Mw&#10;DIXvk/gPkZG4belAQl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Je3xxMYAAADcAAAA&#10;DwAAAAAAAAAAAAAAAAAHAgAAZHJzL2Rvd25yZXYueG1sUEsFBgAAAAADAAMAtwAAAPoCAAAAAA==&#10;" path="m57605,l,,,230124r57605,l57605,xe" fillcolor="navy" stroked="f">
                  <v:path arrowok="t"/>
                </v:shape>
                <v:shape id="Graphic 139" o:spid="_x0000_s1164" style="position:absolute;left:63112;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" path="m7924,l,,,230124r7924,l7924,xe" fillcolor="black" stroked="f">
                  <v:path arrowok="t"/>
                </v:shape>
                <v:shape id="Graphic 140" o:spid="_x0000_s1165" style="position:absolute;left:62219;top:3704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6/xgAAANwAAAAPAAAAZHJzL2Rvd25yZXYueG1sRI9BT8Mw&#10;DIXvk/gPkZG4bekQQl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g52Ov8YAAADcAAAA&#10;DwAAAAAAAAAAAAAAAAAHAgAAZHJzL2Rvd25yZXYueG1sUEsFBgAAAAADAAMAtwAAAPoCAAAAAA==&#10;" path="m57605,l,,,230123r57605,l57605,xe" fillcolor="navy" stroked="f">
                  <v:path arrowok="t"/>
                </v:shape>
                <v:shape id="Graphic 141" o:spid="_x0000_s1166" style="position:absolute;left:63112;top:3704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" path="m7924,l,,,230123r7924,l7924,xe" fillcolor="black" stroked="f">
                  <v:path arrowok="t"/>
                </v:shape>
                <v:shape id="Graphic 142" o:spid="_x0000_s1167" style="position:absolute;left:62219;top:3935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VTwwAAANwAAAAPAAAAZHJzL2Rvd25yZXYueG1sRE9LawIx&#10;EL4X/A9hhN5qVik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HAO1U8MAAADcAAAADwAA&#10;AAAAAAAAAAAAAAAHAgAAZHJzL2Rvd25yZXYueG1sUEsFBgAAAAADAAMAtwAAAPcCAAAAAA==&#10;" path="m57605,l,,,230428r57605,l57605,xe" fillcolor="navy" stroked="f">
                  <v:path arrowok="t"/>
                </v:shape>
                <v:shape id="Graphic 143" o:spid="_x0000_s1168" style="position:absolute;left:63112;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" path="m7924,l,,,230428r7924,l7924,xe" fillcolor="black" stroked="f">
                  <v:path arrowok="t"/>
                </v:shape>
                <v:shape id="Graphic 144" o:spid="_x0000_s1169" style="position:absolute;left:62219;top:4167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" path="m57605,l,,,230428r57605,l57605,xe" fillcolor="navy" stroked="f">
                  <v:path arrowok="t"/>
                </v:shape>
                <v:shape id="Graphic 145" o:spid="_x0000_s1170" style="position:absolute;left:63112;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" path="m7924,l,,,230428r7924,l7924,xe" fillcolor="black" stroked="f">
                  <v:path arrowok="t"/>
                </v:shape>
                <v:shape id="Graphic 146" o:spid="_x0000_s1171" style="position:absolute;left:62219;top:43988;width:578;height:2306;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NQwwAAANwAAAAPAAAAZHJzL2Rvd25yZXYueG1sRE9LawIx&#10;EL4X/A9hhN5qVik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YzizUMMAAADcAAAADwAA&#10;AAAAAAAAAAAAAAAHAgAAZHJzL2Rvd25yZXYueG1sUEsFBgAAAAADAAMAtwAAAPcCAAAAAA==&#10;" path="m57605,l,,,230428r57605,l57605,xe" fillcolor="navy" stroked="f">
                  <v:path arrowok="t"/>
                </v:shape>
                <v:shape id="Graphic 147" o:spid="_x0000_s1172" style="position:absolute;left:63112;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" path="m7924,l,,,230428r7924,l7924,xe" fillcolor="black" stroked="f">
                  <v:path arrowok="t"/>
                </v:shape>
                <v:shape id="Graphic 148" o:spid="_x0000_s1173" style="position:absolute;left:62219;top:4630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4K5xgAAANwAAAAPAAAAZHJzL2Rvd25yZXYueG1sRI9BT8Mw&#10;DIXvk/gPkZG4bekQQl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feuCucYAAADcAAAA&#10;DwAAAAAAAAAAAAAAAAAHAgAAZHJzL2Rvd25yZXYueG1sUEsFBgAAAAADAAMAtwAAAPoCAAAAAA==&#10;" path="m57605,l,,,230428r57605,l57605,xe" fillcolor="navy" stroked="f">
                  <v:path arrowok="t"/>
                </v:shape>
                <v:shape id="Graphic 149" o:spid="_x0000_s1174" style="position:absolute;left:63112;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" path="m7924,l,,,230428r7924,l7924,xe" fillcolor="black" stroked="f">
                  <v:path arrowok="t"/>
                </v:shape>
                <v:shape id="Graphic 150" o:spid="_x0000_s1175" style="position:absolute;left:62219;top:4862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hixgAAANwAAAAPAAAAZHJzL2Rvd25yZXYueG1sRI9BT8Mw&#10;DIXvk/gPkZG4bemQQF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BkQYYsYAAADcAAAA&#10;DwAAAAAAAAAAAAAAAAAHAgAAZHJzL2Rvd25yZXYueG1sUEsFBgAAAAADAAMAtwAAAPoCAAAAAA==&#10;" path="m57605,l,,,230428r57605,l57605,xe" fillcolor="navy" stroked="f">
                  <v:path arrowok="t"/>
                </v:shape>
                <v:shape id="Graphic 151" o:spid="_x0000_s1176" style="position:absolute;left:63112;top:486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" path="m7924,l,,,230428r7924,l7924,xe" fillcolor="black" stroked="f">
                  <v:path arrowok="t"/>
                </v:shape>
                <v:shape id="Graphic 152" o:spid="_x0000_s1177" style="position:absolute;left:62219;top:509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iOOwwAAANwAAAAPAAAAZHJzL2Rvd25yZXYueG1sRE9LawIx&#10;EL4X/A9hhN5qVqE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mdojjsMAAADcAAAADwAA&#10;AAAAAAAAAAAAAAAHAgAAZHJzL2Rvd25yZXYueG1sUEsFBgAAAAADAAMAtwAAAPcCAAAAAA==&#10;" path="m57605,l,,,230428r57605,l57605,xe" fillcolor="navy" stroked="f">
                  <v:path arrowok="t"/>
                </v:shape>
                <v:shape id="Graphic 153" o:spid="_x0000_s1178" style="position:absolute;left:63112;top:509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" path="m7924,l,,,230428r7924,l7924,xe" fillcolor="black" stroked="f">
                  <v:path arrowok="t"/>
                </v:shape>
                <v:shape id="Graphic 154" o:spid="_x0000_s1179" style="position:absolute;left:62219;top:5325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" path="m57605,l,,,230428r57605,l57605,xe" fillcolor="navy" stroked="f">
                  <v:path arrowok="t"/>
                </v:shape>
                <v:shape id="Graphic 155" o:spid="_x0000_s1180" style="position:absolute;left:63112;top:532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" path="m7924,l,,,230428r7924,l7924,xe" fillcolor="black" stroked="f">
                  <v:path arrowok="t"/>
                </v:shape>
                <v:shape id="Graphic 156" o:spid="_x0000_s1181" style="position:absolute;left:62219;top:555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WNwwAAANwAAAAPAAAAZHJzL2Rvd25yZXYueG1sRE9LawIx&#10;EL4X/A9hhN5qVqE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5uEljcMAAADcAAAADwAA&#10;AAAAAAAAAAAAAAAHAgAAZHJzL2Rvd25yZXYueG1sUEsFBgAAAAADAAMAtwAAAPcCAAAAAA==&#10;" path="m57605,l,,,230124r57605,l57605,xe" fillcolor="navy" stroked="f">
                  <v:path arrowok="t"/>
                </v:shape>
                <v:shape id="Graphic 157" o:spid="_x0000_s1182" style="position:absolute;left:63112;top:555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" path="m7924,l,,,230124r7924,l7924,xe" fillcolor="black" stroked="f">
                  <v:path arrowok="t"/>
                </v:shape>
                <v:shape id="Graphic 158" o:spid="_x0000_s1183" style="position:absolute;left:62219;top:5789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RkxgAAANwAAAAPAAAAZHJzL2Rvd25yZXYueG1sRI9BT8Mw&#10;DIXvk/gPkZG4bemQQF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DIUZMYAAADcAAAA&#10;DwAAAAAAAAAAAAAAAAAHAgAAZHJzL2Rvd25yZXYueG1sUEsFBgAAAAADAAMAtwAAAPoCAAAAAA==&#10;" path="m57605,l,,,230124r57605,l57605,xe" fillcolor="navy" stroked="f">
                  <v:path arrowok="t"/>
                </v:shape>
                <v:shape id="Graphic 159" o:spid="_x0000_s1184" style="position:absolute;left:63112;top:578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" path="m7924,l,,,230124r7924,l7924,xe" fillcolor="black" stroked="f">
                  <v:path arrowok="t"/>
                </v:shape>
                <v:shape id="Graphic 160" o:spid="_x0000_s1185" style="position:absolute;left:62219;top:6020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" path="m57605,l,,,230124r57605,l57605,xe" fillcolor="navy" stroked="f">
                  <v:path arrowok="t"/>
                </v:shape>
                <v:shape id="Graphic 161" o:spid="_x0000_s1186" style="position:absolute;left:63112;top:602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" path="m7924,l,,,230124r7924,l7924,xe" fillcolor="black" stroked="f">
                  <v:path arrowok="t"/>
                </v:shape>
                <v:shape id="Graphic 162" o:spid="_x0000_s1187" style="position:absolute;left:62219;top:6252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" path="m57605,l,,,230428r57605,l57605,xe" fillcolor="navy" stroked="f">
                  <v:path arrowok="t"/>
                </v:shape>
                <v:shape id="Graphic 163" o:spid="_x0000_s1188" style="position:absolute;left:63112;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" path="m7924,l,,,230428r7924,l7924,xe" fillcolor="black" stroked="f">
                  <v:path arrowok="t"/>
                </v:shape>
                <v:shape id="Graphic 164" o:spid="_x0000_s1189" style="position:absolute;left:62219;top:6484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" path="m57605,l,,,230428r57605,l57605,xe" fillcolor="navy" stroked="f">
                  <v:path arrowok="t"/>
                </v:shape>
                <v:shape id="Graphic 165" o:spid="_x0000_s1190" style="position:absolute;left:63112;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" path="m7924,l,,,230428r7924,l7924,xe" fillcolor="black" stroked="f">
                  <v:path arrowok="t"/>
                </v:shape>
                <v:shape id="Graphic 166" o:spid="_x0000_s1191" style="position:absolute;left:62219;top:6715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" path="m57605,l,,,230428r57605,l57605,xe" fillcolor="navy" stroked="f">
                  <v:path arrowok="t"/>
                </v:shape>
                <v:shape id="Graphic 167" o:spid="_x0000_s1192" style="position:absolute;left:63112;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" path="m7924,l,,,230428r7924,l7924,xe" fillcolor="black" stroked="f">
                  <v:path arrowok="t"/>
                </v:shape>
                <v:shape id="Graphic 168" o:spid="_x0000_s1193" style="position:absolute;left:62219;top:694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" path="m57605,l,,,230428r57605,l57605,xe" fillcolor="navy" stroked="f">
                  <v:path arrowok="t"/>
                </v:shape>
                <v:shape id="Graphic 169" o:spid="_x0000_s1194" style="position:absolute;left:63112;top:694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" path="m7924,l,,,230428r7924,l7924,xe" fillcolor="black" stroked="f">
                  <v:path arrowok="t"/>
                </v:shape>
                <v:shape id="Graphic 170" o:spid="_x0000_s1195" style="position:absolute;left:62219;top:7179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" path="m57605,l,,,230428r57605,l57605,xe" fillcolor="navy" stroked="f">
                  <v:path arrowok="t"/>
                </v:shape>
                <v:shape id="Graphic 171" o:spid="_x0000_s1196" style="position:absolute;left:63112;top:717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" path="m7924,l,,,230428r7924,l7924,xe" fillcolor="black" stroked="f">
                  <v:path arrowok="t"/>
                </v:shape>
                <v:shape id="Graphic 172" o:spid="_x0000_s1197" style="position:absolute;left:62219;top:7410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" path="m57605,l,,,231952r57605,l57605,xe" fillcolor="navy" stroked="f">
                  <v:path arrowok="t"/>
                </v:shape>
                <v:shape id="Graphic 173" o:spid="_x0000_s1198" style="position:absolute;left:63112;top:7410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" path="m7924,l,,,231952r7924,l7924,xe" fillcolor="black" stroked="f">
                  <v:path arrowok="t"/>
                </v:shape>
                <v:shape id="Graphic 174" o:spid="_x0000_s1199" style="position:absolute;left:62219;top:76438;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" path="m57605,l,,,231952r57605,l57605,xe" fillcolor="navy" stroked="f">
                  <v:path arrowok="t"/>
                </v:shape>
                <v:shape id="Graphic 175" o:spid="_x0000_s1200" style="position:absolute;left:63112;top:7643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" path="m7924,l,,,231952r7924,l7924,xe" fillcolor="black" stroked="f">
                  <v:path arrowok="t"/>
                </v:shape>
                <v:shape id="Graphic 176" o:spid="_x0000_s1201" style="position:absolute;left:62219;top:7877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" path="m57605,l,,,231648r57605,l57605,xe" fillcolor="navy" stroked="f">
                  <v:path arrowok="t"/>
                </v:shape>
                <v:shape id="Graphic 177" o:spid="_x0000_s1202" style="position:absolute;left:63112;top:7877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" path="m7924,l,,,231648r7924,l7924,xe" fillcolor="black" stroked="f">
                  <v:path arrowok="t"/>
                </v:shape>
                <v:shape id="Graphic 178" o:spid="_x0000_s1203" style="position:absolute;left:62219;top:81105;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" path="m57605,l,,,231648r57605,l57605,xe" fillcolor="navy" stroked="f">
                  <v:path arrowok="t"/>
                </v:shape>
                <v:shape id="Graphic 179" o:spid="_x0000_s1204" style="position:absolute;left:63112;top:81105;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" path="m7924,l,,,231648r7924,l7924,xe" fillcolor="black" stroked="f">
                  <v:path arrowok="t"/>
                </v:shape>
                <v:shape id="Graphic 180" o:spid="_x0000_s1205" style="position:absolute;left:62219;top:8343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" path="m57605,l,,,231648r57605,l57605,xe" fillcolor="navy" stroked="f">
                  <v:path arrowok="t"/>
                </v:shape>
                <v:shape id="Graphic 181" o:spid="_x0000_s1206" style="position:absolute;left:63112;top:8343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" path="m7924,l,,,231648r7924,l7924,xe" fillcolor="black" stroked="f">
                  <v:path arrowok="t"/>
                </v:shape>
                <v:shape id="Graphic 182" o:spid="_x0000_s1207" style="position:absolute;left:62219;top:8576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" path="m57605,l,,,231647r57605,l57605,xe" fillcolor="navy" stroked="f">
                  <v:path arrowok="t"/>
                </v:shape>
                <v:shape id="Graphic 183" o:spid="_x0000_s1208" style="position:absolute;left:63112;top:85768;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" path="m7924,l,,,231647r7924,l7924,xe" fillcolor="black" stroked="f">
                  <v:path arrowok="t"/>
                </v:shape>
                <v:shape id="Graphic 184" o:spid="_x0000_s1209" style="position:absolute;left:62219;top:88099;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" path="m57605,l,,,231952r57605,l57605,xe" fillcolor="navy" stroked="f">
                  <v:path arrowok="t"/>
                </v:shape>
                <v:shape id="Graphic 185" o:spid="_x0000_s1210" style="position:absolute;left:63112;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" path="m7924,l,,,231952r7924,l7924,xe" fillcolor="black" stroked="f">
                  <v:path arrowok="t"/>
                </v:shape>
                <v:shape id="Graphic 186" o:spid="_x0000_s1211" style="position:absolute;left:62219;top:9043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" path="m57605,l,,,231952r57605,l57605,xe" fillcolor="navy" stroked="f">
                  <v:path arrowok="t"/>
                </v:shape>
                <v:shape id="Graphic 187" o:spid="_x0000_s1212" style="position:absolute;left:63112;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" path="m7924,l,,,231952r7924,l7924,xe" fillcolor="black" stroked="f">
                  <v:path arrowok="t"/>
                </v:shape>
                <v:shape id="Graphic 188" o:spid="_x0000_s1213" style="position:absolute;left:62219;top:9276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" path="m57605,l,,,231952r57605,l57605,xe" fillcolor="navy" stroked="f">
                  <v:path arrowok="t"/>
                </v:shape>
                <v:shape id="Graphic 189" o:spid="_x0000_s1214" style="position:absolute;left:63112;top:9276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" path="m7924,l,,,231952r7924,l7924,xe" fillcolor="black" stroked="f">
                  <v:path arrowok="t"/>
                </v:shape>
                <v:shape id="Graphic 190" o:spid="_x0000_s1215" style="position:absolute;left:390;top:228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" path="m58216,l,,,230428r58216,l58216,xe" fillcolor="navy" stroked="f">
                  <v:path arrowok="t"/>
                </v:shape>
                <v:shape id="Graphic 191" o:spid="_x0000_s1216" style="position:absolute;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" path="m7924,l,,,230428r7924,l7924,xe" fillcolor="black" stroked="f">
                  <v:path arrowok="t"/>
                </v:shape>
                <v:shape id="Graphic 192" o:spid="_x0000_s1217" style="position:absolute;left:390;top:460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" path="m58216,l,,,230428r58216,l58216,xe" fillcolor="navy" stroked="f">
                  <v:path arrowok="t"/>
                </v:shape>
                <v:shape id="Graphic 193" o:spid="_x0000_s1218" style="position:absolute;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" path="m7924,l,,,230428r7924,l7924,xe" fillcolor="black" stroked="f">
                  <v:path arrowok="t"/>
                </v:shape>
                <v:shape id="Graphic 194" o:spid="_x0000_s1219" style="position:absolute;left:390;top:692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" path="m58216,l,,,230124r58216,l58216,xe" fillcolor="navy" stroked="f">
                  <v:path arrowok="t"/>
                </v:shape>
                <v:shape id="Graphic 195" o:spid="_x0000_s1220" style="position:absolute;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" path="m7924,l,,,230124r7924,l7924,xe" fillcolor="black" stroked="f">
                  <v:path arrowok="t"/>
                </v:shape>
                <v:shape id="Graphic 196" o:spid="_x0000_s1221" style="position:absolute;left:390;top:92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" path="m58216,l,,,230124r58216,l58216,xe" fillcolor="navy" stroked="f">
                  <v:path arrowok="t"/>
                </v:shape>
                <v:shape id="Graphic 197" o:spid="_x0000_s1222" style="position:absolute;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" path="m7924,l,,,230124r7924,l7924,xe" fillcolor="black" stroked="f">
                  <v:path arrowok="t"/>
                </v:shape>
                <v:shape id="Graphic 198" o:spid="_x0000_s1223" style="position:absolute;left:390;top:1155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" path="m58216,l,,,230124r58216,l58216,xe" fillcolor="navy" stroked="f">
                  <v:path arrowok="t"/>
                </v:shape>
                <v:shape id="Graphic 199" o:spid="_x0000_s1224" style="position:absolute;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" path="m7924,l,,,230124r7924,l7924,xe" fillcolor="black" stroked="f">
                  <v:path arrowok="t"/>
                </v:shape>
                <v:shape id="Graphic 200" o:spid="_x0000_s1225" style="position:absolute;left:390;top:1387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" path="m58216,l,,,230124r58216,l58216,xe" fillcolor="navy" stroked="f">
                  <v:path arrowok="t"/>
                </v:shape>
                <v:shape id="Graphic 201" o:spid="_x0000_s1226" style="position:absolute;top:138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" path="m7924,l,,,230124r7924,l7924,xe" fillcolor="black" stroked="f">
                  <v:path arrowok="t"/>
                </v:shape>
                <v:shape id="Graphic 202" o:spid="_x0000_s1227" style="position:absolute;left:390;top:1618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" path="m58216,l,,,230428r58216,l58216,xe" fillcolor="navy" stroked="f">
                  <v:path arrowok="t"/>
                </v:shape>
                <v:shape id="Graphic 203" o:spid="_x0000_s1228" style="position:absolute;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" path="m7924,l,,,230428r7924,l7924,xe" fillcolor="black" stroked="f">
                  <v:path arrowok="t"/>
                </v:shape>
                <v:shape id="Graphic 204" o:spid="_x0000_s1229" style="position:absolute;left:390;top:185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" path="m58216,l,,,230428r58216,l58216,xe" fillcolor="navy" stroked="f">
                  <v:path arrowok="t"/>
                </v:shape>
                <v:shape id="Graphic 205" o:spid="_x0000_s1230" style="position:absolute;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" path="m7924,l,,,230428r7924,l7924,xe" fillcolor="black" stroked="f">
                  <v:path arrowok="t"/>
                </v:shape>
                <v:shape id="Graphic 206" o:spid="_x0000_s1231" style="position:absolute;left:390;top:208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" path="m58216,l,,,230428r58216,l58216,xe" fillcolor="navy" stroked="f">
                  <v:path arrowok="t"/>
                </v:shape>
                <v:shape id="Graphic 207" o:spid="_x0000_s1232" style="position:absolute;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" path="m7924,l,,,230428r7924,l7924,xe" fillcolor="black" stroked="f">
                  <v:path arrowok="t"/>
                </v:shape>
                <v:shape id="Graphic 208" o:spid="_x0000_s1233" style="position:absolute;left:390;top:231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" path="m58216,l,,,230428r58216,l58216,xe" fillcolor="navy" stroked="f">
                  <v:path arrowok="t"/>
                </v:shape>
                <v:shape id="Graphic 209" o:spid="_x0000_s1234" style="position:absolute;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" path="m7924,l,,,230428r7924,l7924,xe" fillcolor="black" stroked="f">
                  <v:path arrowok="t"/>
                </v:shape>
                <v:shape id="Graphic 210" o:spid="_x0000_s1235" style="position:absolute;left:390;top:2545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" path="m58216,l,,,230428r58216,l58216,xe" fillcolor="navy" stroked="f">
                  <v:path arrowok="t"/>
                </v:shape>
                <v:shape id="Graphic 211" o:spid="_x0000_s1236" style="position:absolute;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" path="m7924,l,,,230428r7924,l7924,xe" fillcolor="black" stroked="f">
                  <v:path arrowok="t"/>
                </v:shape>
                <v:shape id="Graphic 212" o:spid="_x0000_s1237" style="position:absolute;left:390;top:2777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" path="m58216,l,,,230428r58216,l58216,xe" fillcolor="navy" stroked="f">
                  <v:path arrowok="t"/>
                </v:shape>
                <v:shape id="Graphic 213" o:spid="_x0000_s1238" style="position:absolute;top:277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" path="m7924,l,,,230428r7924,l7924,xe" fillcolor="black" stroked="f">
                  <v:path arrowok="t"/>
                </v:shape>
                <v:shape id="Graphic 214" o:spid="_x0000_s1239" style="position:absolute;left:390;top:3008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" path="m58216,l,,,230428r58216,l58216,xe" fillcolor="navy" stroked="f">
                  <v:path arrowok="t"/>
                </v:shape>
                <v:shape id="Graphic 215" o:spid="_x0000_s1240" style="position:absolute;top:3008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" path="m7924,l,,,230428r7924,l7924,xe" fillcolor="black" stroked="f">
                  <v:path arrowok="t"/>
                </v:shape>
                <v:shape id="Graphic 216" o:spid="_x0000_s1241" style="position:absolute;left:390;top:3240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" path="m58216,l,,,230124r58216,l58216,xe" fillcolor="navy" stroked="f">
                  <v:path arrowok="t"/>
                </v:shape>
                <v:shape id="Graphic 217" o:spid="_x0000_s1242" style="position:absolute;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" path="m7924,l,,,230124r7924,l7924,xe" fillcolor="black" stroked="f">
                  <v:path arrowok="t"/>
                </v:shape>
                <v:shape id="Graphic 218" o:spid="_x0000_s1243" style="position:absolute;left:390;top:3472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" path="m58216,l,,,230124r58216,l58216,xe" fillcolor="navy" stroked="f">
                  <v:path arrowok="t"/>
                </v:shape>
                <v:shape id="Graphic 219" o:spid="_x0000_s1244" style="position:absolute;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" path="m7924,l,,,230124r7924,l7924,xe" fillcolor="black" stroked="f">
                  <v:path arrowok="t"/>
                </v:shape>
                <v:shape id="Graphic 220" o:spid="_x0000_s1245" style="position:absolute;left:390;top:3704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" path="m58216,l,,,230123r58216,l58216,xe" fillcolor="navy" stroked="f">
                  <v:path arrowok="t"/>
                </v:shape>
                <v:shape id="Graphic 221" o:spid="_x0000_s1246" style="position:absolute;top:3704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" path="m7924,l,,,230123r7924,l7924,xe" fillcolor="black" stroked="f">
                  <v:path arrowok="t"/>
                </v:shape>
                <v:shape id="Graphic 222" o:spid="_x0000_s1247" style="position:absolute;left:390;top:393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" path="m58216,l,,,230428r58216,l58216,xe" fillcolor="navy" stroked="f">
                  <v:path arrowok="t"/>
                </v:shape>
                <v:shape id="Graphic 223" o:spid="_x0000_s1248" style="position:absolute;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" path="m7924,l,,,230428r7924,l7924,xe" fillcolor="black" stroked="f">
                  <v:path arrowok="t"/>
                </v:shape>
                <v:shape id="Graphic 224" o:spid="_x0000_s1249" style="position:absolute;left:390;top:416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" path="m58216,l,,,230428r58216,l58216,xe" fillcolor="navy" stroked="f">
                  <v:path arrowok="t"/>
                </v:shape>
                <v:shape id="Graphic 225" o:spid="_x0000_s1250" style="position:absolute;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" path="m7924,l,,,230428r7924,l7924,xe" fillcolor="black" stroked="f">
                  <v:path arrowok="t"/>
                </v:shape>
                <v:shape id="Graphic 226" o:spid="_x0000_s1251" style="position:absolute;left:390;top:43988;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" path="m58216,l,,,230428r58216,l58216,xe" fillcolor="navy" stroked="f">
                  <v:path arrowok="t"/>
                </v:shape>
                <v:shape id="Graphic 227" o:spid="_x0000_s1252" style="position:absolute;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" path="m7924,l,,,230428r7924,l7924,xe" fillcolor="black" stroked="f">
                  <v:path arrowok="t"/>
                </v:shape>
                <v:shape id="Graphic 228" o:spid="_x0000_s1253" style="position:absolute;left:390;top:463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" path="m58216,l,,,230428r58216,l58216,xe" fillcolor="navy" stroked="f">
                  <v:path arrowok="t"/>
                </v:shape>
                <v:shape id="Graphic 229" o:spid="_x0000_s1254" style="position:absolute;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" path="m7924,l,,,230428r7924,l7924,xe" fillcolor="black" stroked="f">
                  <v:path arrowok="t"/>
                </v:shape>
                <v:shape id="Graphic 230" o:spid="_x0000_s1255" style="position:absolute;left:390;top:486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" path="m58216,l,,,230428r58216,l58216,xe" fillcolor="navy" stroked="f">
                  <v:path arrowok="t"/>
                </v:shape>
                <v:shape id="Graphic 231" o:spid="_x0000_s1256" style="position:absolute;top:486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" path="m7924,l,,,230428r7924,l7924,xe" fillcolor="black" stroked="f">
                  <v:path arrowok="t"/>
                </v:shape>
                <v:shape id="Graphic 232" o:spid="_x0000_s1257" style="position:absolute;left:390;top:509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" path="m58216,l,,,230428r58216,l58216,xe" fillcolor="navy" stroked="f">
                  <v:path arrowok="t"/>
                </v:shape>
                <v:shape id="Graphic 233" o:spid="_x0000_s1258" style="position:absolute;top:509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" path="m7924,l,,,230428r7924,l7924,xe" fillcolor="black" stroked="f">
                  <v:path arrowok="t"/>
                </v:shape>
                <v:shape id="Graphic 234" o:spid="_x0000_s1259" style="position:absolute;left:390;top:5325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" path="m58216,l,,,230428r58216,l58216,xe" fillcolor="navy" stroked="f">
                  <v:path arrowok="t"/>
                </v:shape>
                <v:shape id="Graphic 235" o:spid="_x0000_s1260" style="position:absolute;top:532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" path="m7924,l,,,230428r7924,l7924,xe" fillcolor="black" stroked="f">
                  <v:path arrowok="t"/>
                </v:shape>
                <v:shape id="Graphic 236" o:spid="_x0000_s1261" style="position:absolute;left:390;top:555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" path="m58216,l,,,230124r58216,l58216,xe" fillcolor="navy" stroked="f">
                  <v:path arrowok="t"/>
                </v:shape>
                <v:shape id="Graphic 237" o:spid="_x0000_s1262" style="position:absolute;top:555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" path="m7924,l,,,230124r7924,l7924,xe" fillcolor="black" stroked="f">
                  <v:path arrowok="t"/>
                </v:shape>
                <v:shape id="Graphic 238" o:spid="_x0000_s1263" style="position:absolute;left:390;top:578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" path="m58216,l,,,230124r58216,l58216,xe" fillcolor="navy" stroked="f">
                  <v:path arrowok="t"/>
                </v:shape>
                <v:shape id="Graphic 239" o:spid="_x0000_s1264" style="position:absolute;top:578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" path="m7924,l,,,230124r7924,l7924,xe" fillcolor="black" stroked="f">
                  <v:path arrowok="t"/>
                </v:shape>
                <v:shape id="Graphic 240" o:spid="_x0000_s1265" style="position:absolute;left:390;top:6020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" path="m58216,l,,,230124r58216,l58216,xe" fillcolor="navy" stroked="f">
                  <v:path arrowok="t"/>
                </v:shape>
                <v:shape id="Graphic 241" o:spid="_x0000_s1266" style="position:absolute;top:602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" path="m7924,l,,,230124r7924,l7924,xe" fillcolor="black" stroked="f">
                  <v:path arrowok="t"/>
                </v:shape>
                <v:shape id="Graphic 242" o:spid="_x0000_s1267" style="position:absolute;left:390;top:6252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" path="m58216,l,,,230428r58216,l58216,xe" fillcolor="navy" stroked="f">
                  <v:path arrowok="t"/>
                </v:shape>
                <v:shape id="Graphic 243" o:spid="_x0000_s1268" style="position:absolute;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" path="m7924,l,,,230428r7924,l7924,xe" fillcolor="black" stroked="f">
                  <v:path arrowok="t"/>
                </v:shape>
                <v:shape id="Graphic 244" o:spid="_x0000_s1269" style="position:absolute;left:390;top:648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" path="m58216,l,,,230428r58216,l58216,xe" fillcolor="navy" stroked="f">
                  <v:path arrowok="t"/>
                </v:shape>
                <v:shape id="Graphic 245" o:spid="_x0000_s1270" style="position:absolute;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" path="m7924,l,,,230428r7924,l7924,xe" fillcolor="black" stroked="f">
                  <v:path arrowok="t"/>
                </v:shape>
                <v:shape id="Graphic 246" o:spid="_x0000_s1271" style="position:absolute;left:390;top:671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" path="m58216,l,,,230428r58216,l58216,xe" fillcolor="navy" stroked="f">
                  <v:path arrowok="t"/>
                </v:shape>
                <v:shape id="Graphic 247" o:spid="_x0000_s1272" style="position:absolute;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" path="m7924,l,,,230428r7924,l7924,xe" fillcolor="black" stroked="f">
                  <v:path arrowok="t"/>
                </v:shape>
                <v:shape id="Graphic 248" o:spid="_x0000_s1273" style="position:absolute;left:390;top:694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" path="m58216,l,,,230428r58216,l58216,xe" fillcolor="navy" stroked="f">
                  <v:path arrowok="t"/>
                </v:shape>
                <v:shape id="Graphic 249" o:spid="_x0000_s1274" style="position:absolute;top:694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" path="m7924,l,,,230428r7924,l7924,xe" fillcolor="black" stroked="f">
                  <v:path arrowok="t"/>
                </v:shape>
                <v:shape id="Graphic 250" o:spid="_x0000_s1275" style="position:absolute;left:390;top:717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" path="m58216,l,,,230428r58216,l58216,xe" fillcolor="navy" stroked="f">
                  <v:path arrowok="t"/>
                </v:shape>
                <v:shape id="Graphic 251" o:spid="_x0000_s1276" style="position:absolute;top:717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" path="m7924,l,,,230428r7924,l7924,xe" fillcolor="black" stroked="f">
                  <v:path arrowok="t"/>
                </v:shape>
                <v:shape id="Graphic 252" o:spid="_x0000_s1277" style="position:absolute;left:390;top:74107;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" path="m58216,l,,,231952r58216,l58216,xe" fillcolor="navy" stroked="f">
                  <v:path arrowok="t"/>
                </v:shape>
                <v:shape id="Graphic 253" o:spid="_x0000_s1278" style="position:absolute;top:7410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" path="m7924,l,,,231952r7924,l7924,xe" fillcolor="black" stroked="f">
                  <v:path arrowok="t"/>
                </v:shape>
                <v:shape id="Graphic 254" o:spid="_x0000_s1279" style="position:absolute;left:390;top:7643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" path="m58216,l,,,231952r58216,l58216,xe" fillcolor="navy" stroked="f">
                  <v:path arrowok="t"/>
                </v:shape>
                <v:shape id="Graphic 255" o:spid="_x0000_s1280" style="position:absolute;top:7643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" path="m7924,l,,,231952r7924,l7924,xe" fillcolor="black" stroked="f">
                  <v:path arrowok="t"/>
                </v:shape>
                <v:shape id="Graphic 256" o:spid="_x0000_s1281" style="position:absolute;left:390;top:78773;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" path="m58216,l,,,231648r58216,l58216,xe" fillcolor="navy" stroked="f">
                  <v:path arrowok="t"/>
                </v:shape>
                <v:shape id="Graphic 257" o:spid="_x0000_s1282" style="position:absolute;top:7877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" path="m7924,l,,,231648r7924,l7924,xe" fillcolor="black" stroked="f">
                  <v:path arrowok="t"/>
                </v:shape>
                <v:shape id="Graphic 258" o:spid="_x0000_s1283" style="position:absolute;left:390;top:81105;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" path="m58216,l,,,231648r58216,l58216,xe" fillcolor="navy" stroked="f">
                  <v:path arrowok="t"/>
                </v:shape>
                <v:shape id="Graphic 259" o:spid="_x0000_s1284" style="position:absolute;top:81105;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" path="m7924,l,,,231648r7924,l7924,xe" fillcolor="black" stroked="f">
                  <v:path arrowok="t"/>
                </v:shape>
                <v:shape id="Graphic 260" o:spid="_x0000_s1285" style="position:absolute;left:390;top:83436;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" path="m58216,l,,,231648r58216,l58216,xe" fillcolor="navy" stroked="f">
                  <v:path arrowok="t"/>
                </v:shape>
                <v:shape id="Graphic 261" o:spid="_x0000_s1286" style="position:absolute;top:8343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" path="m7924,l,,,231648r7924,l7924,xe" fillcolor="black" stroked="f">
                  <v:path arrowok="t"/>
                </v:shape>
                <v:shape id="Graphic 262" o:spid="_x0000_s1287" style="position:absolute;left:390;top:85768;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" path="m58216,l,,,231647r58216,l58216,xe" fillcolor="navy" stroked="f">
                  <v:path arrowok="t"/>
                </v:shape>
                <v:shape id="Graphic 263" o:spid="_x0000_s1288" style="position:absolute;top:85768;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" path="m7924,l,,,231647r7924,l7924,xe" fillcolor="black" stroked="f">
                  <v:path arrowok="t"/>
                </v:shape>
                <v:shape id="Graphic 264" o:spid="_x0000_s1289" style="position:absolute;left:390;top:88099;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" path="m58216,l,,,231952r58216,l58216,xe" fillcolor="navy" stroked="f">
                  <v:path arrowok="t"/>
                </v:shape>
                <v:shape id="Graphic 265" o:spid="_x0000_s1290" style="position:absolute;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" path="m7924,l,,,231952r7924,l7924,xe" fillcolor="black" stroked="f">
                  <v:path arrowok="t"/>
                </v:shape>
                <v:shape id="Graphic 266" o:spid="_x0000_s1291" style="position:absolute;left:390;top:9043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" path="m58216,l,,,231952r58216,l58216,xe" fillcolor="navy" stroked="f">
                  <v:path arrowok="t"/>
                </v:shape>
                <v:shape id="Graphic 267" o:spid="_x0000_s1292" style="position:absolute;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" path="m7924,l,,,231952r7924,l7924,xe" fillcolor="black" stroked="f">
                  <v:path arrowok="t"/>
                </v:shape>
                <v:shape id="Graphic 268" o:spid="_x0000_s1293" style="position:absolute;left:390;top:9276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" path="m58216,l,,,231952r58216,l58216,xe" fillcolor="navy" stroked="f">
                  <v:path arrowok="t"/>
                </v:shape>
                <v:shape id="Graphic 269" o:spid="_x0000_s1294" style="position:absolute;top:9276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" path="m7924,l,,,231952r7924,l7924,xe" fillcolor="black" stroked="f">
                  <v:path arrowok="t"/>
                </v:shape>
                <w10:wrap anchorx="margin" anchory="margin"/>
              </v:group>
            </w:pict>
          </mc:Fallback>
        </mc:AlternateContent>
      </w:r>
      <w:r w:rsidRPr="00F5458E">
        <w:rPr>
          <w:rFonts w:cs="Times New Roman"/>
          <w:b/>
          <w:bCs/>
          <w:sz w:val="32"/>
          <w:szCs w:val="32"/>
        </w:rPr>
        <w:t>ĐẠI HỌC BÁCH KHOA HÀ NỘI</w:t>
      </w:r>
    </w:p>
    <w:p w14:paraId="732F771B" w14:textId="77777777" w:rsidR="001546EF" w:rsidRPr="00F5458E" w:rsidRDefault="001546EF" w:rsidP="001E4AE8">
      <w:pPr>
        <w:ind w:right="49"/>
        <w:jc w:val="center"/>
        <w:rPr>
          <w:rFonts w:cs="Times New Roman"/>
          <w:b/>
          <w:bCs/>
          <w:sz w:val="32"/>
          <w:szCs w:val="32"/>
        </w:rPr>
      </w:pPr>
      <w:r w:rsidRPr="00F5458E">
        <w:rPr>
          <w:rFonts w:cs="Times New Roman"/>
          <w:b/>
          <w:bCs/>
          <w:sz w:val="32"/>
          <w:szCs w:val="32"/>
        </w:rPr>
        <w:t>TRƯỜNG CÔNG NGHỆ THÔNG TIN VÀ TRUYỀN THÔNG</w:t>
      </w:r>
    </w:p>
    <w:p w14:paraId="7EF9346D" w14:textId="77777777" w:rsidR="001546EF" w:rsidRPr="00F5458E" w:rsidRDefault="001546EF" w:rsidP="001E4AE8">
      <w:pPr>
        <w:pStyle w:val="BodyText"/>
        <w:spacing w:before="0"/>
        <w:ind w:left="142" w:right="49"/>
        <w:jc w:val="center"/>
        <w:rPr>
          <w:b/>
        </w:rPr>
      </w:pPr>
    </w:p>
    <w:p w14:paraId="395D2FE9" w14:textId="77777777" w:rsidR="001546EF" w:rsidRPr="00F5458E" w:rsidRDefault="001546EF" w:rsidP="001E4AE8">
      <w:pPr>
        <w:pStyle w:val="BodyText"/>
        <w:tabs>
          <w:tab w:val="left" w:pos="5149"/>
        </w:tabs>
        <w:spacing w:before="0"/>
        <w:ind w:left="142" w:right="49"/>
        <w:jc w:val="center"/>
        <w:rPr>
          <w:b/>
          <w:lang w:val="en-US"/>
        </w:rPr>
      </w:pPr>
      <w:r w:rsidRPr="00F5458E">
        <w:rPr>
          <w:noProof/>
        </w:rPr>
        <w:drawing>
          <wp:inline distT="0" distB="0" distL="0" distR="0" wp14:anchorId="593814CE" wp14:editId="4B3846CF">
            <wp:extent cx="926646" cy="1367131"/>
            <wp:effectExtent l="0" t="0" r="6985" b="5080"/>
            <wp:docPr id="1431023582"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3582" name="Picture 1" descr="A red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7327" cy="1397643"/>
                    </a:xfrm>
                    <a:prstGeom prst="rect">
                      <a:avLst/>
                    </a:prstGeom>
                  </pic:spPr>
                </pic:pic>
              </a:graphicData>
            </a:graphic>
          </wp:inline>
        </w:drawing>
      </w:r>
    </w:p>
    <w:p w14:paraId="3DE94F70" w14:textId="77777777" w:rsidR="001546EF" w:rsidRPr="00F5458E" w:rsidRDefault="001546EF" w:rsidP="001E4AE8">
      <w:pPr>
        <w:pStyle w:val="BodyText"/>
        <w:tabs>
          <w:tab w:val="left" w:pos="5149"/>
        </w:tabs>
        <w:spacing w:before="0"/>
        <w:ind w:left="142" w:right="49"/>
        <w:jc w:val="center"/>
        <w:rPr>
          <w:b/>
          <w:lang w:val="en-US"/>
        </w:rPr>
      </w:pPr>
    </w:p>
    <w:p w14:paraId="27B7EA9D" w14:textId="22071EF2" w:rsidR="001546EF" w:rsidRPr="00F5458E" w:rsidRDefault="001546EF" w:rsidP="001E4AE8">
      <w:pPr>
        <w:pStyle w:val="BodyText"/>
        <w:tabs>
          <w:tab w:val="left" w:pos="5149"/>
        </w:tabs>
        <w:spacing w:before="0"/>
        <w:ind w:left="142" w:right="49"/>
        <w:jc w:val="center"/>
        <w:rPr>
          <w:b/>
          <w:sz w:val="32"/>
          <w:szCs w:val="32"/>
          <w:lang w:val="en-US"/>
        </w:rPr>
      </w:pPr>
      <w:r w:rsidRPr="00F5458E">
        <w:rPr>
          <w:b/>
          <w:sz w:val="32"/>
          <w:szCs w:val="32"/>
          <w:lang w:val="en-US"/>
        </w:rPr>
        <w:t>BÁO CÁO BÀI TẬP LỚN</w:t>
      </w:r>
    </w:p>
    <w:p w14:paraId="4703D04A" w14:textId="77777777" w:rsidR="001546EF" w:rsidRPr="00F5458E" w:rsidRDefault="001546EF" w:rsidP="001E4AE8">
      <w:pPr>
        <w:pStyle w:val="BodyText"/>
        <w:spacing w:before="0"/>
        <w:ind w:right="49"/>
        <w:jc w:val="center"/>
        <w:rPr>
          <w:b/>
          <w:sz w:val="32"/>
          <w:szCs w:val="32"/>
        </w:rPr>
      </w:pPr>
    </w:p>
    <w:p w14:paraId="450B93BB" w14:textId="6A4E5856" w:rsidR="001546EF" w:rsidRPr="00F5458E" w:rsidRDefault="001546EF" w:rsidP="001E4AE8">
      <w:pPr>
        <w:spacing w:line="480" w:lineRule="auto"/>
        <w:ind w:left="142" w:right="49"/>
        <w:jc w:val="center"/>
        <w:rPr>
          <w:rFonts w:cs="Times New Roman"/>
          <w:b/>
          <w:bCs/>
          <w:sz w:val="32"/>
          <w:szCs w:val="32"/>
        </w:rPr>
      </w:pPr>
      <w:r w:rsidRPr="00F5458E">
        <w:rPr>
          <w:rFonts w:cs="Times New Roman"/>
          <w:b/>
          <w:bCs/>
          <w:sz w:val="32"/>
          <w:szCs w:val="32"/>
        </w:rPr>
        <w:t>PHÂN TÍCH VÀ THIẾT KẾ HỆ THỐNG</w:t>
      </w:r>
    </w:p>
    <w:p w14:paraId="41847828" w14:textId="535BA327" w:rsidR="001546EF" w:rsidRPr="00F5458E" w:rsidRDefault="001E4AE8" w:rsidP="001E4AE8">
      <w:pPr>
        <w:spacing w:line="480" w:lineRule="auto"/>
        <w:ind w:left="142" w:right="49"/>
        <w:jc w:val="center"/>
        <w:rPr>
          <w:rFonts w:cs="Times New Roman"/>
          <w:b/>
          <w:bCs/>
          <w:szCs w:val="28"/>
        </w:rPr>
      </w:pPr>
      <w:r>
        <w:rPr>
          <w:rFonts w:cs="Times New Roman"/>
          <w:b/>
          <w:bCs/>
          <w:szCs w:val="28"/>
        </w:rPr>
        <w:t>Hệ thống</w:t>
      </w:r>
      <w:r w:rsidR="001546EF" w:rsidRPr="00F5458E">
        <w:rPr>
          <w:rFonts w:cs="Times New Roman"/>
          <w:b/>
          <w:bCs/>
          <w:szCs w:val="28"/>
        </w:rPr>
        <w:t xml:space="preserve"> </w:t>
      </w:r>
      <w:r>
        <w:rPr>
          <w:rFonts w:cs="Times New Roman"/>
          <w:b/>
          <w:bCs/>
          <w:szCs w:val="28"/>
        </w:rPr>
        <w:t>q</w:t>
      </w:r>
      <w:r w:rsidR="001546EF" w:rsidRPr="00F5458E">
        <w:rPr>
          <w:rFonts w:cs="Times New Roman"/>
          <w:b/>
          <w:bCs/>
          <w:szCs w:val="28"/>
        </w:rPr>
        <w:t>uản lí rạp chiếu phim</w:t>
      </w:r>
    </w:p>
    <w:p w14:paraId="682F3DA1" w14:textId="5011C931"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Học phần: IT3120 – Phân tích và thiết kế hệ thống</w:t>
      </w:r>
    </w:p>
    <w:p w14:paraId="3BAC5E0E" w14:textId="220185EA"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Mã lớp học: 157516</w:t>
      </w:r>
    </w:p>
    <w:p w14:paraId="5D2289BD" w14:textId="7E251069"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GVHD: TS. Trần Việt Trung</w:t>
      </w:r>
    </w:p>
    <w:p w14:paraId="008D9D6F" w14:textId="347F8A52"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Nhóm …</w:t>
      </w:r>
    </w:p>
    <w:tbl>
      <w:tblPr>
        <w:tblStyle w:val="TableGrid"/>
        <w:tblpPr w:leftFromText="180" w:rightFromText="180" w:vertAnchor="text" w:horzAnchor="page" w:tblpX="3899" w:tblpY="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028"/>
      </w:tblGrid>
      <w:tr w:rsidR="00F5458E" w:rsidRPr="00F5458E" w14:paraId="7F200987" w14:textId="77777777" w:rsidTr="001E4AE8">
        <w:tc>
          <w:tcPr>
            <w:tcW w:w="3256" w:type="dxa"/>
          </w:tcPr>
          <w:p w14:paraId="346EFDA9"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Dương Vũ Hoàng</w:t>
            </w:r>
          </w:p>
        </w:tc>
        <w:tc>
          <w:tcPr>
            <w:tcW w:w="2028" w:type="dxa"/>
          </w:tcPr>
          <w:p w14:paraId="210605FA"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20224987</w:t>
            </w:r>
          </w:p>
        </w:tc>
      </w:tr>
      <w:tr w:rsidR="00F5458E" w:rsidRPr="00F5458E" w14:paraId="70680A9C" w14:textId="77777777" w:rsidTr="001E4AE8">
        <w:tc>
          <w:tcPr>
            <w:tcW w:w="3256" w:type="dxa"/>
          </w:tcPr>
          <w:p w14:paraId="0B1A8BB6"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Nguyễn Thành Trung</w:t>
            </w:r>
          </w:p>
        </w:tc>
        <w:tc>
          <w:tcPr>
            <w:tcW w:w="2028" w:type="dxa"/>
          </w:tcPr>
          <w:p w14:paraId="146E8EC6"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20225105</w:t>
            </w:r>
          </w:p>
        </w:tc>
      </w:tr>
      <w:tr w:rsidR="00F5458E" w:rsidRPr="00F5458E" w14:paraId="0A05CFE3" w14:textId="77777777" w:rsidTr="001E4AE8">
        <w:tc>
          <w:tcPr>
            <w:tcW w:w="3256" w:type="dxa"/>
          </w:tcPr>
          <w:p w14:paraId="626BE3DA"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Chu Tuấn Nghĩa</w:t>
            </w:r>
          </w:p>
        </w:tc>
        <w:tc>
          <w:tcPr>
            <w:tcW w:w="2028" w:type="dxa"/>
          </w:tcPr>
          <w:p w14:paraId="601112A9"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20225056</w:t>
            </w:r>
          </w:p>
        </w:tc>
      </w:tr>
      <w:tr w:rsidR="00F5458E" w:rsidRPr="00F5458E" w14:paraId="12F7C27C" w14:textId="77777777" w:rsidTr="001E4AE8">
        <w:tc>
          <w:tcPr>
            <w:tcW w:w="3256" w:type="dxa"/>
          </w:tcPr>
          <w:p w14:paraId="1C04FFEC"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Võ Tá Tuấn</w:t>
            </w:r>
          </w:p>
        </w:tc>
        <w:tc>
          <w:tcPr>
            <w:tcW w:w="2028" w:type="dxa"/>
          </w:tcPr>
          <w:p w14:paraId="06DACD04"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20224904</w:t>
            </w:r>
          </w:p>
        </w:tc>
      </w:tr>
      <w:tr w:rsidR="00F5458E" w:rsidRPr="00F5458E" w14:paraId="7B199FEB" w14:textId="77777777" w:rsidTr="001E4AE8">
        <w:tc>
          <w:tcPr>
            <w:tcW w:w="3256" w:type="dxa"/>
          </w:tcPr>
          <w:p w14:paraId="45ECD315"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Đỗ Đình Hoàn</w:t>
            </w:r>
          </w:p>
        </w:tc>
        <w:tc>
          <w:tcPr>
            <w:tcW w:w="2028" w:type="dxa"/>
          </w:tcPr>
          <w:p w14:paraId="296AA3C6"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20224986</w:t>
            </w:r>
          </w:p>
        </w:tc>
      </w:tr>
    </w:tbl>
    <w:p w14:paraId="00F6FBD0" w14:textId="77777777" w:rsidR="001546EF" w:rsidRPr="00F5458E" w:rsidRDefault="001546EF" w:rsidP="001E4AE8">
      <w:pPr>
        <w:spacing w:before="321"/>
        <w:ind w:left="4111" w:right="-234" w:hanging="3969"/>
        <w:jc w:val="center"/>
        <w:rPr>
          <w:rFonts w:cs="Times New Roman"/>
          <w:b/>
          <w:sz w:val="26"/>
          <w:szCs w:val="26"/>
        </w:rPr>
      </w:pPr>
    </w:p>
    <w:p w14:paraId="049F353F" w14:textId="77777777" w:rsidR="002704CF" w:rsidRPr="00F5458E" w:rsidRDefault="002704CF" w:rsidP="001E4AE8">
      <w:pPr>
        <w:jc w:val="center"/>
        <w:rPr>
          <w:sz w:val="26"/>
          <w:szCs w:val="26"/>
        </w:rPr>
      </w:pPr>
    </w:p>
    <w:p w14:paraId="1FF670AC" w14:textId="77777777" w:rsidR="001546EF" w:rsidRPr="00F5458E" w:rsidRDefault="001546EF" w:rsidP="001E4AE8">
      <w:pPr>
        <w:jc w:val="center"/>
        <w:rPr>
          <w:sz w:val="26"/>
          <w:szCs w:val="26"/>
        </w:rPr>
      </w:pPr>
    </w:p>
    <w:p w14:paraId="48CB02F8" w14:textId="77777777" w:rsidR="001546EF" w:rsidRPr="00F5458E" w:rsidRDefault="001546EF" w:rsidP="001E4AE8">
      <w:pPr>
        <w:jc w:val="center"/>
        <w:rPr>
          <w:sz w:val="26"/>
          <w:szCs w:val="26"/>
        </w:rPr>
      </w:pPr>
    </w:p>
    <w:p w14:paraId="6D92982B" w14:textId="77777777" w:rsidR="001546EF" w:rsidRPr="00F5458E" w:rsidRDefault="001546EF" w:rsidP="001E4AE8">
      <w:pPr>
        <w:jc w:val="center"/>
        <w:rPr>
          <w:sz w:val="26"/>
          <w:szCs w:val="26"/>
        </w:rPr>
      </w:pPr>
    </w:p>
    <w:p w14:paraId="7B8AF578" w14:textId="77777777" w:rsidR="001546EF" w:rsidRPr="00F5458E" w:rsidRDefault="001546EF" w:rsidP="001E4AE8">
      <w:pPr>
        <w:jc w:val="center"/>
        <w:rPr>
          <w:sz w:val="26"/>
          <w:szCs w:val="26"/>
        </w:rPr>
      </w:pPr>
    </w:p>
    <w:p w14:paraId="4C12F8FB" w14:textId="77777777" w:rsidR="001546EF" w:rsidRPr="00F5458E" w:rsidRDefault="001546EF" w:rsidP="001E4AE8">
      <w:pPr>
        <w:jc w:val="center"/>
        <w:rPr>
          <w:rFonts w:cs="Times New Roman"/>
          <w:sz w:val="26"/>
          <w:szCs w:val="26"/>
        </w:rPr>
      </w:pPr>
    </w:p>
    <w:p w14:paraId="3F629B55" w14:textId="77777777" w:rsidR="001546EF" w:rsidRPr="00F5458E" w:rsidRDefault="001546EF" w:rsidP="001E4AE8">
      <w:pPr>
        <w:ind w:right="-376"/>
        <w:jc w:val="center"/>
        <w:rPr>
          <w:rFonts w:cs="Times New Roman"/>
          <w:b/>
          <w:bCs/>
          <w:sz w:val="26"/>
          <w:szCs w:val="26"/>
        </w:rPr>
      </w:pPr>
    </w:p>
    <w:p w14:paraId="461A05B3" w14:textId="5A5FFE5F" w:rsidR="0095652E" w:rsidRDefault="001546EF" w:rsidP="001E4AE8">
      <w:pPr>
        <w:ind w:right="-376"/>
        <w:jc w:val="center"/>
        <w:rPr>
          <w:rFonts w:cs="Times New Roman"/>
          <w:b/>
          <w:bCs/>
          <w:sz w:val="26"/>
          <w:szCs w:val="26"/>
        </w:rPr>
      </w:pPr>
      <w:r w:rsidRPr="00F5458E">
        <w:rPr>
          <w:rFonts w:cs="Times New Roman"/>
          <w:b/>
          <w:bCs/>
          <w:sz w:val="26"/>
          <w:szCs w:val="26"/>
        </w:rPr>
        <w:t xml:space="preserve">Hà </w:t>
      </w:r>
      <w:r w:rsidR="00F5458E">
        <w:rPr>
          <w:rFonts w:cs="Times New Roman"/>
          <w:b/>
          <w:bCs/>
          <w:sz w:val="26"/>
          <w:szCs w:val="26"/>
        </w:rPr>
        <w:t>N</w:t>
      </w:r>
      <w:r w:rsidRPr="00F5458E">
        <w:rPr>
          <w:rFonts w:cs="Times New Roman"/>
          <w:b/>
          <w:bCs/>
          <w:sz w:val="26"/>
          <w:szCs w:val="26"/>
        </w:rPr>
        <w:t>ội,</w:t>
      </w:r>
      <w:r w:rsidR="00F5458E">
        <w:rPr>
          <w:rFonts w:cs="Times New Roman"/>
          <w:b/>
          <w:bCs/>
          <w:sz w:val="26"/>
          <w:szCs w:val="26"/>
        </w:rPr>
        <w:t xml:space="preserve"> </w:t>
      </w:r>
      <w:r w:rsidR="0095652E">
        <w:rPr>
          <w:rFonts w:cs="Times New Roman"/>
          <w:b/>
          <w:bCs/>
          <w:sz w:val="26"/>
          <w:szCs w:val="26"/>
        </w:rPr>
        <w:t>tháng 6 năm 2025</w:t>
      </w:r>
    </w:p>
    <w:p w14:paraId="0E870821" w14:textId="082E5A53" w:rsidR="0095652E" w:rsidRDefault="0095652E" w:rsidP="00313356">
      <w:pPr>
        <w:rPr>
          <w:rFonts w:cs="Times New Roman"/>
          <w:b/>
          <w:bCs/>
          <w:sz w:val="26"/>
          <w:szCs w:val="26"/>
        </w:rPr>
      </w:pPr>
      <w:r>
        <w:rPr>
          <w:rFonts w:cs="Times New Roman"/>
          <w:b/>
          <w:bCs/>
          <w:sz w:val="26"/>
          <w:szCs w:val="26"/>
        </w:rPr>
        <w:br w:type="page"/>
      </w:r>
    </w:p>
    <w:p w14:paraId="1FA5D26F" w14:textId="25482DB5" w:rsidR="0095652E" w:rsidRDefault="00766070" w:rsidP="00766070">
      <w:pPr>
        <w:jc w:val="center"/>
        <w:rPr>
          <w:rFonts w:cs="Times New Roman"/>
          <w:b/>
          <w:bCs/>
          <w:sz w:val="26"/>
          <w:szCs w:val="26"/>
        </w:rPr>
      </w:pPr>
      <w:r>
        <w:rPr>
          <w:rFonts w:cs="Times New Roman"/>
          <w:b/>
          <w:bCs/>
          <w:sz w:val="26"/>
          <w:szCs w:val="26"/>
        </w:rPr>
        <w:t>PH</w:t>
      </w:r>
      <w:r w:rsidR="0095652E">
        <w:rPr>
          <w:rFonts w:cs="Times New Roman"/>
          <w:b/>
          <w:bCs/>
          <w:sz w:val="26"/>
          <w:szCs w:val="26"/>
        </w:rPr>
        <w:t>ÂN CÔNG CÔNG VIỆC</w:t>
      </w:r>
    </w:p>
    <w:p w14:paraId="0DA8995F" w14:textId="77777777" w:rsidR="0095652E" w:rsidRDefault="0095652E" w:rsidP="0095652E">
      <w:pPr>
        <w:jc w:val="center"/>
        <w:rPr>
          <w:rFonts w:cs="Times New Roman"/>
          <w:b/>
          <w:bCs/>
          <w:sz w:val="26"/>
          <w:szCs w:val="26"/>
        </w:rPr>
      </w:pPr>
    </w:p>
    <w:tbl>
      <w:tblPr>
        <w:tblStyle w:val="TableGrid"/>
        <w:tblW w:w="9395" w:type="dxa"/>
        <w:jc w:val="center"/>
        <w:tblLook w:val="04A0" w:firstRow="1" w:lastRow="0" w:firstColumn="1" w:lastColumn="0" w:noHBand="0" w:noVBand="1"/>
      </w:tblPr>
      <w:tblGrid>
        <w:gridCol w:w="708"/>
        <w:gridCol w:w="2487"/>
        <w:gridCol w:w="1256"/>
        <w:gridCol w:w="3766"/>
        <w:gridCol w:w="1178"/>
      </w:tblGrid>
      <w:tr w:rsidR="00766070" w14:paraId="3F47C956" w14:textId="363E2A25" w:rsidTr="000160EE">
        <w:trPr>
          <w:jc w:val="center"/>
        </w:trPr>
        <w:tc>
          <w:tcPr>
            <w:tcW w:w="708" w:type="dxa"/>
          </w:tcPr>
          <w:p w14:paraId="1EF07B6B" w14:textId="511DEA71" w:rsidR="00766070" w:rsidRDefault="00766070" w:rsidP="00A24C7F">
            <w:pPr>
              <w:jc w:val="center"/>
              <w:rPr>
                <w:rFonts w:cs="Times New Roman"/>
                <w:b/>
                <w:bCs/>
                <w:sz w:val="26"/>
                <w:szCs w:val="26"/>
              </w:rPr>
            </w:pPr>
            <w:r>
              <w:rPr>
                <w:rFonts w:cs="Times New Roman"/>
                <w:b/>
                <w:bCs/>
                <w:sz w:val="26"/>
                <w:szCs w:val="26"/>
              </w:rPr>
              <w:t>STT</w:t>
            </w:r>
          </w:p>
        </w:tc>
        <w:tc>
          <w:tcPr>
            <w:tcW w:w="2487" w:type="dxa"/>
          </w:tcPr>
          <w:p w14:paraId="0ABB6881" w14:textId="3654D40E" w:rsidR="00766070" w:rsidRDefault="00766070" w:rsidP="00A24C7F">
            <w:pPr>
              <w:jc w:val="center"/>
              <w:rPr>
                <w:rFonts w:cs="Times New Roman"/>
                <w:b/>
                <w:bCs/>
                <w:sz w:val="26"/>
                <w:szCs w:val="26"/>
              </w:rPr>
            </w:pPr>
            <w:r>
              <w:rPr>
                <w:rFonts w:cs="Times New Roman"/>
                <w:b/>
                <w:bCs/>
                <w:sz w:val="26"/>
                <w:szCs w:val="26"/>
              </w:rPr>
              <w:t>Họ và Tên</w:t>
            </w:r>
          </w:p>
        </w:tc>
        <w:tc>
          <w:tcPr>
            <w:tcW w:w="1256" w:type="dxa"/>
          </w:tcPr>
          <w:p w14:paraId="52A4CBEB" w14:textId="54AECDF8" w:rsidR="00766070" w:rsidRDefault="00766070" w:rsidP="00A24C7F">
            <w:pPr>
              <w:jc w:val="center"/>
              <w:rPr>
                <w:rFonts w:cs="Times New Roman"/>
                <w:b/>
                <w:bCs/>
                <w:sz w:val="26"/>
                <w:szCs w:val="26"/>
              </w:rPr>
            </w:pPr>
            <w:r>
              <w:rPr>
                <w:rFonts w:cs="Times New Roman"/>
                <w:b/>
                <w:bCs/>
                <w:sz w:val="26"/>
                <w:szCs w:val="26"/>
              </w:rPr>
              <w:t>MSSV</w:t>
            </w:r>
          </w:p>
        </w:tc>
        <w:tc>
          <w:tcPr>
            <w:tcW w:w="3766" w:type="dxa"/>
          </w:tcPr>
          <w:p w14:paraId="172FD2E9" w14:textId="14C1F7C7" w:rsidR="00766070" w:rsidRDefault="00766070" w:rsidP="00A24C7F">
            <w:pPr>
              <w:jc w:val="center"/>
              <w:rPr>
                <w:rFonts w:cs="Times New Roman"/>
                <w:b/>
                <w:bCs/>
                <w:sz w:val="26"/>
                <w:szCs w:val="26"/>
              </w:rPr>
            </w:pPr>
            <w:r>
              <w:rPr>
                <w:rFonts w:cs="Times New Roman"/>
                <w:b/>
                <w:bCs/>
                <w:sz w:val="26"/>
                <w:szCs w:val="26"/>
              </w:rPr>
              <w:t>Nhiệm vụ</w:t>
            </w:r>
          </w:p>
        </w:tc>
        <w:tc>
          <w:tcPr>
            <w:tcW w:w="1178" w:type="dxa"/>
          </w:tcPr>
          <w:p w14:paraId="09E3AFD3" w14:textId="5EE66BE9" w:rsidR="00766070" w:rsidRDefault="00766070" w:rsidP="00A24C7F">
            <w:pPr>
              <w:jc w:val="center"/>
              <w:rPr>
                <w:rFonts w:cs="Times New Roman"/>
                <w:b/>
                <w:bCs/>
                <w:sz w:val="26"/>
                <w:szCs w:val="26"/>
              </w:rPr>
            </w:pPr>
            <w:r>
              <w:rPr>
                <w:rFonts w:cs="Times New Roman"/>
                <w:b/>
                <w:bCs/>
                <w:sz w:val="26"/>
                <w:szCs w:val="26"/>
              </w:rPr>
              <w:t>Điểm dánh giá</w:t>
            </w:r>
          </w:p>
        </w:tc>
      </w:tr>
      <w:tr w:rsidR="00766070" w14:paraId="112D6AE4" w14:textId="1AA37733" w:rsidTr="000160EE">
        <w:trPr>
          <w:jc w:val="center"/>
        </w:trPr>
        <w:tc>
          <w:tcPr>
            <w:tcW w:w="708" w:type="dxa"/>
          </w:tcPr>
          <w:p w14:paraId="4003C3F4" w14:textId="07AB52A5" w:rsidR="00766070" w:rsidRPr="00A24C7F" w:rsidRDefault="00766070" w:rsidP="00A24C7F">
            <w:pPr>
              <w:jc w:val="center"/>
              <w:rPr>
                <w:rFonts w:cs="Times New Roman"/>
                <w:sz w:val="26"/>
                <w:szCs w:val="26"/>
              </w:rPr>
            </w:pPr>
            <w:r w:rsidRPr="00A24C7F">
              <w:rPr>
                <w:rFonts w:cs="Times New Roman"/>
                <w:sz w:val="26"/>
                <w:szCs w:val="26"/>
              </w:rPr>
              <w:t>1</w:t>
            </w:r>
          </w:p>
        </w:tc>
        <w:tc>
          <w:tcPr>
            <w:tcW w:w="2487" w:type="dxa"/>
          </w:tcPr>
          <w:p w14:paraId="4237148A" w14:textId="77777777" w:rsidR="00766070" w:rsidRPr="00A24C7F" w:rsidRDefault="00766070" w:rsidP="00A24C7F">
            <w:pPr>
              <w:jc w:val="center"/>
              <w:rPr>
                <w:rFonts w:cs="Times New Roman"/>
                <w:sz w:val="26"/>
                <w:szCs w:val="26"/>
              </w:rPr>
            </w:pPr>
            <w:r w:rsidRPr="00A24C7F">
              <w:rPr>
                <w:rFonts w:cs="Times New Roman"/>
                <w:sz w:val="26"/>
                <w:szCs w:val="26"/>
              </w:rPr>
              <w:t>Dương Vũ Hoàng</w:t>
            </w:r>
          </w:p>
          <w:p w14:paraId="6B814E11" w14:textId="28CA7D09" w:rsidR="00766070" w:rsidRPr="00A24C7F" w:rsidRDefault="00766070" w:rsidP="00A24C7F">
            <w:pPr>
              <w:jc w:val="center"/>
              <w:rPr>
                <w:rFonts w:cs="Times New Roman"/>
                <w:sz w:val="26"/>
                <w:szCs w:val="26"/>
              </w:rPr>
            </w:pPr>
            <w:r w:rsidRPr="00A24C7F">
              <w:rPr>
                <w:rFonts w:cs="Times New Roman"/>
                <w:sz w:val="26"/>
                <w:szCs w:val="26"/>
              </w:rPr>
              <w:t>(Nhóm trưởng)</w:t>
            </w:r>
          </w:p>
        </w:tc>
        <w:tc>
          <w:tcPr>
            <w:tcW w:w="1256" w:type="dxa"/>
          </w:tcPr>
          <w:p w14:paraId="5A9CC7A1" w14:textId="17A0E355" w:rsidR="00766070" w:rsidRPr="00A24C7F" w:rsidRDefault="00766070" w:rsidP="00A24C7F">
            <w:pPr>
              <w:jc w:val="center"/>
              <w:rPr>
                <w:rFonts w:cs="Times New Roman"/>
                <w:sz w:val="26"/>
                <w:szCs w:val="26"/>
              </w:rPr>
            </w:pPr>
            <w:r>
              <w:rPr>
                <w:rFonts w:cs="Times New Roman"/>
                <w:sz w:val="26"/>
                <w:szCs w:val="26"/>
              </w:rPr>
              <w:t>20224987</w:t>
            </w:r>
          </w:p>
        </w:tc>
        <w:tc>
          <w:tcPr>
            <w:tcW w:w="3766" w:type="dxa"/>
          </w:tcPr>
          <w:p w14:paraId="4BA3433B" w14:textId="77777777" w:rsidR="00766070" w:rsidRPr="00A24C7F" w:rsidRDefault="00766070" w:rsidP="00A24C7F">
            <w:pPr>
              <w:jc w:val="center"/>
              <w:rPr>
                <w:rFonts w:cs="Times New Roman"/>
                <w:sz w:val="26"/>
                <w:szCs w:val="26"/>
              </w:rPr>
            </w:pPr>
          </w:p>
        </w:tc>
        <w:tc>
          <w:tcPr>
            <w:tcW w:w="1178" w:type="dxa"/>
          </w:tcPr>
          <w:p w14:paraId="0C20A07E" w14:textId="77777777" w:rsidR="00766070" w:rsidRPr="00A24C7F" w:rsidRDefault="00766070" w:rsidP="00A24C7F">
            <w:pPr>
              <w:jc w:val="center"/>
              <w:rPr>
                <w:rFonts w:cs="Times New Roman"/>
                <w:sz w:val="26"/>
                <w:szCs w:val="26"/>
              </w:rPr>
            </w:pPr>
          </w:p>
        </w:tc>
      </w:tr>
      <w:tr w:rsidR="00766070" w14:paraId="5E431BE9" w14:textId="0D24471F" w:rsidTr="000160EE">
        <w:trPr>
          <w:jc w:val="center"/>
        </w:trPr>
        <w:tc>
          <w:tcPr>
            <w:tcW w:w="708" w:type="dxa"/>
          </w:tcPr>
          <w:p w14:paraId="166A7091" w14:textId="528E42BB" w:rsidR="00766070" w:rsidRPr="00A24C7F" w:rsidRDefault="00766070" w:rsidP="00A24C7F">
            <w:pPr>
              <w:jc w:val="center"/>
              <w:rPr>
                <w:rFonts w:cs="Times New Roman"/>
                <w:sz w:val="26"/>
                <w:szCs w:val="26"/>
              </w:rPr>
            </w:pPr>
            <w:r w:rsidRPr="00A24C7F">
              <w:rPr>
                <w:rFonts w:cs="Times New Roman"/>
                <w:sz w:val="26"/>
                <w:szCs w:val="26"/>
              </w:rPr>
              <w:t>2</w:t>
            </w:r>
          </w:p>
        </w:tc>
        <w:tc>
          <w:tcPr>
            <w:tcW w:w="2487" w:type="dxa"/>
          </w:tcPr>
          <w:p w14:paraId="0C6D25F3" w14:textId="4EED3C93" w:rsidR="00766070" w:rsidRPr="00A24C7F" w:rsidRDefault="00766070" w:rsidP="00A24C7F">
            <w:pPr>
              <w:jc w:val="center"/>
              <w:rPr>
                <w:rFonts w:cs="Times New Roman"/>
                <w:sz w:val="26"/>
                <w:szCs w:val="26"/>
              </w:rPr>
            </w:pPr>
            <w:r w:rsidRPr="00A24C7F">
              <w:rPr>
                <w:rFonts w:cs="Times New Roman"/>
                <w:sz w:val="26"/>
                <w:szCs w:val="26"/>
              </w:rPr>
              <w:t>Nguyễn Thành Trung</w:t>
            </w:r>
          </w:p>
        </w:tc>
        <w:tc>
          <w:tcPr>
            <w:tcW w:w="1256" w:type="dxa"/>
          </w:tcPr>
          <w:p w14:paraId="52558264" w14:textId="7FB0D794" w:rsidR="00766070" w:rsidRPr="00A24C7F" w:rsidRDefault="00766070" w:rsidP="00A24C7F">
            <w:pPr>
              <w:jc w:val="center"/>
              <w:rPr>
                <w:rFonts w:cs="Times New Roman"/>
                <w:sz w:val="26"/>
                <w:szCs w:val="26"/>
              </w:rPr>
            </w:pPr>
            <w:r>
              <w:rPr>
                <w:rFonts w:cs="Times New Roman"/>
                <w:sz w:val="26"/>
                <w:szCs w:val="26"/>
              </w:rPr>
              <w:t>20225105</w:t>
            </w:r>
          </w:p>
        </w:tc>
        <w:tc>
          <w:tcPr>
            <w:tcW w:w="3766" w:type="dxa"/>
          </w:tcPr>
          <w:p w14:paraId="35780920" w14:textId="77777777" w:rsidR="00766070" w:rsidRPr="00A24C7F" w:rsidRDefault="00766070" w:rsidP="00A24C7F">
            <w:pPr>
              <w:jc w:val="center"/>
              <w:rPr>
                <w:rFonts w:cs="Times New Roman"/>
                <w:sz w:val="26"/>
                <w:szCs w:val="26"/>
              </w:rPr>
            </w:pPr>
          </w:p>
        </w:tc>
        <w:tc>
          <w:tcPr>
            <w:tcW w:w="1178" w:type="dxa"/>
          </w:tcPr>
          <w:p w14:paraId="43C927EF" w14:textId="77777777" w:rsidR="00766070" w:rsidRPr="00A24C7F" w:rsidRDefault="00766070" w:rsidP="00A24C7F">
            <w:pPr>
              <w:jc w:val="center"/>
              <w:rPr>
                <w:rFonts w:cs="Times New Roman"/>
                <w:sz w:val="26"/>
                <w:szCs w:val="26"/>
              </w:rPr>
            </w:pPr>
          </w:p>
        </w:tc>
      </w:tr>
      <w:tr w:rsidR="00766070" w14:paraId="3E07D679" w14:textId="567F21A5" w:rsidTr="000160EE">
        <w:trPr>
          <w:jc w:val="center"/>
        </w:trPr>
        <w:tc>
          <w:tcPr>
            <w:tcW w:w="708" w:type="dxa"/>
          </w:tcPr>
          <w:p w14:paraId="4F92B161" w14:textId="36A2E204" w:rsidR="00766070" w:rsidRPr="00A24C7F" w:rsidRDefault="00766070" w:rsidP="00A24C7F">
            <w:pPr>
              <w:jc w:val="center"/>
              <w:rPr>
                <w:rFonts w:cs="Times New Roman"/>
                <w:sz w:val="26"/>
                <w:szCs w:val="26"/>
              </w:rPr>
            </w:pPr>
            <w:r w:rsidRPr="00A24C7F">
              <w:rPr>
                <w:rFonts w:cs="Times New Roman"/>
                <w:sz w:val="26"/>
                <w:szCs w:val="26"/>
              </w:rPr>
              <w:t>3</w:t>
            </w:r>
          </w:p>
        </w:tc>
        <w:tc>
          <w:tcPr>
            <w:tcW w:w="2487" w:type="dxa"/>
          </w:tcPr>
          <w:p w14:paraId="49ABBA1E" w14:textId="7ED8242A" w:rsidR="00766070" w:rsidRPr="00A24C7F" w:rsidRDefault="00766070" w:rsidP="00A24C7F">
            <w:pPr>
              <w:jc w:val="center"/>
              <w:rPr>
                <w:rFonts w:cs="Times New Roman"/>
                <w:sz w:val="26"/>
                <w:szCs w:val="26"/>
              </w:rPr>
            </w:pPr>
            <w:r w:rsidRPr="00A24C7F">
              <w:rPr>
                <w:rFonts w:cs="Times New Roman"/>
                <w:sz w:val="26"/>
                <w:szCs w:val="26"/>
              </w:rPr>
              <w:t>Chu Tuấn Nghĩa</w:t>
            </w:r>
          </w:p>
        </w:tc>
        <w:tc>
          <w:tcPr>
            <w:tcW w:w="1256" w:type="dxa"/>
          </w:tcPr>
          <w:p w14:paraId="5C0FEF9B" w14:textId="4E1DE50B" w:rsidR="00766070" w:rsidRPr="00A24C7F" w:rsidRDefault="00766070" w:rsidP="00A24C7F">
            <w:pPr>
              <w:jc w:val="center"/>
              <w:rPr>
                <w:rFonts w:cs="Times New Roman"/>
                <w:sz w:val="26"/>
                <w:szCs w:val="26"/>
              </w:rPr>
            </w:pPr>
            <w:r>
              <w:rPr>
                <w:rFonts w:cs="Times New Roman"/>
                <w:sz w:val="26"/>
                <w:szCs w:val="26"/>
              </w:rPr>
              <w:t>20225056</w:t>
            </w:r>
          </w:p>
        </w:tc>
        <w:tc>
          <w:tcPr>
            <w:tcW w:w="3766" w:type="dxa"/>
          </w:tcPr>
          <w:p w14:paraId="6A67FDEC" w14:textId="77777777" w:rsidR="00766070" w:rsidRPr="00A24C7F" w:rsidRDefault="00766070" w:rsidP="00A24C7F">
            <w:pPr>
              <w:jc w:val="center"/>
              <w:rPr>
                <w:rFonts w:cs="Times New Roman"/>
                <w:sz w:val="26"/>
                <w:szCs w:val="26"/>
              </w:rPr>
            </w:pPr>
          </w:p>
        </w:tc>
        <w:tc>
          <w:tcPr>
            <w:tcW w:w="1178" w:type="dxa"/>
          </w:tcPr>
          <w:p w14:paraId="663AA3A9" w14:textId="77777777" w:rsidR="00766070" w:rsidRPr="00A24C7F" w:rsidRDefault="00766070" w:rsidP="00A24C7F">
            <w:pPr>
              <w:jc w:val="center"/>
              <w:rPr>
                <w:rFonts w:cs="Times New Roman"/>
                <w:sz w:val="26"/>
                <w:szCs w:val="26"/>
              </w:rPr>
            </w:pPr>
          </w:p>
        </w:tc>
      </w:tr>
      <w:tr w:rsidR="00766070" w14:paraId="68F215DD" w14:textId="0A6542AF" w:rsidTr="000160EE">
        <w:trPr>
          <w:jc w:val="center"/>
        </w:trPr>
        <w:tc>
          <w:tcPr>
            <w:tcW w:w="708" w:type="dxa"/>
          </w:tcPr>
          <w:p w14:paraId="4DBBACFC" w14:textId="21C58461" w:rsidR="00766070" w:rsidRPr="00A24C7F" w:rsidRDefault="00766070" w:rsidP="00A24C7F">
            <w:pPr>
              <w:jc w:val="center"/>
              <w:rPr>
                <w:rFonts w:cs="Times New Roman"/>
                <w:sz w:val="26"/>
                <w:szCs w:val="26"/>
              </w:rPr>
            </w:pPr>
            <w:r w:rsidRPr="00A24C7F">
              <w:rPr>
                <w:rFonts w:cs="Times New Roman"/>
                <w:sz w:val="26"/>
                <w:szCs w:val="26"/>
              </w:rPr>
              <w:t>4</w:t>
            </w:r>
          </w:p>
        </w:tc>
        <w:tc>
          <w:tcPr>
            <w:tcW w:w="2487" w:type="dxa"/>
          </w:tcPr>
          <w:p w14:paraId="33E80EE6" w14:textId="675B5A01" w:rsidR="00766070" w:rsidRPr="00A24C7F" w:rsidRDefault="00766070" w:rsidP="00A24C7F">
            <w:pPr>
              <w:jc w:val="center"/>
              <w:rPr>
                <w:rFonts w:cs="Times New Roman"/>
                <w:sz w:val="26"/>
                <w:szCs w:val="26"/>
              </w:rPr>
            </w:pPr>
            <w:r w:rsidRPr="00A24C7F">
              <w:rPr>
                <w:rFonts w:cs="Times New Roman"/>
                <w:sz w:val="26"/>
                <w:szCs w:val="26"/>
              </w:rPr>
              <w:t>Võ Tá Tuấn</w:t>
            </w:r>
          </w:p>
        </w:tc>
        <w:tc>
          <w:tcPr>
            <w:tcW w:w="1256" w:type="dxa"/>
          </w:tcPr>
          <w:p w14:paraId="68904EBD" w14:textId="5BA0D518" w:rsidR="00766070" w:rsidRPr="00A24C7F" w:rsidRDefault="00766070" w:rsidP="00A24C7F">
            <w:pPr>
              <w:jc w:val="center"/>
              <w:rPr>
                <w:rFonts w:cs="Times New Roman"/>
                <w:sz w:val="26"/>
                <w:szCs w:val="26"/>
              </w:rPr>
            </w:pPr>
            <w:r>
              <w:rPr>
                <w:rFonts w:cs="Times New Roman"/>
                <w:sz w:val="26"/>
                <w:szCs w:val="26"/>
              </w:rPr>
              <w:t>20224904</w:t>
            </w:r>
          </w:p>
        </w:tc>
        <w:tc>
          <w:tcPr>
            <w:tcW w:w="3766" w:type="dxa"/>
          </w:tcPr>
          <w:p w14:paraId="0329A9EA" w14:textId="77777777" w:rsidR="00766070" w:rsidRPr="00A24C7F" w:rsidRDefault="00766070" w:rsidP="00A24C7F">
            <w:pPr>
              <w:jc w:val="center"/>
              <w:rPr>
                <w:rFonts w:cs="Times New Roman"/>
                <w:sz w:val="26"/>
                <w:szCs w:val="26"/>
              </w:rPr>
            </w:pPr>
          </w:p>
        </w:tc>
        <w:tc>
          <w:tcPr>
            <w:tcW w:w="1178" w:type="dxa"/>
          </w:tcPr>
          <w:p w14:paraId="69BBDAD6" w14:textId="77777777" w:rsidR="00766070" w:rsidRPr="00A24C7F" w:rsidRDefault="00766070" w:rsidP="00A24C7F">
            <w:pPr>
              <w:jc w:val="center"/>
              <w:rPr>
                <w:rFonts w:cs="Times New Roman"/>
                <w:sz w:val="26"/>
                <w:szCs w:val="26"/>
              </w:rPr>
            </w:pPr>
          </w:p>
        </w:tc>
      </w:tr>
      <w:tr w:rsidR="00766070" w14:paraId="3149FC9A" w14:textId="257AD5CE" w:rsidTr="000160EE">
        <w:trPr>
          <w:jc w:val="center"/>
        </w:trPr>
        <w:tc>
          <w:tcPr>
            <w:tcW w:w="708" w:type="dxa"/>
          </w:tcPr>
          <w:p w14:paraId="2A3DA9C3" w14:textId="3174374F" w:rsidR="00766070" w:rsidRPr="00A24C7F" w:rsidRDefault="00766070" w:rsidP="00A24C7F">
            <w:pPr>
              <w:jc w:val="center"/>
              <w:rPr>
                <w:rFonts w:cs="Times New Roman"/>
                <w:sz w:val="26"/>
                <w:szCs w:val="26"/>
              </w:rPr>
            </w:pPr>
            <w:r w:rsidRPr="00A24C7F">
              <w:rPr>
                <w:rFonts w:cs="Times New Roman"/>
                <w:sz w:val="26"/>
                <w:szCs w:val="26"/>
              </w:rPr>
              <w:t>5</w:t>
            </w:r>
          </w:p>
        </w:tc>
        <w:tc>
          <w:tcPr>
            <w:tcW w:w="2487" w:type="dxa"/>
          </w:tcPr>
          <w:p w14:paraId="1AA65597" w14:textId="3C96FBF0" w:rsidR="00766070" w:rsidRPr="00A24C7F" w:rsidRDefault="00766070" w:rsidP="00A24C7F">
            <w:pPr>
              <w:jc w:val="center"/>
              <w:rPr>
                <w:rFonts w:cs="Times New Roman"/>
                <w:sz w:val="26"/>
                <w:szCs w:val="26"/>
              </w:rPr>
            </w:pPr>
            <w:r w:rsidRPr="00A24C7F">
              <w:rPr>
                <w:rFonts w:cs="Times New Roman"/>
                <w:sz w:val="26"/>
                <w:szCs w:val="26"/>
              </w:rPr>
              <w:t>Đỗ Đình Hoàn</w:t>
            </w:r>
          </w:p>
        </w:tc>
        <w:tc>
          <w:tcPr>
            <w:tcW w:w="1256" w:type="dxa"/>
          </w:tcPr>
          <w:p w14:paraId="7A2E3AB9" w14:textId="7DD76920" w:rsidR="00766070" w:rsidRPr="00A24C7F" w:rsidRDefault="00766070" w:rsidP="00A24C7F">
            <w:pPr>
              <w:jc w:val="center"/>
              <w:rPr>
                <w:rFonts w:cs="Times New Roman"/>
                <w:sz w:val="26"/>
                <w:szCs w:val="26"/>
              </w:rPr>
            </w:pPr>
            <w:r>
              <w:rPr>
                <w:rFonts w:cs="Times New Roman"/>
                <w:sz w:val="26"/>
                <w:szCs w:val="26"/>
              </w:rPr>
              <w:t>20224986</w:t>
            </w:r>
          </w:p>
        </w:tc>
        <w:tc>
          <w:tcPr>
            <w:tcW w:w="3766" w:type="dxa"/>
          </w:tcPr>
          <w:p w14:paraId="5A8FC63D" w14:textId="77777777" w:rsidR="00766070" w:rsidRPr="00A24C7F" w:rsidRDefault="00766070" w:rsidP="00A24C7F">
            <w:pPr>
              <w:jc w:val="center"/>
              <w:rPr>
                <w:rFonts w:cs="Times New Roman"/>
                <w:sz w:val="26"/>
                <w:szCs w:val="26"/>
              </w:rPr>
            </w:pPr>
          </w:p>
        </w:tc>
        <w:tc>
          <w:tcPr>
            <w:tcW w:w="1178" w:type="dxa"/>
          </w:tcPr>
          <w:p w14:paraId="74690A2A" w14:textId="77777777" w:rsidR="00766070" w:rsidRPr="00A24C7F" w:rsidRDefault="00766070" w:rsidP="00A24C7F">
            <w:pPr>
              <w:jc w:val="center"/>
              <w:rPr>
                <w:rFonts w:cs="Times New Roman"/>
                <w:sz w:val="26"/>
                <w:szCs w:val="26"/>
              </w:rPr>
            </w:pPr>
          </w:p>
        </w:tc>
      </w:tr>
    </w:tbl>
    <w:p w14:paraId="4EB35999" w14:textId="77777777" w:rsidR="0095652E" w:rsidRDefault="0095652E" w:rsidP="0095652E">
      <w:pPr>
        <w:jc w:val="center"/>
        <w:rPr>
          <w:rFonts w:cs="Times New Roman"/>
          <w:b/>
          <w:bCs/>
          <w:sz w:val="26"/>
          <w:szCs w:val="26"/>
        </w:rPr>
      </w:pPr>
    </w:p>
    <w:p w14:paraId="03E31F12" w14:textId="77777777" w:rsidR="00A24C7F" w:rsidRDefault="00A24C7F" w:rsidP="0095652E">
      <w:pPr>
        <w:jc w:val="center"/>
        <w:rPr>
          <w:rFonts w:cs="Times New Roman"/>
          <w:b/>
          <w:bCs/>
          <w:sz w:val="26"/>
          <w:szCs w:val="26"/>
        </w:rPr>
      </w:pPr>
    </w:p>
    <w:p w14:paraId="16222311" w14:textId="77777777" w:rsidR="00A24C7F" w:rsidRDefault="00A24C7F" w:rsidP="0095652E">
      <w:pPr>
        <w:jc w:val="center"/>
        <w:rPr>
          <w:rFonts w:cs="Times New Roman"/>
          <w:b/>
          <w:bCs/>
          <w:sz w:val="26"/>
          <w:szCs w:val="26"/>
        </w:rPr>
      </w:pPr>
    </w:p>
    <w:p w14:paraId="657A4D28" w14:textId="77777777" w:rsidR="00A24C7F" w:rsidRDefault="00A24C7F" w:rsidP="0095652E">
      <w:pPr>
        <w:jc w:val="center"/>
        <w:rPr>
          <w:rFonts w:cs="Times New Roman"/>
          <w:b/>
          <w:bCs/>
          <w:sz w:val="26"/>
          <w:szCs w:val="26"/>
        </w:rPr>
      </w:pPr>
    </w:p>
    <w:p w14:paraId="29F6C343" w14:textId="77777777" w:rsidR="00A24C7F" w:rsidRDefault="00A24C7F" w:rsidP="0095652E">
      <w:pPr>
        <w:jc w:val="center"/>
        <w:rPr>
          <w:rFonts w:cs="Times New Roman"/>
          <w:b/>
          <w:bCs/>
          <w:sz w:val="26"/>
          <w:szCs w:val="26"/>
        </w:rPr>
      </w:pPr>
    </w:p>
    <w:p w14:paraId="70DC7FF7" w14:textId="77777777" w:rsidR="00A24C7F" w:rsidRDefault="00A24C7F" w:rsidP="0095652E">
      <w:pPr>
        <w:jc w:val="center"/>
        <w:rPr>
          <w:rFonts w:cs="Times New Roman"/>
          <w:b/>
          <w:bCs/>
          <w:sz w:val="26"/>
          <w:szCs w:val="26"/>
        </w:rPr>
      </w:pPr>
    </w:p>
    <w:p w14:paraId="0EB0C798" w14:textId="77777777" w:rsidR="00A24C7F" w:rsidRDefault="00A24C7F" w:rsidP="0095652E">
      <w:pPr>
        <w:jc w:val="center"/>
        <w:rPr>
          <w:rFonts w:cs="Times New Roman"/>
          <w:b/>
          <w:bCs/>
          <w:sz w:val="26"/>
          <w:szCs w:val="26"/>
        </w:rPr>
      </w:pPr>
    </w:p>
    <w:p w14:paraId="418A5C11" w14:textId="77777777" w:rsidR="00A24C7F" w:rsidRDefault="00A24C7F" w:rsidP="0095652E">
      <w:pPr>
        <w:jc w:val="center"/>
        <w:rPr>
          <w:rFonts w:cs="Times New Roman"/>
          <w:b/>
          <w:bCs/>
          <w:sz w:val="26"/>
          <w:szCs w:val="26"/>
        </w:rPr>
      </w:pPr>
    </w:p>
    <w:p w14:paraId="783DD649" w14:textId="77777777" w:rsidR="00A24C7F" w:rsidRDefault="00A24C7F" w:rsidP="0095652E">
      <w:pPr>
        <w:jc w:val="center"/>
        <w:rPr>
          <w:rFonts w:cs="Times New Roman"/>
          <w:b/>
          <w:bCs/>
          <w:sz w:val="26"/>
          <w:szCs w:val="26"/>
        </w:rPr>
      </w:pPr>
    </w:p>
    <w:p w14:paraId="39C683CD" w14:textId="77777777" w:rsidR="00A24C7F" w:rsidRDefault="00A24C7F" w:rsidP="0095652E">
      <w:pPr>
        <w:jc w:val="center"/>
        <w:rPr>
          <w:rFonts w:cs="Times New Roman"/>
          <w:b/>
          <w:bCs/>
          <w:sz w:val="26"/>
          <w:szCs w:val="26"/>
        </w:rPr>
      </w:pPr>
    </w:p>
    <w:p w14:paraId="17809284" w14:textId="77777777" w:rsidR="00A24C7F" w:rsidRDefault="00A24C7F" w:rsidP="0095652E">
      <w:pPr>
        <w:jc w:val="center"/>
        <w:rPr>
          <w:rFonts w:cs="Times New Roman"/>
          <w:b/>
          <w:bCs/>
          <w:sz w:val="26"/>
          <w:szCs w:val="26"/>
        </w:rPr>
      </w:pPr>
    </w:p>
    <w:p w14:paraId="1918F9E8" w14:textId="77777777" w:rsidR="00A24C7F" w:rsidRDefault="00A24C7F" w:rsidP="0095652E">
      <w:pPr>
        <w:jc w:val="center"/>
        <w:rPr>
          <w:rFonts w:cs="Times New Roman"/>
          <w:b/>
          <w:bCs/>
          <w:sz w:val="26"/>
          <w:szCs w:val="26"/>
        </w:rPr>
      </w:pPr>
    </w:p>
    <w:p w14:paraId="7545C055" w14:textId="77777777" w:rsidR="00A24C7F" w:rsidRDefault="00A24C7F" w:rsidP="0095652E">
      <w:pPr>
        <w:jc w:val="center"/>
        <w:rPr>
          <w:rFonts w:cs="Times New Roman"/>
          <w:b/>
          <w:bCs/>
          <w:sz w:val="26"/>
          <w:szCs w:val="26"/>
        </w:rPr>
      </w:pPr>
    </w:p>
    <w:p w14:paraId="15777D59" w14:textId="77777777" w:rsidR="00A24C7F" w:rsidRDefault="00A24C7F" w:rsidP="0095652E">
      <w:pPr>
        <w:jc w:val="center"/>
        <w:rPr>
          <w:rFonts w:cs="Times New Roman"/>
          <w:b/>
          <w:bCs/>
          <w:sz w:val="26"/>
          <w:szCs w:val="26"/>
        </w:rPr>
      </w:pPr>
    </w:p>
    <w:p w14:paraId="2767517C" w14:textId="77777777" w:rsidR="00A24C7F" w:rsidRDefault="00A24C7F" w:rsidP="0095652E">
      <w:pPr>
        <w:jc w:val="center"/>
        <w:rPr>
          <w:rFonts w:cs="Times New Roman"/>
          <w:b/>
          <w:bCs/>
          <w:sz w:val="26"/>
          <w:szCs w:val="26"/>
        </w:rPr>
      </w:pPr>
    </w:p>
    <w:p w14:paraId="414779C6" w14:textId="77777777" w:rsidR="00A24C7F" w:rsidRDefault="00A24C7F" w:rsidP="0095652E">
      <w:pPr>
        <w:jc w:val="center"/>
        <w:rPr>
          <w:rFonts w:cs="Times New Roman"/>
          <w:b/>
          <w:bCs/>
          <w:sz w:val="26"/>
          <w:szCs w:val="26"/>
        </w:rPr>
      </w:pPr>
    </w:p>
    <w:p w14:paraId="14215C83" w14:textId="77777777" w:rsidR="00A24C7F" w:rsidRDefault="00A24C7F" w:rsidP="0095652E">
      <w:pPr>
        <w:jc w:val="center"/>
        <w:rPr>
          <w:rFonts w:cs="Times New Roman"/>
          <w:b/>
          <w:bCs/>
          <w:sz w:val="26"/>
          <w:szCs w:val="26"/>
        </w:rPr>
      </w:pPr>
    </w:p>
    <w:p w14:paraId="5583BB1B" w14:textId="77777777" w:rsidR="00A24C7F" w:rsidRDefault="00A24C7F" w:rsidP="0095652E">
      <w:pPr>
        <w:jc w:val="center"/>
        <w:rPr>
          <w:rFonts w:cs="Times New Roman"/>
          <w:b/>
          <w:bCs/>
          <w:sz w:val="26"/>
          <w:szCs w:val="26"/>
        </w:rPr>
      </w:pPr>
    </w:p>
    <w:p w14:paraId="5DEEA886" w14:textId="77777777" w:rsidR="00A24C7F" w:rsidRDefault="00A24C7F" w:rsidP="0095652E">
      <w:pPr>
        <w:jc w:val="center"/>
        <w:rPr>
          <w:rFonts w:cs="Times New Roman"/>
          <w:b/>
          <w:bCs/>
          <w:sz w:val="26"/>
          <w:szCs w:val="26"/>
        </w:rPr>
      </w:pPr>
    </w:p>
    <w:p w14:paraId="78055CDB" w14:textId="418636E7" w:rsidR="00020D83" w:rsidRDefault="00020D83" w:rsidP="00766563">
      <w:pPr>
        <w:pStyle w:val="TOCHeading"/>
      </w:pPr>
    </w:p>
    <w:p w14:paraId="05433AC4" w14:textId="77777777" w:rsidR="00E81A41" w:rsidRDefault="00E81A41" w:rsidP="00A24C7F">
      <w:pPr>
        <w:rPr>
          <w:rFonts w:cs="Times New Roman"/>
          <w:b/>
          <w:bCs/>
          <w:sz w:val="26"/>
          <w:szCs w:val="26"/>
        </w:rPr>
      </w:pPr>
    </w:p>
    <w:p w14:paraId="0B010871" w14:textId="0E88E743" w:rsidR="00103815" w:rsidRDefault="00103815" w:rsidP="00451FE9">
      <w:pPr>
        <w:pStyle w:val="Heading1"/>
      </w:pPr>
      <w:r>
        <w:t>I. Giới thiệu chung</w:t>
      </w:r>
    </w:p>
    <w:p w14:paraId="52907D46" w14:textId="22F2D577" w:rsidR="00766563" w:rsidRDefault="00766563" w:rsidP="00451FE9">
      <w:pPr>
        <w:pStyle w:val="Heading2"/>
      </w:pPr>
      <w:r>
        <w:t>1. Lý do chọn đề tài</w:t>
      </w:r>
    </w:p>
    <w:p w14:paraId="47DE7A21" w14:textId="2D56610E" w:rsidR="58303E77" w:rsidRDefault="58303E77" w:rsidP="68F65BEF">
      <w:pPr>
        <w:rPr>
          <w:rFonts w:eastAsia="Aptos"/>
          <w:szCs w:val="28"/>
        </w:rPr>
      </w:pPr>
      <w:r w:rsidRPr="68F65BEF">
        <w:rPr>
          <w:rFonts w:eastAsia="Aptos"/>
          <w:szCs w:val="28"/>
        </w:rPr>
        <w:t>Trong bối cảnh ngành công nghiệp giải trí ngày càng phát triển mạnh mẽ, đặc biệt là lĩnh vực điện ảnh, nhu cầu trải nghiệm xem phim tại rạp của khán giả không ngừng tăng cao. Các rạp chiếu phim hiện đại không chỉ đơn thuần là nơi trình chiếu các tác phẩm điện ảnh mà còn là một tổ hợp dịch vụ phức tạp, đòi hỏi quy trình vận hành và quản lý chuyên nghiệp, hiệu quả.</w:t>
      </w:r>
    </w:p>
    <w:p w14:paraId="5AC711C5" w14:textId="32768D87" w:rsidR="58303E77" w:rsidRDefault="58303E77" w:rsidP="68F65BEF">
      <w:pPr>
        <w:rPr>
          <w:rFonts w:eastAsia="Aptos"/>
          <w:szCs w:val="28"/>
        </w:rPr>
      </w:pPr>
      <w:r w:rsidRPr="68F65BEF">
        <w:rPr>
          <w:rFonts w:eastAsia="Aptos"/>
          <w:szCs w:val="28"/>
        </w:rPr>
        <w:t>Hiện nay, nhiều rạp chiếu phim, đặc biệt là các rạp có quy mô vừa và nhỏ, vẫn có thể đang vận hành dựa trên các quy trình thủ công hoặc các phần mềm quản lý rời rạc, chưa được tối ưu hóa. Điều này dẫn đến nhiều bất cập như:</w:t>
      </w:r>
    </w:p>
    <w:p w14:paraId="7C7F5FA0" w14:textId="34C5711C" w:rsidR="58303E77" w:rsidRDefault="58303E77" w:rsidP="68F65BEF">
      <w:pPr>
        <w:numPr>
          <w:ilvl w:val="0"/>
          <w:numId w:val="6"/>
        </w:numPr>
        <w:rPr>
          <w:rFonts w:eastAsia="Aptos"/>
          <w:szCs w:val="28"/>
        </w:rPr>
      </w:pPr>
      <w:r w:rsidRPr="68F65BEF">
        <w:rPr>
          <w:rFonts w:eastAsia="Aptos"/>
          <w:b/>
          <w:szCs w:val="28"/>
        </w:rPr>
        <w:t>Khó khăn trong quản lý lịch chiếu:</w:t>
      </w:r>
      <w:r w:rsidRPr="68F65BEF">
        <w:rPr>
          <w:rFonts w:eastAsia="Aptos"/>
          <w:szCs w:val="28"/>
        </w:rPr>
        <w:t xml:space="preserve"> Việc sắp xếp lịch chiếu thủ công dễ gây ra xung đột, không tối ưu hóa được việc sử dụng phòng chiếu và khó khăn trong việc cập nhật nhanh chóng khi có thay đổi.</w:t>
      </w:r>
    </w:p>
    <w:p w14:paraId="576B32C1" w14:textId="6ABD59D0" w:rsidR="619EB172" w:rsidRDefault="58303E77" w:rsidP="619EB172">
      <w:pPr>
        <w:numPr>
          <w:ilvl w:val="0"/>
          <w:numId w:val="6"/>
        </w:numPr>
        <w:rPr>
          <w:rFonts w:eastAsia="Aptos"/>
          <w:szCs w:val="28"/>
        </w:rPr>
      </w:pPr>
      <w:r w:rsidRPr="68F65BEF">
        <w:rPr>
          <w:rFonts w:eastAsia="Aptos"/>
          <w:b/>
          <w:szCs w:val="28"/>
        </w:rPr>
        <w:t>Trải nghiệm khách hàng chưa tốt:</w:t>
      </w:r>
      <w:r w:rsidRPr="68F65BEF">
        <w:rPr>
          <w:rFonts w:eastAsia="Aptos"/>
          <w:szCs w:val="28"/>
        </w:rPr>
        <w:t xml:space="preserve"> Quy trình đặt vé, thanh toán còn phức tạp, thiếu kênh đặt vé trực tuyến tiện lợi, hoặc hệ thống quản lý thành viên chưa hiệu quả.</w:t>
      </w:r>
    </w:p>
    <w:p w14:paraId="24B37AED" w14:textId="5A382792" w:rsidR="58303E77" w:rsidRDefault="58303E77" w:rsidP="68F65BEF">
      <w:pPr>
        <w:numPr>
          <w:ilvl w:val="0"/>
          <w:numId w:val="6"/>
        </w:numPr>
        <w:rPr>
          <w:rFonts w:eastAsia="Aptos"/>
          <w:szCs w:val="28"/>
        </w:rPr>
      </w:pPr>
      <w:r w:rsidRPr="68F65BEF">
        <w:rPr>
          <w:rFonts w:eastAsia="Aptos"/>
          <w:b/>
          <w:szCs w:val="28"/>
        </w:rPr>
        <w:t>Thiếu hiệu quả trong quản lý thông tin phim ảnh:</w:t>
      </w:r>
      <w:r w:rsidRPr="68F65BEF">
        <w:rPr>
          <w:rFonts w:eastAsia="Aptos"/>
          <w:szCs w:val="28"/>
        </w:rPr>
        <w:t xml:space="preserve"> Việc cập nhật thông tin phim mới, quản lý các phiên bản phim, thể loại, độ tuổi... còn thủ công và tốn thời gian.</w:t>
      </w:r>
    </w:p>
    <w:p w14:paraId="599BFE14" w14:textId="39D7DCCA" w:rsidR="58303E77" w:rsidRDefault="58303E77" w:rsidP="68F65BEF">
      <w:pPr>
        <w:numPr>
          <w:ilvl w:val="0"/>
          <w:numId w:val="6"/>
        </w:numPr>
        <w:rPr>
          <w:rFonts w:eastAsia="Aptos"/>
          <w:szCs w:val="28"/>
        </w:rPr>
      </w:pPr>
      <w:r w:rsidRPr="68F65BEF">
        <w:rPr>
          <w:rFonts w:eastAsia="Aptos"/>
          <w:b/>
          <w:szCs w:val="28"/>
        </w:rPr>
        <w:t>Khó khăn trong việc ra quyết định dựa trên dữ liệu:</w:t>
      </w:r>
      <w:r w:rsidRPr="68F65BEF">
        <w:rPr>
          <w:rFonts w:eastAsia="Aptos"/>
          <w:szCs w:val="28"/>
        </w:rPr>
        <w:t xml:space="preserve"> Thiếu các công cụ báo cáo, thống kê trực quan để ban quản lý có thể nắm bắt tình hình kinh doanh, tỷ lệ lấp đầy phòng chiếu, hiệu suất của từng bộ phim để đưa ra chiến lược phù hợp.</w:t>
      </w:r>
    </w:p>
    <w:p w14:paraId="42A4687C" w14:textId="760448CA" w:rsidR="58303E77" w:rsidRDefault="58303E77" w:rsidP="68F65BEF">
      <w:pPr>
        <w:rPr>
          <w:rFonts w:eastAsia="Aptos"/>
          <w:szCs w:val="28"/>
        </w:rPr>
      </w:pPr>
      <w:r w:rsidRPr="68F65BEF">
        <w:rPr>
          <w:rFonts w:eastAsia="Aptos"/>
          <w:szCs w:val="28"/>
        </w:rPr>
        <w:t xml:space="preserve">Nhận thấy những thách thức và tiềm năng cải thiện trên, việc xây dựng một "Hệ thống Quản lý Rạp </w:t>
      </w:r>
      <w:r w:rsidR="1B905549" w:rsidRPr="1B905549">
        <w:rPr>
          <w:rFonts w:eastAsia="Aptos"/>
          <w:szCs w:val="28"/>
        </w:rPr>
        <w:t xml:space="preserve">chiếu </w:t>
      </w:r>
      <w:r w:rsidR="52B25A4C" w:rsidRPr="52B25A4C">
        <w:rPr>
          <w:rFonts w:eastAsia="Aptos"/>
          <w:szCs w:val="28"/>
        </w:rPr>
        <w:t>phim</w:t>
      </w:r>
      <w:r w:rsidRPr="68F65BEF">
        <w:rPr>
          <w:rFonts w:eastAsia="Aptos"/>
          <w:szCs w:val="28"/>
        </w:rPr>
        <w:t>" ứng dụng công nghệ thông tin là một giải pháp cấp thiết và mang lại nhiều lợi ích. Hệ thống này không chỉ giúp tự động hóa các quy trình nghiệp vụ cốt lõi mà còn nâng cao trải nghiệm của khách hàng, tối ưu hóa hiệu quả hoạt động và hỗ trợ ban quản lý trong việc đưa ra các quyết định kinh doanh sáng suốt. Chính vì những lý do đó, nhóm chúng em đã quyết định chọn đề tài này để nghiên cứu, phân tích và thiết kế.</w:t>
      </w:r>
    </w:p>
    <w:p w14:paraId="34016301" w14:textId="53DF47B1" w:rsidR="03E8FEAD" w:rsidRDefault="03E8FEAD" w:rsidP="03E8FEAD"/>
    <w:p w14:paraId="20485734" w14:textId="50FD382F" w:rsidR="00766563" w:rsidRDefault="00766563" w:rsidP="00451FE9">
      <w:pPr>
        <w:pStyle w:val="Heading2"/>
      </w:pPr>
      <w:r>
        <w:t xml:space="preserve">2. </w:t>
      </w:r>
      <w:r w:rsidR="00884148">
        <w:t>Yêu cầu chức năng</w:t>
      </w:r>
    </w:p>
    <w:p w14:paraId="797CD7AF" w14:textId="1E49F4BC" w:rsidR="0648C5A1" w:rsidRDefault="3AD1508B" w:rsidP="009E26D8">
      <w:pPr>
        <w:ind w:firstLine="720"/>
        <w:rPr>
          <w:rFonts w:eastAsia="Aptos"/>
          <w:szCs w:val="28"/>
        </w:rPr>
      </w:pPr>
      <w:r w:rsidRPr="3AD1508B">
        <w:rPr>
          <w:rFonts w:eastAsia="Aptos"/>
          <w:szCs w:val="28"/>
        </w:rPr>
        <w:t>Để giải quyết các vấn đề đã nêu và đáp ứng nhu cầu quản lý toàn diện cho một rạp chiếu phim, đặc biệt tập trung vào trải nghiệm khách hàng và các quy trình nghiệp vụ cốt lõi, hệ thống được đề xuất cần đảm bảo các nhóm yêu cầu chức năng chính sau</w:t>
      </w:r>
      <w:r w:rsidR="620731C5" w:rsidRPr="620731C5">
        <w:rPr>
          <w:rFonts w:eastAsia="Aptos"/>
          <w:szCs w:val="28"/>
        </w:rPr>
        <w:t>:</w:t>
      </w:r>
    </w:p>
    <w:p w14:paraId="5DC482EF" w14:textId="21C9C6AE" w:rsidR="75982306" w:rsidRDefault="75982306" w:rsidP="75982306">
      <w:pPr>
        <w:rPr>
          <w:rFonts w:eastAsia="Aptos"/>
          <w:b/>
          <w:bCs/>
          <w:szCs w:val="28"/>
        </w:rPr>
      </w:pPr>
      <w:r w:rsidRPr="75982306">
        <w:rPr>
          <w:rFonts w:eastAsia="Aptos"/>
          <w:b/>
          <w:bCs/>
          <w:szCs w:val="28"/>
        </w:rPr>
        <w:t>- Đối với quản trị viên (admin):</w:t>
      </w:r>
    </w:p>
    <w:p w14:paraId="7FB77EB6" w14:textId="4D4919E4" w:rsidR="75982306" w:rsidRDefault="26D947BC" w:rsidP="75982306">
      <w:pPr>
        <w:pStyle w:val="ListParagraph"/>
        <w:numPr>
          <w:ilvl w:val="0"/>
          <w:numId w:val="9"/>
        </w:numPr>
        <w:rPr>
          <w:rFonts w:eastAsia="Aptos"/>
        </w:rPr>
      </w:pPr>
      <w:r w:rsidRPr="096925A6">
        <w:rPr>
          <w:rFonts w:eastAsia="Aptos"/>
          <w:b/>
        </w:rPr>
        <w:t xml:space="preserve">Quản lý </w:t>
      </w:r>
      <w:r w:rsidR="4514001B" w:rsidRPr="096925A6">
        <w:rPr>
          <w:rFonts w:eastAsia="Aptos"/>
          <w:b/>
        </w:rPr>
        <w:t>hợp tác:</w:t>
      </w:r>
      <w:r w:rsidR="66285981" w:rsidRPr="096925A6">
        <w:rPr>
          <w:rFonts w:eastAsia="Aptos"/>
          <w:b/>
        </w:rPr>
        <w:t xml:space="preserve"> </w:t>
      </w:r>
      <w:r w:rsidR="5F2B30BD" w:rsidRPr="5F2B30BD">
        <w:rPr>
          <w:rFonts w:eastAsia="Aptos"/>
        </w:rPr>
        <w:t>Chọn mẫu đơn,</w:t>
      </w:r>
      <w:r w:rsidR="3FF52E88" w:rsidRPr="3FF52E88">
        <w:rPr>
          <w:rFonts w:eastAsia="Aptos"/>
        </w:rPr>
        <w:t xml:space="preserve"> tạo và lữu trữ đơn. Điền thông </w:t>
      </w:r>
      <w:r w:rsidR="1AEA6D97" w:rsidRPr="1AEA6D97">
        <w:rPr>
          <w:rFonts w:eastAsia="Aptos"/>
        </w:rPr>
        <w:t xml:space="preserve">tin phim và </w:t>
      </w:r>
      <w:r w:rsidR="1C5B0C58" w:rsidRPr="1C5B0C58">
        <w:rPr>
          <w:rFonts w:eastAsia="Aptos"/>
        </w:rPr>
        <w:t xml:space="preserve">upload các tài </w:t>
      </w:r>
      <w:r w:rsidR="7E9263ED" w:rsidRPr="7E9263ED">
        <w:rPr>
          <w:rFonts w:eastAsia="Aptos"/>
        </w:rPr>
        <w:t>liệu</w:t>
      </w:r>
      <w:r w:rsidR="418EFE84" w:rsidRPr="418EFE84">
        <w:rPr>
          <w:rFonts w:eastAsia="Aptos"/>
        </w:rPr>
        <w:t>, sau đó</w:t>
      </w:r>
      <w:r w:rsidR="7E9263ED" w:rsidRPr="7E9263ED">
        <w:rPr>
          <w:rFonts w:eastAsia="Aptos"/>
        </w:rPr>
        <w:t xml:space="preserve"> </w:t>
      </w:r>
      <w:r w:rsidR="4EADC8AA" w:rsidRPr="4EADC8AA">
        <w:rPr>
          <w:rFonts w:eastAsia="Aptos"/>
        </w:rPr>
        <w:t xml:space="preserve">sử dụng MySign để </w:t>
      </w:r>
      <w:r w:rsidR="52C5D09F" w:rsidRPr="52C5D09F">
        <w:rPr>
          <w:rFonts w:eastAsia="Aptos"/>
        </w:rPr>
        <w:t xml:space="preserve">xác thực </w:t>
      </w:r>
      <w:r w:rsidR="7F0F6615" w:rsidRPr="7F0F6615">
        <w:rPr>
          <w:rFonts w:eastAsia="Aptos"/>
        </w:rPr>
        <w:t xml:space="preserve">chữ kí số </w:t>
      </w:r>
      <w:r w:rsidR="7332688E" w:rsidRPr="7332688E">
        <w:rPr>
          <w:rFonts w:eastAsia="Aptos"/>
        </w:rPr>
        <w:t xml:space="preserve">và gửi văn </w:t>
      </w:r>
      <w:r w:rsidR="3EFC9E70" w:rsidRPr="3EFC9E70">
        <w:rPr>
          <w:rFonts w:eastAsia="Aptos"/>
        </w:rPr>
        <w:t xml:space="preserve">bản được ký cho </w:t>
      </w:r>
      <w:r w:rsidR="13C5BAFA" w:rsidRPr="13C5BAFA">
        <w:rPr>
          <w:rFonts w:eastAsia="Aptos"/>
        </w:rPr>
        <w:t>đối tác.</w:t>
      </w:r>
    </w:p>
    <w:p w14:paraId="37A184A2" w14:textId="1D66EAA6" w:rsidR="4514001B" w:rsidRDefault="5A72D08D" w:rsidP="4514001B">
      <w:pPr>
        <w:pStyle w:val="ListParagraph"/>
        <w:numPr>
          <w:ilvl w:val="0"/>
          <w:numId w:val="9"/>
        </w:numPr>
        <w:rPr>
          <w:rFonts w:eastAsia="Aptos"/>
        </w:rPr>
      </w:pPr>
      <w:r w:rsidRPr="5A72D08D">
        <w:rPr>
          <w:rFonts w:eastAsia="Aptos"/>
          <w:b/>
          <w:bCs/>
        </w:rPr>
        <w:t xml:space="preserve">Quản lý lịch chiếu: </w:t>
      </w:r>
      <w:r w:rsidRPr="5A72D08D">
        <w:rPr>
          <w:rFonts w:eastAsia="Aptos"/>
        </w:rPr>
        <w:t xml:space="preserve">Tạo, sắp xếp, điều chỉnh lịch chiếu cho các </w:t>
      </w:r>
      <w:r w:rsidR="6E156C80" w:rsidRPr="6E156C80">
        <w:rPr>
          <w:rFonts w:eastAsia="Aptos"/>
        </w:rPr>
        <w:t>phòng chiếu</w:t>
      </w:r>
      <w:r w:rsidR="78A05368" w:rsidRPr="78A05368">
        <w:rPr>
          <w:rFonts w:eastAsia="Aptos"/>
        </w:rPr>
        <w:t xml:space="preserve">. </w:t>
      </w:r>
      <w:r w:rsidR="1062E9E3" w:rsidRPr="1062E9E3">
        <w:rPr>
          <w:rFonts w:eastAsia="Aptos"/>
        </w:rPr>
        <w:t xml:space="preserve">Gán phim cho các </w:t>
      </w:r>
      <w:r w:rsidR="0737A990" w:rsidRPr="0737A990">
        <w:rPr>
          <w:rFonts w:eastAsia="Aptos"/>
        </w:rPr>
        <w:t>suất chiếu</w:t>
      </w:r>
      <w:r w:rsidR="1F98A83B" w:rsidRPr="1F98A83B">
        <w:rPr>
          <w:rFonts w:eastAsia="Aptos"/>
        </w:rPr>
        <w:t>.</w:t>
      </w:r>
      <w:r w:rsidR="0737A990" w:rsidRPr="0737A990">
        <w:rPr>
          <w:rFonts w:eastAsia="Aptos"/>
        </w:rPr>
        <w:t xml:space="preserve"> </w:t>
      </w:r>
      <w:r w:rsidR="02C33E74" w:rsidRPr="02C33E74">
        <w:rPr>
          <w:rFonts w:eastAsia="Aptos"/>
        </w:rPr>
        <w:t>Kiểm tra và cảnh báo xung</w:t>
      </w:r>
      <w:r w:rsidR="3C5026A6" w:rsidRPr="3C5026A6">
        <w:rPr>
          <w:rFonts w:eastAsia="Aptos"/>
        </w:rPr>
        <w:t xml:space="preserve"> đột nếu có</w:t>
      </w:r>
      <w:r w:rsidR="14AB61D1" w:rsidRPr="14AB61D1">
        <w:rPr>
          <w:rFonts w:eastAsia="Aptos"/>
        </w:rPr>
        <w:t>.</w:t>
      </w:r>
    </w:p>
    <w:p w14:paraId="7754F478" w14:textId="29EC4F5A" w:rsidR="444C9414" w:rsidRDefault="444C9414" w:rsidP="444C9414">
      <w:pPr>
        <w:pStyle w:val="ListParagraph"/>
        <w:numPr>
          <w:ilvl w:val="0"/>
          <w:numId w:val="9"/>
        </w:numPr>
        <w:rPr>
          <w:rFonts w:eastAsia="Aptos"/>
          <w:szCs w:val="28"/>
        </w:rPr>
      </w:pPr>
      <w:r w:rsidRPr="58A46D46">
        <w:rPr>
          <w:rFonts w:eastAsia="Aptos"/>
          <w:b/>
        </w:rPr>
        <w:t xml:space="preserve">Quản </w:t>
      </w:r>
      <w:r w:rsidR="43996452" w:rsidRPr="58A46D46">
        <w:rPr>
          <w:rFonts w:eastAsia="Aptos"/>
          <w:b/>
        </w:rPr>
        <w:t xml:space="preserve">lý </w:t>
      </w:r>
      <w:r w:rsidR="6A8D7B06" w:rsidRPr="58A46D46">
        <w:rPr>
          <w:rFonts w:eastAsia="Aptos"/>
          <w:b/>
        </w:rPr>
        <w:t>nhân viên</w:t>
      </w:r>
      <w:r w:rsidR="7A94DE70" w:rsidRPr="58A46D46">
        <w:rPr>
          <w:rFonts w:eastAsia="Aptos"/>
          <w:b/>
        </w:rPr>
        <w:t>:</w:t>
      </w:r>
      <w:r w:rsidR="5300E2CC" w:rsidRPr="58A46D46">
        <w:rPr>
          <w:rFonts w:eastAsia="Aptos"/>
          <w:b/>
        </w:rPr>
        <w:t xml:space="preserve"> </w:t>
      </w:r>
      <w:r w:rsidR="56E12C4D" w:rsidRPr="56E12C4D">
        <w:rPr>
          <w:rFonts w:eastAsia="Aptos"/>
        </w:rPr>
        <w:t xml:space="preserve">Thêm, xóa nhân viên. </w:t>
      </w:r>
      <w:r w:rsidR="1DBC842B" w:rsidRPr="1DBC842B">
        <w:rPr>
          <w:rFonts w:eastAsia="Aptos"/>
        </w:rPr>
        <w:t>Quản lý xin nghỉ phép nhân</w:t>
      </w:r>
      <w:r w:rsidR="024C802B" w:rsidRPr="024C802B">
        <w:rPr>
          <w:rFonts w:eastAsia="Aptos"/>
        </w:rPr>
        <w:t xml:space="preserve"> viên</w:t>
      </w:r>
      <w:r w:rsidR="4CDC51A3" w:rsidRPr="4CDC51A3">
        <w:rPr>
          <w:rFonts w:eastAsia="Aptos"/>
        </w:rPr>
        <w:t xml:space="preserve">. </w:t>
      </w:r>
      <w:r w:rsidR="39AD5AD2" w:rsidRPr="39AD5AD2">
        <w:rPr>
          <w:rFonts w:eastAsia="Aptos"/>
        </w:rPr>
        <w:t>Chỉnh sửa quyền truy cập nhân</w:t>
      </w:r>
      <w:r w:rsidR="3578A140" w:rsidRPr="3578A140">
        <w:rPr>
          <w:rFonts w:eastAsia="Aptos"/>
        </w:rPr>
        <w:t xml:space="preserve"> viên.</w:t>
      </w:r>
      <w:r w:rsidR="4D39937E" w:rsidRPr="4D39937E">
        <w:rPr>
          <w:rFonts w:eastAsia="Aptos"/>
          <w:b/>
          <w:bCs/>
        </w:rPr>
        <w:t xml:space="preserve"> </w:t>
      </w:r>
    </w:p>
    <w:p w14:paraId="3DF02D5A" w14:textId="7CD61363" w:rsidR="75982306" w:rsidRDefault="75982306" w:rsidP="75982306">
      <w:pPr>
        <w:rPr>
          <w:rFonts w:eastAsia="Aptos"/>
          <w:b/>
          <w:bCs/>
          <w:szCs w:val="28"/>
        </w:rPr>
      </w:pPr>
      <w:r w:rsidRPr="75982306">
        <w:rPr>
          <w:rFonts w:eastAsia="Aptos"/>
          <w:b/>
          <w:bCs/>
          <w:szCs w:val="28"/>
        </w:rPr>
        <w:t>- Đối với người dùng (user):</w:t>
      </w:r>
    </w:p>
    <w:p w14:paraId="78589EE1" w14:textId="1B3C750B" w:rsidR="75982306" w:rsidRDefault="75982306" w:rsidP="75982306">
      <w:pPr>
        <w:pStyle w:val="ListParagraph"/>
        <w:numPr>
          <w:ilvl w:val="0"/>
          <w:numId w:val="8"/>
        </w:numPr>
        <w:rPr>
          <w:rFonts w:eastAsia="Aptos"/>
        </w:rPr>
      </w:pPr>
      <w:r w:rsidRPr="3170D690">
        <w:rPr>
          <w:rFonts w:eastAsia="Aptos"/>
          <w:b/>
        </w:rPr>
        <w:t>Đặt vé</w:t>
      </w:r>
      <w:r w:rsidRPr="3170D690">
        <w:rPr>
          <w:rFonts w:eastAsia="Aptos"/>
        </w:rPr>
        <w:t xml:space="preserve"> (trực tuyến/ trực tiếp): </w:t>
      </w:r>
      <w:r w:rsidR="33C9118D" w:rsidRPr="33C9118D">
        <w:rPr>
          <w:rFonts w:eastAsia="Aptos"/>
        </w:rPr>
        <w:t>Chọn</w:t>
      </w:r>
      <w:r w:rsidRPr="3170D690">
        <w:rPr>
          <w:rFonts w:eastAsia="Aptos"/>
        </w:rPr>
        <w:t xml:space="preserve"> phim và suất chiếu mong muốn, sau đó xem sơ đồ phòng chiếu trực quan, hiển thị trạng thái ghế. Người dùng có thể chọn một hay nhiều ghế và xác nhận thông tin đặt vé, sau đó thực hiện thanh toán để giữ ghế.</w:t>
      </w:r>
    </w:p>
    <w:p w14:paraId="2F65A61D" w14:textId="658FED31" w:rsidR="75982306" w:rsidRDefault="076B136D" w:rsidP="75982306">
      <w:pPr>
        <w:pStyle w:val="ListParagraph"/>
        <w:numPr>
          <w:ilvl w:val="0"/>
          <w:numId w:val="8"/>
        </w:numPr>
        <w:rPr>
          <w:rFonts w:eastAsia="Aptos"/>
          <w:b/>
          <w:szCs w:val="28"/>
        </w:rPr>
      </w:pPr>
      <w:r w:rsidRPr="076B136D">
        <w:rPr>
          <w:rFonts w:eastAsia="Aptos"/>
          <w:b/>
          <w:bCs/>
          <w:szCs w:val="28"/>
        </w:rPr>
        <w:t xml:space="preserve">Thanh toán vé: </w:t>
      </w:r>
      <w:r w:rsidRPr="66285981">
        <w:rPr>
          <w:rFonts w:eastAsia="Aptos"/>
          <w:szCs w:val="28"/>
        </w:rPr>
        <w:t>Tích hợp với các cổng thanh toán phổ biến (ví điện tử, thẻ ngân hàng nội địa, thẻ quốc tế).</w:t>
      </w:r>
      <w:r w:rsidR="7A372DCD" w:rsidRPr="66285981">
        <w:rPr>
          <w:rFonts w:eastAsia="Aptos"/>
          <w:szCs w:val="28"/>
        </w:rPr>
        <w:t xml:space="preserve"> </w:t>
      </w:r>
      <w:r w:rsidRPr="66285981">
        <w:rPr>
          <w:rFonts w:eastAsia="Aptos"/>
          <w:szCs w:val="28"/>
        </w:rPr>
        <w:t>Xác nhận thanh toán thành công và nhận mã vé điện tử (QR code, mã số) qua email/SMS hoặc hiển thị trực tiếp trên ứng dụng/website.</w:t>
      </w:r>
    </w:p>
    <w:p w14:paraId="2499DD85" w14:textId="4503BAA5" w:rsidR="387D8C6B" w:rsidRDefault="3AA9A0E9" w:rsidP="4371486C">
      <w:pPr>
        <w:pStyle w:val="ListParagraph"/>
        <w:numPr>
          <w:ilvl w:val="0"/>
          <w:numId w:val="8"/>
        </w:numPr>
        <w:rPr>
          <w:rFonts w:eastAsia="Aptos"/>
          <w:szCs w:val="28"/>
        </w:rPr>
      </w:pPr>
      <w:r w:rsidRPr="3AA9A0E9">
        <w:rPr>
          <w:rFonts w:eastAsia="Aptos"/>
          <w:b/>
          <w:bCs/>
          <w:szCs w:val="28"/>
        </w:rPr>
        <w:t xml:space="preserve">Hủy vé: </w:t>
      </w:r>
      <w:r w:rsidRPr="6DE09AD9">
        <w:rPr>
          <w:rFonts w:eastAsia="Aptos"/>
          <w:szCs w:val="28"/>
        </w:rPr>
        <w:t>Cho phép khách hàng gửi yêu cầu hủy vé đã đặt trực tuyến trong một khoảng thời gian quy định trước suất chiếu (ví dụ: trước 2 tiếng).</w:t>
      </w:r>
      <w:r w:rsidR="4371486C" w:rsidRPr="4371486C">
        <w:rPr>
          <w:rFonts w:eastAsia="Aptos"/>
          <w:szCs w:val="28"/>
        </w:rPr>
        <w:t xml:space="preserve"> </w:t>
      </w:r>
      <w:r w:rsidRPr="6DE09AD9">
        <w:rPr>
          <w:rFonts w:eastAsia="Aptos"/>
          <w:szCs w:val="28"/>
        </w:rPr>
        <w:t>Hệ thống kiểm tra điều kiện hủy vé theo chính sách của rạp.</w:t>
      </w:r>
      <w:r w:rsidR="5A869A89" w:rsidRPr="5A869A89">
        <w:rPr>
          <w:rFonts w:eastAsia="Aptos"/>
          <w:szCs w:val="28"/>
        </w:rPr>
        <w:t xml:space="preserve"> </w:t>
      </w:r>
      <w:r w:rsidRPr="6DE09AD9">
        <w:rPr>
          <w:rFonts w:eastAsia="Aptos"/>
          <w:szCs w:val="28"/>
        </w:rPr>
        <w:t>Xử lý hoàn tiền (nếu đủ điều kiện) theo phương thức thanh toán ban đầu hoặc về ví thành viên</w:t>
      </w:r>
      <w:r w:rsidR="560512B0" w:rsidRPr="560512B0">
        <w:rPr>
          <w:rFonts w:eastAsia="Aptos"/>
          <w:szCs w:val="28"/>
        </w:rPr>
        <w:t>.</w:t>
      </w:r>
      <w:r w:rsidR="133716B6" w:rsidRPr="133716B6">
        <w:rPr>
          <w:rFonts w:eastAsia="Aptos"/>
          <w:szCs w:val="28"/>
        </w:rPr>
        <w:t xml:space="preserve"> </w:t>
      </w:r>
      <w:r w:rsidR="389C9211" w:rsidRPr="389C9211">
        <w:rPr>
          <w:rFonts w:eastAsia="Aptos"/>
          <w:szCs w:val="28"/>
        </w:rPr>
        <w:t xml:space="preserve">Sau đó </w:t>
      </w:r>
      <w:r w:rsidR="1AAF4E59" w:rsidRPr="1AAF4E59">
        <w:rPr>
          <w:rFonts w:eastAsia="Aptos"/>
          <w:szCs w:val="28"/>
        </w:rPr>
        <w:t>thông</w:t>
      </w:r>
      <w:r w:rsidRPr="6DE09AD9">
        <w:rPr>
          <w:rFonts w:eastAsia="Aptos"/>
          <w:szCs w:val="28"/>
        </w:rPr>
        <w:t xml:space="preserve"> báo kết quả hủy vé cho khách hàng</w:t>
      </w:r>
      <w:r w:rsidR="6DE09AD9" w:rsidRPr="6DE09AD9">
        <w:rPr>
          <w:rFonts w:eastAsia="Aptos"/>
          <w:szCs w:val="28"/>
        </w:rPr>
        <w:t>.</w:t>
      </w:r>
    </w:p>
    <w:p w14:paraId="74051466" w14:textId="4F436B9E" w:rsidR="26F11A10" w:rsidRDefault="7C65E6A5" w:rsidP="76007135">
      <w:pPr>
        <w:pStyle w:val="ListParagraph"/>
        <w:numPr>
          <w:ilvl w:val="0"/>
          <w:numId w:val="8"/>
        </w:numPr>
        <w:rPr>
          <w:rFonts w:eastAsia="Aptos"/>
          <w:szCs w:val="28"/>
        </w:rPr>
      </w:pPr>
      <w:r w:rsidRPr="7C65E6A5">
        <w:rPr>
          <w:rFonts w:eastAsia="Aptos"/>
          <w:b/>
          <w:bCs/>
          <w:szCs w:val="28"/>
        </w:rPr>
        <w:t xml:space="preserve">Đánh giá phim: </w:t>
      </w:r>
      <w:r w:rsidRPr="4F6939F8">
        <w:rPr>
          <w:rFonts w:eastAsia="Aptos"/>
          <w:szCs w:val="28"/>
        </w:rPr>
        <w:t>Cho phép khách hàng (thường là sau khi xem phim hoặc có vé hợp lệ) đánh giá phim theo thang điểm (ví dụ: 1-5 sao).</w:t>
      </w:r>
      <w:r w:rsidR="2297B6EA" w:rsidRPr="2297B6EA">
        <w:rPr>
          <w:rFonts w:eastAsia="Aptos"/>
          <w:szCs w:val="28"/>
        </w:rPr>
        <w:t xml:space="preserve"> </w:t>
      </w:r>
      <w:r w:rsidRPr="4F6939F8">
        <w:rPr>
          <w:rFonts w:eastAsia="Aptos"/>
          <w:szCs w:val="28"/>
        </w:rPr>
        <w:t>Viết bình luận, nhận xét về bộ phim.</w:t>
      </w:r>
      <w:r w:rsidR="405F5672" w:rsidRPr="405F5672">
        <w:rPr>
          <w:rFonts w:eastAsia="Aptos"/>
          <w:szCs w:val="28"/>
        </w:rPr>
        <w:t xml:space="preserve"> </w:t>
      </w:r>
      <w:r w:rsidRPr="4F6939F8">
        <w:rPr>
          <w:rFonts w:eastAsia="Aptos"/>
          <w:szCs w:val="28"/>
        </w:rPr>
        <w:t>Hệ thống hiển thị điểm đánh giá trung bình và các bình luận</w:t>
      </w:r>
      <w:r w:rsidR="6CB35FB1" w:rsidRPr="6CB35FB1">
        <w:rPr>
          <w:rFonts w:eastAsia="Aptos"/>
          <w:szCs w:val="28"/>
        </w:rPr>
        <w:t>.</w:t>
      </w:r>
    </w:p>
    <w:p w14:paraId="04B650AE" w14:textId="4C00FF9F" w:rsidR="22A7E1EC" w:rsidRDefault="4D1E1D36" w:rsidP="22A7E1EC">
      <w:pPr>
        <w:pStyle w:val="ListParagraph"/>
        <w:numPr>
          <w:ilvl w:val="0"/>
          <w:numId w:val="8"/>
        </w:numPr>
        <w:rPr>
          <w:rFonts w:eastAsia="Aptos"/>
          <w:szCs w:val="28"/>
        </w:rPr>
      </w:pPr>
      <w:r w:rsidRPr="4D1E1D36">
        <w:rPr>
          <w:rFonts w:eastAsia="Aptos"/>
          <w:b/>
          <w:bCs/>
          <w:szCs w:val="28"/>
        </w:rPr>
        <w:t xml:space="preserve">Quản lý tài </w:t>
      </w:r>
      <w:r w:rsidR="43A75A03" w:rsidRPr="43A75A03">
        <w:rPr>
          <w:rFonts w:eastAsia="Aptos"/>
          <w:b/>
          <w:bCs/>
          <w:szCs w:val="28"/>
        </w:rPr>
        <w:t xml:space="preserve">khoản </w:t>
      </w:r>
      <w:r w:rsidR="266B5D6F" w:rsidRPr="266B5D6F">
        <w:rPr>
          <w:rFonts w:eastAsia="Aptos"/>
          <w:b/>
          <w:bCs/>
          <w:szCs w:val="28"/>
        </w:rPr>
        <w:t>cá nhân</w:t>
      </w:r>
      <w:r w:rsidR="6CB35FB1" w:rsidRPr="6CB35FB1">
        <w:rPr>
          <w:rFonts w:eastAsia="Aptos"/>
          <w:b/>
          <w:bCs/>
          <w:szCs w:val="28"/>
        </w:rPr>
        <w:t>:</w:t>
      </w:r>
      <w:r w:rsidR="30DA9DE1" w:rsidRPr="30DA9DE1">
        <w:rPr>
          <w:rFonts w:eastAsia="Aptos"/>
          <w:b/>
          <w:bCs/>
          <w:szCs w:val="28"/>
        </w:rPr>
        <w:t xml:space="preserve"> </w:t>
      </w:r>
      <w:r w:rsidR="7169CB0D" w:rsidRPr="7169CB0D">
        <w:rPr>
          <w:rFonts w:eastAsia="Aptos"/>
          <w:szCs w:val="28"/>
        </w:rPr>
        <w:t xml:space="preserve">Đăng kí, </w:t>
      </w:r>
      <w:r w:rsidR="5BEAD66D" w:rsidRPr="5BEAD66D">
        <w:rPr>
          <w:rFonts w:eastAsia="Aptos"/>
          <w:szCs w:val="28"/>
        </w:rPr>
        <w:t>đăng nhập, quên</w:t>
      </w:r>
      <w:r w:rsidR="7AEC02AE" w:rsidRPr="7AEC02AE">
        <w:rPr>
          <w:rFonts w:eastAsia="Aptos"/>
          <w:szCs w:val="28"/>
        </w:rPr>
        <w:t xml:space="preserve"> mật khẩu</w:t>
      </w:r>
      <w:r w:rsidR="2D322AD7" w:rsidRPr="2D322AD7">
        <w:rPr>
          <w:rFonts w:eastAsia="Aptos"/>
          <w:szCs w:val="28"/>
        </w:rPr>
        <w:t xml:space="preserve">, cập </w:t>
      </w:r>
      <w:r w:rsidR="0D62B150" w:rsidRPr="0D62B150">
        <w:rPr>
          <w:rFonts w:eastAsia="Aptos"/>
          <w:szCs w:val="28"/>
        </w:rPr>
        <w:t xml:space="preserve">nhật thông tin </w:t>
      </w:r>
      <w:r w:rsidR="49DCEA8E" w:rsidRPr="49DCEA8E">
        <w:rPr>
          <w:rFonts w:eastAsia="Aptos"/>
          <w:szCs w:val="28"/>
        </w:rPr>
        <w:t xml:space="preserve">cá nhân, </w:t>
      </w:r>
      <w:r w:rsidR="252B66EB" w:rsidRPr="252B66EB">
        <w:rPr>
          <w:rFonts w:eastAsia="Aptos"/>
          <w:szCs w:val="28"/>
        </w:rPr>
        <w:t xml:space="preserve">quản lý hạng thành </w:t>
      </w:r>
      <w:r w:rsidR="453CBFD8" w:rsidRPr="453CBFD8">
        <w:rPr>
          <w:rFonts w:eastAsia="Aptos"/>
          <w:szCs w:val="28"/>
        </w:rPr>
        <w:t>viên</w:t>
      </w:r>
      <w:r w:rsidR="734F35AD" w:rsidRPr="734F35AD">
        <w:rPr>
          <w:rFonts w:eastAsia="Aptos"/>
          <w:szCs w:val="28"/>
        </w:rPr>
        <w:t xml:space="preserve">, điểm tích </w:t>
      </w:r>
      <w:r w:rsidR="6BC33C10" w:rsidRPr="6BC33C10">
        <w:rPr>
          <w:rFonts w:eastAsia="Aptos"/>
          <w:szCs w:val="28"/>
        </w:rPr>
        <w:t>lũy.</w:t>
      </w:r>
    </w:p>
    <w:p w14:paraId="29A47328" w14:textId="644A3B76" w:rsidR="00103815" w:rsidRDefault="00766563" w:rsidP="00451FE9">
      <w:pPr>
        <w:pStyle w:val="Heading1"/>
      </w:pPr>
      <w:r>
        <w:t>II</w:t>
      </w:r>
      <w:r w:rsidR="00BF175C">
        <w:t>. Phân tích</w:t>
      </w:r>
      <w:r w:rsidR="00FC4EE9">
        <w:t xml:space="preserve"> yêu cầu</w:t>
      </w:r>
      <w:r w:rsidR="00BF175C">
        <w:t xml:space="preserve"> </w:t>
      </w:r>
      <w:r w:rsidR="005F64B9">
        <w:t>hệ thống</w:t>
      </w:r>
    </w:p>
    <w:p w14:paraId="341BA325" w14:textId="27CAAD05" w:rsidR="00BF175C" w:rsidRDefault="009F4F6D" w:rsidP="00451FE9">
      <w:pPr>
        <w:pStyle w:val="Heading2"/>
      </w:pPr>
      <w:r>
        <w:t>1. Xác định tác nhân của hệ thống</w:t>
      </w:r>
    </w:p>
    <w:p w14:paraId="672BAC7F" w14:textId="41FA171B" w:rsidR="4AE66859" w:rsidRDefault="66E6E8B6" w:rsidP="4AE66859">
      <w:r>
        <w:t>Hệ thống gồm các tác nhân chính: Khách</w:t>
      </w:r>
      <w:r w:rsidR="5DB00ECB">
        <w:t xml:space="preserve"> </w:t>
      </w:r>
      <w:r w:rsidR="1A8AE127">
        <w:t>hàng</w:t>
      </w:r>
      <w:r>
        <w:t>, người dùng, quản trị viên</w:t>
      </w:r>
      <w:r w:rsidR="6389F986">
        <w:t xml:space="preserve"> hệ</w:t>
      </w:r>
      <w:r w:rsidR="5051BD67">
        <w:t xml:space="preserve"> thống, </w:t>
      </w:r>
      <w:r w:rsidR="32FC79C6">
        <w:t>nhân viên</w:t>
      </w:r>
      <w:r w:rsidR="14D1C49D">
        <w:t>.</w:t>
      </w:r>
    </w:p>
    <w:p w14:paraId="56835F7A" w14:textId="34763BBB" w:rsidR="5DB00ECB" w:rsidRDefault="3C837EAE" w:rsidP="1A8AE127">
      <w:pPr>
        <w:pStyle w:val="ListParagraph"/>
        <w:numPr>
          <w:ilvl w:val="0"/>
          <w:numId w:val="10"/>
        </w:numPr>
      </w:pPr>
      <w:r>
        <w:t>Khách hàng: Xem thông tin phim, lịch chiếu phim,</w:t>
      </w:r>
      <w:r w:rsidR="14674524">
        <w:t xml:space="preserve"> </w:t>
      </w:r>
      <w:r w:rsidR="3D945196">
        <w:t>rạp phim</w:t>
      </w:r>
      <w:r w:rsidR="11587845">
        <w:t>.</w:t>
      </w:r>
    </w:p>
    <w:p w14:paraId="4D6ABD59" w14:textId="6476C09A" w:rsidR="11587845" w:rsidRDefault="247C9D70" w:rsidP="11587845">
      <w:pPr>
        <w:pStyle w:val="ListParagraph"/>
        <w:numPr>
          <w:ilvl w:val="0"/>
          <w:numId w:val="10"/>
        </w:numPr>
      </w:pPr>
      <w:r>
        <w:t xml:space="preserve">Quản trị viên hệ </w:t>
      </w:r>
      <w:r w:rsidR="79F728D4">
        <w:t xml:space="preserve">thống: Quản lý </w:t>
      </w:r>
      <w:r w:rsidR="36A6DF24">
        <w:t xml:space="preserve">hợp tác, quản </w:t>
      </w:r>
      <w:r w:rsidR="3BCCE4FE">
        <w:t>lý lịch chiếu, quản</w:t>
      </w:r>
      <w:r w:rsidR="256C9D23">
        <w:t xml:space="preserve"> lý </w:t>
      </w:r>
      <w:r w:rsidR="1FFD0D96">
        <w:t xml:space="preserve">nhân viên, </w:t>
      </w:r>
      <w:r w:rsidR="63A02A03">
        <w:t>quản lý hệ thống chiếu phim,</w:t>
      </w:r>
      <w:r w:rsidR="772C01A8">
        <w:t xml:space="preserve"> ...</w:t>
      </w:r>
    </w:p>
    <w:p w14:paraId="5D2E326B" w14:textId="0EF2AD15" w:rsidR="177AD4FA" w:rsidRDefault="177AD4FA" w:rsidP="177AD4FA">
      <w:pPr>
        <w:pStyle w:val="ListParagraph"/>
        <w:numPr>
          <w:ilvl w:val="0"/>
          <w:numId w:val="10"/>
        </w:numPr>
      </w:pPr>
      <w:r>
        <w:t>Người dùng: Đặt vé trực tuyến/ trực tiếp, thanh toán, hủy vé (nếu đủ điều kiện),</w:t>
      </w:r>
      <w:r w:rsidR="1466A8B6">
        <w:t xml:space="preserve"> </w:t>
      </w:r>
      <w:r w:rsidR="21B1F471">
        <w:t xml:space="preserve">bình luận </w:t>
      </w:r>
      <w:r w:rsidR="76B8859B">
        <w:t>và đánh giá phim</w:t>
      </w:r>
      <w:r w:rsidR="7CB0F4F5">
        <w:t>.</w:t>
      </w:r>
    </w:p>
    <w:p w14:paraId="525F3CE1" w14:textId="6B1552EE" w:rsidR="00E97256" w:rsidRDefault="08125D42" w:rsidP="12C58C6B">
      <w:pPr>
        <w:pStyle w:val="ListParagraph"/>
        <w:numPr>
          <w:ilvl w:val="0"/>
          <w:numId w:val="10"/>
        </w:numPr>
      </w:pPr>
      <w:r>
        <w:t xml:space="preserve">Nhân viên: </w:t>
      </w:r>
      <w:r w:rsidR="7D4C5F13">
        <w:t>Có nhiệm vụ bán</w:t>
      </w:r>
      <w:r>
        <w:t xml:space="preserve"> vé, </w:t>
      </w:r>
      <w:r w:rsidR="6760E9E6">
        <w:t>kiểm</w:t>
      </w:r>
      <w:r w:rsidR="69399EF2">
        <w:t xml:space="preserve"> </w:t>
      </w:r>
      <w:r w:rsidR="71FB91A7">
        <w:t>vé.</w:t>
      </w:r>
    </w:p>
    <w:p w14:paraId="65097B53" w14:textId="3A31D3AB" w:rsidR="009F4F6D" w:rsidRDefault="00EE3FE7" w:rsidP="00451FE9">
      <w:pPr>
        <w:pStyle w:val="Heading2"/>
      </w:pPr>
      <w:r>
        <w:t xml:space="preserve">2. </w:t>
      </w:r>
      <w:r w:rsidR="00C27E7D">
        <w:t>Biểu đồ ca sử dụng</w:t>
      </w:r>
      <w:r w:rsidR="00043AF8">
        <w:t xml:space="preserve"> tổng quan</w:t>
      </w:r>
    </w:p>
    <w:p w14:paraId="0A4B6646" w14:textId="77777777" w:rsidR="005712E7" w:rsidRPr="00795985" w:rsidRDefault="005712E7" w:rsidP="00795985"/>
    <w:p w14:paraId="3D2FB7FC" w14:textId="26E7C332" w:rsidR="00451FE9" w:rsidRDefault="00853E0B" w:rsidP="00D03FBC">
      <w:pPr>
        <w:jc w:val="center"/>
      </w:pPr>
      <w:r>
        <w:rPr>
          <w:noProof/>
        </w:rPr>
        <w:drawing>
          <wp:inline distT="0" distB="0" distL="0" distR="0" wp14:anchorId="24380C3D" wp14:editId="3FBCA465">
            <wp:extent cx="5023262" cy="3121847"/>
            <wp:effectExtent l="0" t="0" r="6350" b="2540"/>
            <wp:docPr id="1526016162" name="Picture 272"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16162" name="Picture 272" descr="A diagram of a person with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35056" cy="3129176"/>
                    </a:xfrm>
                    <a:prstGeom prst="rect">
                      <a:avLst/>
                    </a:prstGeom>
                  </pic:spPr>
                </pic:pic>
              </a:graphicData>
            </a:graphic>
          </wp:inline>
        </w:drawing>
      </w:r>
    </w:p>
    <w:p w14:paraId="68BB038C" w14:textId="77777777" w:rsidR="005712E7" w:rsidRPr="00451FE9" w:rsidRDefault="005712E7" w:rsidP="00D03FBC">
      <w:pPr>
        <w:jc w:val="center"/>
      </w:pPr>
    </w:p>
    <w:p w14:paraId="12528E36" w14:textId="75DBE485" w:rsidR="00043AF8" w:rsidRDefault="00043AF8" w:rsidP="00451FE9">
      <w:pPr>
        <w:pStyle w:val="Heading2"/>
      </w:pPr>
      <w:r w:rsidRPr="00554056">
        <w:t>3. Biểu đồ ca sử dụng phân rã</w:t>
      </w:r>
    </w:p>
    <w:p w14:paraId="34D9A6DF" w14:textId="1895C224" w:rsidR="005712E7" w:rsidRPr="003874A7" w:rsidRDefault="003874A7" w:rsidP="009E26D8">
      <w:pPr>
        <w:pStyle w:val="Heading3"/>
        <w:rPr>
          <w:rFonts w:cs="Times New Roman"/>
        </w:rPr>
      </w:pPr>
      <w:r w:rsidRPr="003874A7">
        <w:rPr>
          <w:rFonts w:cs="Times New Roman"/>
        </w:rPr>
        <w:t xml:space="preserve">- Ca sử dụng </w:t>
      </w:r>
      <w:r w:rsidRPr="003725F1">
        <w:rPr>
          <w:rFonts w:cs="Times New Roman"/>
          <w:b/>
        </w:rPr>
        <w:t>“Quản lý vé xem phim”:</w:t>
      </w:r>
    </w:p>
    <w:p w14:paraId="22095816" w14:textId="68F1A84C" w:rsidR="00442075" w:rsidRDefault="005712E7" w:rsidP="0075288B">
      <w:pPr>
        <w:jc w:val="center"/>
      </w:pPr>
      <w:r>
        <w:rPr>
          <w:noProof/>
        </w:rPr>
        <w:drawing>
          <wp:inline distT="0" distB="0" distL="0" distR="0" wp14:anchorId="19D24DB1" wp14:editId="3CC718C7">
            <wp:extent cx="5480462" cy="3179309"/>
            <wp:effectExtent l="0" t="0" r="6350" b="2540"/>
            <wp:docPr id="1531248209" name="Picture 27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48209" name="Picture 274"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482119" cy="3180270"/>
                    </a:xfrm>
                    <a:prstGeom prst="rect">
                      <a:avLst/>
                    </a:prstGeom>
                  </pic:spPr>
                </pic:pic>
              </a:graphicData>
            </a:graphic>
          </wp:inline>
        </w:drawing>
      </w:r>
    </w:p>
    <w:p w14:paraId="2ACAC845" w14:textId="77777777" w:rsidR="005712E7" w:rsidRDefault="005712E7" w:rsidP="0075288B">
      <w:pPr>
        <w:jc w:val="center"/>
      </w:pPr>
    </w:p>
    <w:p w14:paraId="139E52E9" w14:textId="5F0C8566" w:rsidR="006B7D13" w:rsidRPr="0075288B" w:rsidRDefault="002A166F" w:rsidP="003725F1">
      <w:pPr>
        <w:pStyle w:val="Heading3"/>
        <w:rPr>
          <w:rFonts w:cs="Times New Roman"/>
        </w:rPr>
      </w:pPr>
      <w:r>
        <w:t xml:space="preserve">- </w:t>
      </w:r>
      <w:r w:rsidR="0075288B">
        <w:t xml:space="preserve">Ca sử dụng </w:t>
      </w:r>
      <w:r w:rsidR="0075288B" w:rsidRPr="003725F1">
        <w:rPr>
          <w:b/>
          <w:bCs/>
        </w:rPr>
        <w:t>“Quản lý hợp tác”:</w:t>
      </w:r>
    </w:p>
    <w:p w14:paraId="09537717" w14:textId="04024C7D" w:rsidR="00451FE9" w:rsidRDefault="00BA3003" w:rsidP="0075288B">
      <w:pPr>
        <w:jc w:val="center"/>
      </w:pPr>
      <w:r>
        <w:rPr>
          <w:noProof/>
        </w:rPr>
        <w:drawing>
          <wp:inline distT="0" distB="0" distL="0" distR="0" wp14:anchorId="673D0770" wp14:editId="5D84D40C">
            <wp:extent cx="5419725" cy="3533775"/>
            <wp:effectExtent l="0" t="0" r="9525" b="9525"/>
            <wp:docPr id="1707783478" name="Picture 28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83478" name="Picture 283"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19725" cy="3533775"/>
                    </a:xfrm>
                    <a:prstGeom prst="rect">
                      <a:avLst/>
                    </a:prstGeom>
                  </pic:spPr>
                </pic:pic>
              </a:graphicData>
            </a:graphic>
          </wp:inline>
        </w:drawing>
      </w:r>
    </w:p>
    <w:p w14:paraId="7FB5E362" w14:textId="77777777" w:rsidR="002A094D" w:rsidRDefault="002A094D" w:rsidP="0075288B">
      <w:pPr>
        <w:jc w:val="center"/>
      </w:pPr>
    </w:p>
    <w:p w14:paraId="6D529475" w14:textId="4EE1CE24" w:rsidR="0075288B" w:rsidRDefault="0075288B" w:rsidP="003725F1">
      <w:pPr>
        <w:pStyle w:val="Heading3"/>
      </w:pPr>
      <w:r>
        <w:t xml:space="preserve">- Ca sử dụng </w:t>
      </w:r>
      <w:r w:rsidRPr="003725F1">
        <w:rPr>
          <w:b/>
          <w:bCs/>
        </w:rPr>
        <w:t>“Quản lý nhân viên”:</w:t>
      </w:r>
    </w:p>
    <w:p w14:paraId="5545455D" w14:textId="77777777" w:rsidR="00222005" w:rsidRDefault="00222005" w:rsidP="00451FE9">
      <w:pPr>
        <w:rPr>
          <w:b/>
          <w:bCs/>
        </w:rPr>
      </w:pPr>
    </w:p>
    <w:p w14:paraId="7B069CD1" w14:textId="41DF857E" w:rsidR="0075288B" w:rsidRDefault="00C14D0F" w:rsidP="0075288B">
      <w:pPr>
        <w:jc w:val="center"/>
        <w:rPr>
          <w:b/>
          <w:bCs/>
        </w:rPr>
      </w:pPr>
      <w:r>
        <w:rPr>
          <w:b/>
          <w:bCs/>
          <w:noProof/>
        </w:rPr>
        <w:drawing>
          <wp:inline distT="0" distB="0" distL="0" distR="0" wp14:anchorId="37110DBD" wp14:editId="2E3CD5B6">
            <wp:extent cx="4552950" cy="2952750"/>
            <wp:effectExtent l="0" t="0" r="0" b="0"/>
            <wp:docPr id="846863209" name="Picture 27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63209" name="Picture 277"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52950" cy="2952750"/>
                    </a:xfrm>
                    <a:prstGeom prst="rect">
                      <a:avLst/>
                    </a:prstGeom>
                  </pic:spPr>
                </pic:pic>
              </a:graphicData>
            </a:graphic>
          </wp:inline>
        </w:drawing>
      </w:r>
    </w:p>
    <w:p w14:paraId="2F1E477C" w14:textId="77777777" w:rsidR="00222005" w:rsidRDefault="00222005" w:rsidP="0075288B">
      <w:pPr>
        <w:jc w:val="center"/>
        <w:rPr>
          <w:b/>
          <w:bCs/>
        </w:rPr>
      </w:pPr>
    </w:p>
    <w:p w14:paraId="65C871E0" w14:textId="50259FDA" w:rsidR="0075288B" w:rsidRPr="0075288B" w:rsidRDefault="0075288B" w:rsidP="003725F1">
      <w:pPr>
        <w:pStyle w:val="Heading3"/>
      </w:pPr>
      <w:r>
        <w:t xml:space="preserve">- Ca sử dụng </w:t>
      </w:r>
      <w:r w:rsidRPr="003725F1">
        <w:rPr>
          <w:b/>
          <w:bCs/>
        </w:rPr>
        <w:t>“Quản lý tài khoản cá nhân”:</w:t>
      </w:r>
    </w:p>
    <w:p w14:paraId="0E4E9D95" w14:textId="40AF226F" w:rsidR="00795985" w:rsidRDefault="005F2C39" w:rsidP="0075288B">
      <w:pPr>
        <w:jc w:val="center"/>
      </w:pPr>
      <w:r>
        <w:rPr>
          <w:noProof/>
        </w:rPr>
        <w:drawing>
          <wp:inline distT="0" distB="0" distL="0" distR="0" wp14:anchorId="19C8D378" wp14:editId="7F9E2751">
            <wp:extent cx="4447309" cy="3937373"/>
            <wp:effectExtent l="0" t="0" r="0" b="6350"/>
            <wp:docPr id="206814522" name="Picture 273"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4522" name="Picture 273" descr="A diagram of a person with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451077" cy="3940709"/>
                    </a:xfrm>
                    <a:prstGeom prst="rect">
                      <a:avLst/>
                    </a:prstGeom>
                  </pic:spPr>
                </pic:pic>
              </a:graphicData>
            </a:graphic>
          </wp:inline>
        </w:drawing>
      </w:r>
    </w:p>
    <w:p w14:paraId="1C308284" w14:textId="3E36714F" w:rsidR="009E26D8" w:rsidRPr="009E26D8" w:rsidRDefault="00D03FBC" w:rsidP="009E26D8">
      <w:pPr>
        <w:pStyle w:val="Heading3"/>
        <w:rPr>
          <w:b/>
          <w:bCs/>
        </w:rPr>
      </w:pPr>
      <w:r>
        <w:t xml:space="preserve">- Ca sử dụng </w:t>
      </w:r>
      <w:r w:rsidRPr="003725F1">
        <w:rPr>
          <w:b/>
          <w:bCs/>
        </w:rPr>
        <w:t>“Quản lý hệ thống chiếu phim”:</w:t>
      </w:r>
    </w:p>
    <w:p w14:paraId="58D8C9B1" w14:textId="468515F8" w:rsidR="0075288B" w:rsidRPr="00795985" w:rsidRDefault="00C14D0F" w:rsidP="00C14D0F">
      <w:pPr>
        <w:jc w:val="center"/>
      </w:pPr>
      <w:r>
        <w:rPr>
          <w:noProof/>
        </w:rPr>
        <w:drawing>
          <wp:inline distT="0" distB="0" distL="0" distR="0" wp14:anchorId="7AA8AB00" wp14:editId="68BE156F">
            <wp:extent cx="3461657" cy="3710842"/>
            <wp:effectExtent l="0" t="0" r="5715" b="4445"/>
            <wp:docPr id="181976089" name="Picture 278"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6089" name="Picture 278" descr="A diagram of a person with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477554" cy="3727883"/>
                    </a:xfrm>
                    <a:prstGeom prst="rect">
                      <a:avLst/>
                    </a:prstGeom>
                  </pic:spPr>
                </pic:pic>
              </a:graphicData>
            </a:graphic>
          </wp:inline>
        </w:drawing>
      </w:r>
    </w:p>
    <w:p w14:paraId="47C50280" w14:textId="5BD026E2" w:rsidR="0020500E" w:rsidRDefault="00263C62" w:rsidP="00451FE9">
      <w:pPr>
        <w:pStyle w:val="Heading2"/>
      </w:pPr>
      <w:r w:rsidRPr="00554056">
        <w:t>4. Biểu đồ hoạt động của các ca sử dụng</w:t>
      </w:r>
    </w:p>
    <w:p w14:paraId="7EBF295B" w14:textId="11048543" w:rsidR="00554056" w:rsidRDefault="00B516AC" w:rsidP="00451FE9">
      <w:pPr>
        <w:pStyle w:val="Heading3"/>
      </w:pPr>
      <w:r>
        <w:t>a.</w:t>
      </w:r>
      <w:r w:rsidR="00554056">
        <w:t xml:space="preserve"> Ca sử dụng </w:t>
      </w:r>
      <w:r w:rsidR="00554056" w:rsidRPr="00B34A5D">
        <w:rPr>
          <w:b/>
          <w:bCs/>
        </w:rPr>
        <w:t>“Đặt vé”</w:t>
      </w:r>
    </w:p>
    <w:p w14:paraId="53893F1D" w14:textId="16CC0F40" w:rsidR="009A3B14" w:rsidRPr="009A3B14" w:rsidRDefault="00B34A5D" w:rsidP="009A3B14">
      <w:pPr>
        <w:jc w:val="center"/>
      </w:pPr>
      <w:r>
        <w:rPr>
          <w:noProof/>
        </w:rPr>
        <w:drawing>
          <wp:inline distT="0" distB="0" distL="0" distR="0" wp14:anchorId="2D71BE67" wp14:editId="471B1A22">
            <wp:extent cx="4484451" cy="7869534"/>
            <wp:effectExtent l="0" t="0" r="0" b="0"/>
            <wp:docPr id="2064911167" name="Picture 269"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11167" name="Picture 269" descr="A diagram of a work flow&#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516336" cy="7925487"/>
                    </a:xfrm>
                    <a:prstGeom prst="rect">
                      <a:avLst/>
                    </a:prstGeom>
                  </pic:spPr>
                </pic:pic>
              </a:graphicData>
            </a:graphic>
          </wp:inline>
        </w:drawing>
      </w:r>
    </w:p>
    <w:p w14:paraId="555923DD" w14:textId="0D229401" w:rsidR="00554056" w:rsidRDefault="00B516AC" w:rsidP="00451FE9">
      <w:pPr>
        <w:pStyle w:val="Heading3"/>
      </w:pPr>
      <w:r>
        <w:t>b.</w:t>
      </w:r>
      <w:r w:rsidR="00554056">
        <w:t xml:space="preserve"> Ca sử dụng </w:t>
      </w:r>
      <w:r w:rsidR="00D646E1" w:rsidRPr="00B34A5D">
        <w:rPr>
          <w:b/>
          <w:bCs/>
        </w:rPr>
        <w:t>“Hủy vé”</w:t>
      </w:r>
    </w:p>
    <w:p w14:paraId="5383DCAB" w14:textId="29493671" w:rsidR="009A3B14" w:rsidRPr="009A3B14" w:rsidRDefault="000D3F18" w:rsidP="009A3B14">
      <w:pPr>
        <w:jc w:val="center"/>
      </w:pPr>
      <w:r>
        <w:rPr>
          <w:noProof/>
        </w:rPr>
        <w:drawing>
          <wp:inline distT="0" distB="0" distL="0" distR="0" wp14:anchorId="78BA513B" wp14:editId="6AF116F6">
            <wp:extent cx="6595353" cy="7687059"/>
            <wp:effectExtent l="0" t="0" r="0" b="9525"/>
            <wp:docPr id="656689497" name="Picture 27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89497" name="Picture 270"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621052" cy="7717011"/>
                    </a:xfrm>
                    <a:prstGeom prst="rect">
                      <a:avLst/>
                    </a:prstGeom>
                  </pic:spPr>
                </pic:pic>
              </a:graphicData>
            </a:graphic>
          </wp:inline>
        </w:drawing>
      </w:r>
    </w:p>
    <w:p w14:paraId="5A4658AE" w14:textId="0EBC7741" w:rsidR="00554056" w:rsidRDefault="00B516AC" w:rsidP="000D3F18">
      <w:pPr>
        <w:pStyle w:val="Heading3"/>
      </w:pPr>
      <w:r>
        <w:t>c.</w:t>
      </w:r>
      <w:r w:rsidR="00554056">
        <w:t xml:space="preserve"> Ca sử dụng </w:t>
      </w:r>
      <w:r w:rsidR="000D3F18" w:rsidRPr="000D3F18">
        <w:rPr>
          <w:b/>
          <w:bCs/>
        </w:rPr>
        <w:t>“Thanh toán”</w:t>
      </w:r>
    </w:p>
    <w:p w14:paraId="326D67C9" w14:textId="4C6B319D" w:rsidR="009A3B14" w:rsidRPr="009A3B14" w:rsidRDefault="000A6759" w:rsidP="00970A8C">
      <w:pPr>
        <w:jc w:val="center"/>
      </w:pPr>
      <w:r>
        <w:rPr>
          <w:noProof/>
        </w:rPr>
        <w:drawing>
          <wp:inline distT="0" distB="0" distL="0" distR="0" wp14:anchorId="475B3332" wp14:editId="50DC29C7">
            <wp:extent cx="6128385" cy="7983416"/>
            <wp:effectExtent l="0" t="0" r="5715" b="0"/>
            <wp:docPr id="750339781"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pic:nvPicPr>
                  <pic:blipFill>
                    <a:blip r:embed="rId17">
                      <a:extLst>
                        <a:ext uri="{28A0092B-C50C-407E-A947-70E740481C1C}">
                          <a14:useLocalDpi xmlns:a14="http://schemas.microsoft.com/office/drawing/2010/main" val="0"/>
                        </a:ext>
                      </a:extLst>
                    </a:blip>
                    <a:stretch>
                      <a:fillRect/>
                    </a:stretch>
                  </pic:blipFill>
                  <pic:spPr>
                    <a:xfrm>
                      <a:off x="0" y="0"/>
                      <a:ext cx="6129377" cy="7984708"/>
                    </a:xfrm>
                    <a:prstGeom prst="rect">
                      <a:avLst/>
                    </a:prstGeom>
                  </pic:spPr>
                </pic:pic>
              </a:graphicData>
            </a:graphic>
          </wp:inline>
        </w:drawing>
      </w:r>
    </w:p>
    <w:p w14:paraId="56F2F6C4" w14:textId="6A671D45" w:rsidR="00554056" w:rsidRDefault="00B516AC" w:rsidP="00451FE9">
      <w:pPr>
        <w:pStyle w:val="Heading3"/>
        <w:rPr>
          <w:b/>
          <w:bCs/>
        </w:rPr>
      </w:pPr>
      <w:r>
        <w:t>d.</w:t>
      </w:r>
      <w:r w:rsidR="00554056">
        <w:t xml:space="preserve"> Ca sử dụng </w:t>
      </w:r>
      <w:r w:rsidR="00554056" w:rsidRPr="000D3F18">
        <w:rPr>
          <w:b/>
          <w:bCs/>
        </w:rPr>
        <w:t>“Gửi yêu cầu hợp tác”</w:t>
      </w:r>
    </w:p>
    <w:p w14:paraId="6E7EB4E1" w14:textId="77777777" w:rsidR="00A07D26" w:rsidRPr="00A07D26" w:rsidRDefault="00A07D26" w:rsidP="00A07D26"/>
    <w:p w14:paraId="4DA4E633" w14:textId="6579C796" w:rsidR="009A3B14" w:rsidRDefault="000F60EB" w:rsidP="00CC32D7">
      <w:pPr>
        <w:jc w:val="center"/>
      </w:pPr>
      <w:r>
        <w:rPr>
          <w:noProof/>
        </w:rPr>
        <w:drawing>
          <wp:inline distT="0" distB="0" distL="0" distR="0" wp14:anchorId="0BEABE81" wp14:editId="7C12E7CC">
            <wp:extent cx="7052310" cy="6699885"/>
            <wp:effectExtent l="0" t="0" r="0" b="5715"/>
            <wp:docPr id="1720053231" name="Picture 274" descr="A diagram with black dot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3231" name="Picture 274" descr="A diagram with black dots and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7052310" cy="6699885"/>
                    </a:xfrm>
                    <a:prstGeom prst="rect">
                      <a:avLst/>
                    </a:prstGeom>
                  </pic:spPr>
                </pic:pic>
              </a:graphicData>
            </a:graphic>
          </wp:inline>
        </w:drawing>
      </w:r>
    </w:p>
    <w:p w14:paraId="40487DD2" w14:textId="77777777" w:rsidR="00A07D26" w:rsidRDefault="00A07D26" w:rsidP="00CC32D7">
      <w:pPr>
        <w:jc w:val="center"/>
      </w:pPr>
    </w:p>
    <w:p w14:paraId="009096E0" w14:textId="77777777" w:rsidR="00A07D26" w:rsidRPr="009A3B14" w:rsidRDefault="00A07D26" w:rsidP="00CC32D7">
      <w:pPr>
        <w:jc w:val="center"/>
      </w:pPr>
    </w:p>
    <w:p w14:paraId="18F344F1" w14:textId="539ED0C8" w:rsidR="00554056" w:rsidRDefault="00B516AC" w:rsidP="00451FE9">
      <w:pPr>
        <w:pStyle w:val="Heading3"/>
        <w:rPr>
          <w:rStyle w:val="Heading2Char"/>
        </w:rPr>
      </w:pPr>
      <w:r>
        <w:t>e.</w:t>
      </w:r>
      <w:r w:rsidR="00554056">
        <w:t xml:space="preserve"> Ca sử dụng </w:t>
      </w:r>
      <w:r w:rsidR="000D3F18" w:rsidRPr="000D3F18">
        <w:rPr>
          <w:rStyle w:val="Heading2Char"/>
        </w:rPr>
        <w:t>“Đánh giá phim”</w:t>
      </w:r>
    </w:p>
    <w:p w14:paraId="309C9CD3" w14:textId="77777777" w:rsidR="00A07D26" w:rsidRPr="00A07D26" w:rsidRDefault="00A07D26" w:rsidP="00A07D26"/>
    <w:p w14:paraId="262D4C3A" w14:textId="60E51EF2" w:rsidR="009A3B14" w:rsidRPr="009A3B14" w:rsidRDefault="00A07D26" w:rsidP="00B83F09">
      <w:pPr>
        <w:jc w:val="center"/>
      </w:pPr>
      <w:r>
        <w:rPr>
          <w:noProof/>
        </w:rPr>
        <w:drawing>
          <wp:inline distT="0" distB="0" distL="0" distR="0" wp14:anchorId="50E109AC" wp14:editId="092E7DB9">
            <wp:extent cx="5753392" cy="7292840"/>
            <wp:effectExtent l="0" t="0" r="2540" b="3810"/>
            <wp:docPr id="1444866313" name="Picture 27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pic:nvPicPr>
                  <pic:blipFill>
                    <a:blip r:embed="rId19">
                      <a:extLst>
                        <a:ext uri="{28A0092B-C50C-407E-A947-70E740481C1C}">
                          <a14:useLocalDpi xmlns:a14="http://schemas.microsoft.com/office/drawing/2010/main" val="0"/>
                        </a:ext>
                      </a:extLst>
                    </a:blip>
                    <a:stretch>
                      <a:fillRect/>
                    </a:stretch>
                  </pic:blipFill>
                  <pic:spPr>
                    <a:xfrm>
                      <a:off x="0" y="0"/>
                      <a:ext cx="5753392" cy="7292840"/>
                    </a:xfrm>
                    <a:prstGeom prst="rect">
                      <a:avLst/>
                    </a:prstGeom>
                  </pic:spPr>
                </pic:pic>
              </a:graphicData>
            </a:graphic>
          </wp:inline>
        </w:drawing>
      </w:r>
    </w:p>
    <w:p w14:paraId="1E551632" w14:textId="5D3F02BE" w:rsidR="004B3B82" w:rsidRPr="00554056" w:rsidRDefault="004B3B82" w:rsidP="00451FE9">
      <w:pPr>
        <w:pStyle w:val="Heading1"/>
      </w:pPr>
      <w:r w:rsidRPr="00554056">
        <w:t>III. Phân tích</w:t>
      </w:r>
      <w:r w:rsidR="00752DC6" w:rsidRPr="00554056">
        <w:t xml:space="preserve"> </w:t>
      </w:r>
      <w:r w:rsidRPr="00554056">
        <w:t>hành vi</w:t>
      </w:r>
      <w:r w:rsidR="00752DC6" w:rsidRPr="00554056">
        <w:t xml:space="preserve"> và sự tương tác</w:t>
      </w:r>
    </w:p>
    <w:p w14:paraId="60351621" w14:textId="3CD5390C" w:rsidR="003363DB" w:rsidRDefault="00A53801" w:rsidP="00451FE9">
      <w:pPr>
        <w:pStyle w:val="Heading2"/>
      </w:pPr>
      <w:r w:rsidRPr="00554056">
        <w:t>1</w:t>
      </w:r>
      <w:r w:rsidR="003363DB" w:rsidRPr="00554056">
        <w:t>. Biểu đồ</w:t>
      </w:r>
      <w:r w:rsidR="000175F2">
        <w:t xml:space="preserve"> phân tích</w:t>
      </w:r>
      <w:r w:rsidR="003363DB" w:rsidRPr="00554056">
        <w:t xml:space="preserve"> lớp cho ca sử dụng</w:t>
      </w:r>
    </w:p>
    <w:p w14:paraId="1CFE7403" w14:textId="029D6B76" w:rsidR="00B516AC" w:rsidRPr="002D661F" w:rsidRDefault="00B516AC" w:rsidP="00FD17A6">
      <w:pPr>
        <w:pStyle w:val="Heading3"/>
        <w:rPr>
          <w:b/>
          <w:bCs/>
        </w:rPr>
      </w:pPr>
      <w:r>
        <w:t>a</w:t>
      </w:r>
      <w:r w:rsidR="00117DD8">
        <w:t>.</w:t>
      </w:r>
      <w:r>
        <w:t xml:space="preserve"> Ca sử dụng </w:t>
      </w:r>
      <w:r w:rsidRPr="002D661F">
        <w:rPr>
          <w:b/>
          <w:bCs/>
        </w:rPr>
        <w:t>“Đặt vé”</w:t>
      </w:r>
    </w:p>
    <w:p w14:paraId="4E4779E8" w14:textId="252ECC6F" w:rsidR="00AA5BC0" w:rsidRPr="00AA5BC0" w:rsidRDefault="00197624" w:rsidP="009E26D8">
      <w:pPr>
        <w:jc w:val="center"/>
      </w:pPr>
      <w:r w:rsidRPr="00197624">
        <w:drawing>
          <wp:inline distT="0" distB="0" distL="0" distR="0" wp14:anchorId="0F657DF1" wp14:editId="521CEE7E">
            <wp:extent cx="5658593" cy="1992175"/>
            <wp:effectExtent l="0" t="0" r="0" b="8255"/>
            <wp:docPr id="168915403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4032" name="Picture 1" descr="A diagram of a computer&#10;&#10;AI-generated content may be incorrect."/>
                    <pic:cNvPicPr/>
                  </pic:nvPicPr>
                  <pic:blipFill>
                    <a:blip r:embed="rId20"/>
                    <a:stretch>
                      <a:fillRect/>
                    </a:stretch>
                  </pic:blipFill>
                  <pic:spPr>
                    <a:xfrm>
                      <a:off x="0" y="0"/>
                      <a:ext cx="5676135" cy="1998351"/>
                    </a:xfrm>
                    <a:prstGeom prst="rect">
                      <a:avLst/>
                    </a:prstGeom>
                  </pic:spPr>
                </pic:pic>
              </a:graphicData>
            </a:graphic>
          </wp:inline>
        </w:drawing>
      </w:r>
    </w:p>
    <w:p w14:paraId="0FA3DB36" w14:textId="717A506D" w:rsidR="00B516AC" w:rsidRPr="002D661F" w:rsidRDefault="00B516AC" w:rsidP="00FD17A6">
      <w:pPr>
        <w:pStyle w:val="Heading3"/>
        <w:rPr>
          <w:b/>
          <w:bCs/>
        </w:rPr>
      </w:pPr>
      <w:r>
        <w:t>b</w:t>
      </w:r>
      <w:r w:rsidR="00117DD8">
        <w:t>.</w:t>
      </w:r>
      <w:r>
        <w:t xml:space="preserve"> Ca sử dụng </w:t>
      </w:r>
      <w:r w:rsidR="007E1166" w:rsidRPr="002D661F">
        <w:rPr>
          <w:b/>
          <w:bCs/>
        </w:rPr>
        <w:t>“Thanh toán”</w:t>
      </w:r>
    </w:p>
    <w:p w14:paraId="41332923" w14:textId="02F47FA1" w:rsidR="004802CC" w:rsidRPr="004802CC" w:rsidRDefault="00D723E6" w:rsidP="009E26D8">
      <w:pPr>
        <w:jc w:val="center"/>
      </w:pPr>
      <w:r w:rsidRPr="00D723E6">
        <w:drawing>
          <wp:inline distT="0" distB="0" distL="0" distR="0" wp14:anchorId="78D0F4DD" wp14:editId="4225C2DF">
            <wp:extent cx="5812972" cy="2133935"/>
            <wp:effectExtent l="0" t="0" r="0" b="0"/>
            <wp:docPr id="1671995464" name="Picture 1"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95464" name="Picture 1" descr="A diagram of a payment system&#10;&#10;AI-generated content may be incorrect."/>
                    <pic:cNvPicPr/>
                  </pic:nvPicPr>
                  <pic:blipFill>
                    <a:blip r:embed="rId21"/>
                    <a:stretch>
                      <a:fillRect/>
                    </a:stretch>
                  </pic:blipFill>
                  <pic:spPr>
                    <a:xfrm>
                      <a:off x="0" y="0"/>
                      <a:ext cx="5817865" cy="2135731"/>
                    </a:xfrm>
                    <a:prstGeom prst="rect">
                      <a:avLst/>
                    </a:prstGeom>
                  </pic:spPr>
                </pic:pic>
              </a:graphicData>
            </a:graphic>
          </wp:inline>
        </w:drawing>
      </w:r>
    </w:p>
    <w:p w14:paraId="2D9A5671" w14:textId="1437E4EF" w:rsidR="00B516AC" w:rsidRPr="002D661F" w:rsidRDefault="00B516AC" w:rsidP="00FD17A6">
      <w:pPr>
        <w:pStyle w:val="Heading3"/>
        <w:rPr>
          <w:b/>
          <w:bCs/>
        </w:rPr>
      </w:pPr>
      <w:r>
        <w:t>c</w:t>
      </w:r>
      <w:r w:rsidR="00117DD8">
        <w:t>.</w:t>
      </w:r>
      <w:r>
        <w:t xml:space="preserve"> Ca sử dụng </w:t>
      </w:r>
      <w:r w:rsidR="007E1166" w:rsidRPr="002D661F">
        <w:rPr>
          <w:b/>
          <w:bCs/>
        </w:rPr>
        <w:t>“Hủy vé”</w:t>
      </w:r>
    </w:p>
    <w:p w14:paraId="37FF1144" w14:textId="1B26E96B" w:rsidR="00CF1406" w:rsidRPr="00CF1406" w:rsidRDefault="00CF1406" w:rsidP="009E26D8">
      <w:pPr>
        <w:jc w:val="center"/>
      </w:pPr>
      <w:r w:rsidRPr="00CF1406">
        <w:drawing>
          <wp:inline distT="0" distB="0" distL="0" distR="0" wp14:anchorId="3ED564CB" wp14:editId="09A13FD8">
            <wp:extent cx="6115793" cy="2302371"/>
            <wp:effectExtent l="0" t="0" r="0" b="3175"/>
            <wp:docPr id="174092835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8355" name="Picture 1" descr="A diagram of a computer&#10;&#10;AI-generated content may be incorrect."/>
                    <pic:cNvPicPr/>
                  </pic:nvPicPr>
                  <pic:blipFill>
                    <a:blip r:embed="rId22"/>
                    <a:stretch>
                      <a:fillRect/>
                    </a:stretch>
                  </pic:blipFill>
                  <pic:spPr>
                    <a:xfrm>
                      <a:off x="0" y="0"/>
                      <a:ext cx="6129837" cy="2307658"/>
                    </a:xfrm>
                    <a:prstGeom prst="rect">
                      <a:avLst/>
                    </a:prstGeom>
                  </pic:spPr>
                </pic:pic>
              </a:graphicData>
            </a:graphic>
          </wp:inline>
        </w:drawing>
      </w:r>
    </w:p>
    <w:p w14:paraId="4AA12765" w14:textId="7C027719" w:rsidR="00B516AC" w:rsidRPr="00A07D26" w:rsidRDefault="00B516AC" w:rsidP="00FD17A6">
      <w:pPr>
        <w:pStyle w:val="Heading3"/>
        <w:rPr>
          <w:b/>
          <w:bCs/>
        </w:rPr>
      </w:pPr>
      <w:r>
        <w:t>d</w:t>
      </w:r>
      <w:r w:rsidR="00117DD8">
        <w:t>.</w:t>
      </w:r>
      <w:r>
        <w:t xml:space="preserve"> Ca sử dụng </w:t>
      </w:r>
      <w:r w:rsidRPr="00A07D26">
        <w:rPr>
          <w:b/>
          <w:bCs/>
        </w:rPr>
        <w:t>“Gửi yêu cầu hợp tác”</w:t>
      </w:r>
    </w:p>
    <w:p w14:paraId="31E94BB6" w14:textId="4537E511" w:rsidR="00BF02F8" w:rsidRPr="00BF02F8" w:rsidRDefault="009F4EE7" w:rsidP="00BF02F8">
      <w:r w:rsidRPr="009F4EE7">
        <w:drawing>
          <wp:inline distT="0" distB="0" distL="0" distR="0" wp14:anchorId="0C5B9FC9" wp14:editId="3107D9B5">
            <wp:extent cx="7052310" cy="2874010"/>
            <wp:effectExtent l="0" t="0" r="0" b="2540"/>
            <wp:docPr id="48462789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27897" name="Picture 1" descr="A diagram of a computer&#10;&#10;AI-generated content may be incorrect."/>
                    <pic:cNvPicPr/>
                  </pic:nvPicPr>
                  <pic:blipFill>
                    <a:blip r:embed="rId23"/>
                    <a:stretch>
                      <a:fillRect/>
                    </a:stretch>
                  </pic:blipFill>
                  <pic:spPr>
                    <a:xfrm>
                      <a:off x="0" y="0"/>
                      <a:ext cx="7052310" cy="2874010"/>
                    </a:xfrm>
                    <a:prstGeom prst="rect">
                      <a:avLst/>
                    </a:prstGeom>
                  </pic:spPr>
                </pic:pic>
              </a:graphicData>
            </a:graphic>
          </wp:inline>
        </w:drawing>
      </w:r>
    </w:p>
    <w:p w14:paraId="23713744" w14:textId="3F565B26" w:rsidR="00B516AC" w:rsidRPr="00A07D26" w:rsidRDefault="00B516AC" w:rsidP="00B516AC">
      <w:pPr>
        <w:pStyle w:val="Heading3"/>
        <w:rPr>
          <w:b/>
          <w:bCs/>
        </w:rPr>
      </w:pPr>
      <w:r>
        <w:t>e</w:t>
      </w:r>
      <w:r w:rsidR="00117DD8">
        <w:t>.</w:t>
      </w:r>
      <w:r>
        <w:t xml:space="preserve"> Ca sử dụng </w:t>
      </w:r>
      <w:r w:rsidR="007E1166" w:rsidRPr="00A07D26">
        <w:rPr>
          <w:b/>
          <w:bCs/>
        </w:rPr>
        <w:t>“Đánh giá phim”</w:t>
      </w:r>
    </w:p>
    <w:p w14:paraId="092A0604" w14:textId="34C4B26E" w:rsidR="00B516AC" w:rsidRPr="00B516AC" w:rsidRDefault="009B3E7A" w:rsidP="00B516AC">
      <w:r w:rsidRPr="009B3E7A">
        <w:drawing>
          <wp:inline distT="0" distB="0" distL="0" distR="0" wp14:anchorId="78FDE353" wp14:editId="786D074E">
            <wp:extent cx="7052310" cy="2948940"/>
            <wp:effectExtent l="0" t="0" r="0" b="3810"/>
            <wp:docPr id="188110682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06828" name="Picture 1" descr="A diagram of a computer&#10;&#10;AI-generated content may be incorrect."/>
                    <pic:cNvPicPr/>
                  </pic:nvPicPr>
                  <pic:blipFill>
                    <a:blip r:embed="rId24"/>
                    <a:stretch>
                      <a:fillRect/>
                    </a:stretch>
                  </pic:blipFill>
                  <pic:spPr>
                    <a:xfrm>
                      <a:off x="0" y="0"/>
                      <a:ext cx="7052310" cy="2948940"/>
                    </a:xfrm>
                    <a:prstGeom prst="rect">
                      <a:avLst/>
                    </a:prstGeom>
                  </pic:spPr>
                </pic:pic>
              </a:graphicData>
            </a:graphic>
          </wp:inline>
        </w:drawing>
      </w:r>
    </w:p>
    <w:p w14:paraId="79117768" w14:textId="7B5C29C8" w:rsidR="004B3B82" w:rsidRDefault="00A53801" w:rsidP="00451FE9">
      <w:pPr>
        <w:pStyle w:val="Heading2"/>
      </w:pPr>
      <w:r w:rsidRPr="00554056">
        <w:t>2</w:t>
      </w:r>
      <w:r w:rsidR="004B3B82" w:rsidRPr="00554056">
        <w:t>. Biểu đồ trình tự</w:t>
      </w:r>
    </w:p>
    <w:p w14:paraId="47649763" w14:textId="77777777" w:rsidR="009E26D8" w:rsidRDefault="7FDE2905" w:rsidP="007E1166">
      <w:pPr>
        <w:pStyle w:val="Heading3"/>
        <w:rPr>
          <w:b/>
          <w:bCs/>
        </w:rPr>
      </w:pPr>
      <w:r>
        <w:t xml:space="preserve">a. Ca sử dụng </w:t>
      </w:r>
      <w:r w:rsidRPr="7FDE2905">
        <w:rPr>
          <w:b/>
          <w:bCs/>
        </w:rPr>
        <w:t xml:space="preserve">“Đặt vé”: </w:t>
      </w:r>
    </w:p>
    <w:p w14:paraId="7B2D46DF" w14:textId="0B9867C7" w:rsidR="00037613" w:rsidRPr="00A07D26" w:rsidRDefault="009E26D8" w:rsidP="009E26D8">
      <w:pPr>
        <w:rPr>
          <w:b/>
          <w:i/>
        </w:rPr>
      </w:pPr>
      <w:r>
        <w:rPr>
          <w:b/>
          <w:bCs/>
        </w:rPr>
        <w:t xml:space="preserve">- </w:t>
      </w:r>
      <w:r w:rsidR="7FDE2905" w:rsidRPr="7FDE2905">
        <w:rPr>
          <w:i/>
          <w:iCs/>
        </w:rPr>
        <w:t>Xem chi tiết tại đây</w:t>
      </w:r>
      <w:r w:rsidR="7FDE2905" w:rsidRPr="7FDE2905">
        <w:rPr>
          <w:b/>
          <w:bCs/>
        </w:rPr>
        <w:t xml:space="preserve">: </w:t>
      </w:r>
      <w:hyperlink r:id="rId25">
        <w:r w:rsidR="7FDE2905" w:rsidRPr="7FDE2905">
          <w:rPr>
            <w:rStyle w:val="Hyperlink"/>
            <w:b/>
            <w:bCs/>
            <w:i/>
            <w:iCs/>
          </w:rPr>
          <w:t>Sequence-Diagrame-Mua vé</w:t>
        </w:r>
      </w:hyperlink>
    </w:p>
    <w:p w14:paraId="1DBE4CCE" w14:textId="6DCDD280" w:rsidR="00B516AC" w:rsidRPr="009A3B14" w:rsidRDefault="00204387" w:rsidP="00B516AC">
      <w:r w:rsidRPr="00204387">
        <w:drawing>
          <wp:inline distT="0" distB="0" distL="0" distR="0" wp14:anchorId="0C116E71" wp14:editId="6DE34B14">
            <wp:extent cx="7220424" cy="6879102"/>
            <wp:effectExtent l="0" t="0" r="0" b="0"/>
            <wp:docPr id="1819472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2984" name="Picture 1" descr="A screenshot of a computer&#10;&#10;AI-generated content may be incorrect."/>
                    <pic:cNvPicPr/>
                  </pic:nvPicPr>
                  <pic:blipFill>
                    <a:blip r:embed="rId26"/>
                    <a:stretch>
                      <a:fillRect/>
                    </a:stretch>
                  </pic:blipFill>
                  <pic:spPr>
                    <a:xfrm>
                      <a:off x="0" y="0"/>
                      <a:ext cx="7229963" cy="6888190"/>
                    </a:xfrm>
                    <a:prstGeom prst="rect">
                      <a:avLst/>
                    </a:prstGeom>
                  </pic:spPr>
                </pic:pic>
              </a:graphicData>
            </a:graphic>
          </wp:inline>
        </w:drawing>
      </w:r>
    </w:p>
    <w:p w14:paraId="21498EE6" w14:textId="77777777" w:rsidR="009E26D8" w:rsidRDefault="1FB1AA95" w:rsidP="00B516AC">
      <w:pPr>
        <w:pStyle w:val="Heading3"/>
        <w:rPr>
          <w:i/>
          <w:iCs/>
        </w:rPr>
      </w:pPr>
      <w:r>
        <w:t xml:space="preserve">b. Ca sử dụng </w:t>
      </w:r>
      <w:r w:rsidRPr="1FB1AA95">
        <w:rPr>
          <w:b/>
          <w:bCs/>
        </w:rPr>
        <w:t>“Thanh toán”.</w:t>
      </w:r>
      <w:r w:rsidRPr="1FB1AA95">
        <w:rPr>
          <w:i/>
          <w:iCs/>
        </w:rPr>
        <w:t xml:space="preserve"> </w:t>
      </w:r>
    </w:p>
    <w:p w14:paraId="28952B3E" w14:textId="5F513442" w:rsidR="00B516AC" w:rsidRPr="00713448" w:rsidRDefault="009E26D8" w:rsidP="009E26D8">
      <w:pPr>
        <w:rPr>
          <w:b/>
          <w:bCs/>
        </w:rPr>
      </w:pPr>
      <w:r>
        <w:rPr>
          <w:i/>
          <w:iCs/>
        </w:rPr>
        <w:t xml:space="preserve">- </w:t>
      </w:r>
      <w:r w:rsidR="1FB1AA95" w:rsidRPr="1FB1AA95">
        <w:rPr>
          <w:i/>
          <w:iCs/>
        </w:rPr>
        <w:t xml:space="preserve">Xem chi tiết tại đây: </w:t>
      </w:r>
      <w:hyperlink r:id="rId27">
        <w:r w:rsidR="1FB1AA95" w:rsidRPr="1FB1AA95">
          <w:rPr>
            <w:rStyle w:val="Hyperlink"/>
            <w:b/>
            <w:bCs/>
          </w:rPr>
          <w:t>Sequence-Diagram Thanh toán</w:t>
        </w:r>
      </w:hyperlink>
    </w:p>
    <w:p w14:paraId="14F427A8" w14:textId="5C7B0A05" w:rsidR="00B516AC" w:rsidRDefault="001948AE" w:rsidP="00B516AC">
      <w:r w:rsidRPr="001948AE">
        <w:drawing>
          <wp:inline distT="0" distB="0" distL="0" distR="0" wp14:anchorId="30E0286E" wp14:editId="75ADF481">
            <wp:extent cx="7052310" cy="6534785"/>
            <wp:effectExtent l="0" t="0" r="0" b="0"/>
            <wp:docPr id="198137351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73519" name="Picture 1" descr="A screenshot of a computer screen&#10;&#10;AI-generated content may be incorrect."/>
                    <pic:cNvPicPr/>
                  </pic:nvPicPr>
                  <pic:blipFill>
                    <a:blip r:embed="rId28"/>
                    <a:stretch>
                      <a:fillRect/>
                    </a:stretch>
                  </pic:blipFill>
                  <pic:spPr>
                    <a:xfrm>
                      <a:off x="0" y="0"/>
                      <a:ext cx="7052310" cy="6534785"/>
                    </a:xfrm>
                    <a:prstGeom prst="rect">
                      <a:avLst/>
                    </a:prstGeom>
                  </pic:spPr>
                </pic:pic>
              </a:graphicData>
            </a:graphic>
          </wp:inline>
        </w:drawing>
      </w:r>
    </w:p>
    <w:p w14:paraId="5EE3ACC8" w14:textId="6D6488C2" w:rsidR="004C53B8" w:rsidRDefault="004C53B8" w:rsidP="004C53B8">
      <w:pPr>
        <w:pStyle w:val="Heading3"/>
      </w:pPr>
      <w:r>
        <w:t xml:space="preserve">c. Ca sử dụng </w:t>
      </w:r>
      <w:r w:rsidRPr="00323AB1">
        <w:rPr>
          <w:b/>
          <w:bCs/>
        </w:rPr>
        <w:t>“Hủy vé”</w:t>
      </w:r>
    </w:p>
    <w:p w14:paraId="5F684D4B" w14:textId="568D4A40" w:rsidR="004C53B8" w:rsidRPr="009A3B14" w:rsidRDefault="00870812" w:rsidP="004C53B8">
      <w:pPr>
        <w:jc w:val="center"/>
      </w:pPr>
      <w:r w:rsidRPr="00870812">
        <w:drawing>
          <wp:inline distT="0" distB="0" distL="0" distR="0" wp14:anchorId="056669F2" wp14:editId="14965BA3">
            <wp:extent cx="7052310" cy="5487035"/>
            <wp:effectExtent l="0" t="0" r="0" b="0"/>
            <wp:docPr id="15533961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96158" name="Picture 1" descr="A screenshot of a computer screen&#10;&#10;AI-generated content may be incorrect."/>
                    <pic:cNvPicPr/>
                  </pic:nvPicPr>
                  <pic:blipFill>
                    <a:blip r:embed="rId29"/>
                    <a:stretch>
                      <a:fillRect/>
                    </a:stretch>
                  </pic:blipFill>
                  <pic:spPr>
                    <a:xfrm>
                      <a:off x="0" y="0"/>
                      <a:ext cx="7052310" cy="5487035"/>
                    </a:xfrm>
                    <a:prstGeom prst="rect">
                      <a:avLst/>
                    </a:prstGeom>
                  </pic:spPr>
                </pic:pic>
              </a:graphicData>
            </a:graphic>
          </wp:inline>
        </w:drawing>
      </w:r>
    </w:p>
    <w:p w14:paraId="3F6A31E1" w14:textId="39D5E070" w:rsidR="004C53B8" w:rsidRPr="00323AB1" w:rsidRDefault="004C53B8" w:rsidP="004C53B8">
      <w:pPr>
        <w:pStyle w:val="Heading3"/>
        <w:rPr>
          <w:b/>
          <w:bCs/>
        </w:rPr>
      </w:pPr>
      <w:r>
        <w:t xml:space="preserve">d. Ca sử dụng </w:t>
      </w:r>
      <w:r w:rsidRPr="00323AB1">
        <w:rPr>
          <w:b/>
          <w:bCs/>
        </w:rPr>
        <w:t>“Đánh giá phim”</w:t>
      </w:r>
    </w:p>
    <w:p w14:paraId="68085356" w14:textId="01464F03" w:rsidR="004C53B8" w:rsidRPr="009A3B14" w:rsidRDefault="00B04EC0" w:rsidP="004C53B8">
      <w:r w:rsidRPr="00B04EC0">
        <w:drawing>
          <wp:inline distT="0" distB="0" distL="0" distR="0" wp14:anchorId="0151CF3B" wp14:editId="32A57964">
            <wp:extent cx="7262314" cy="5718220"/>
            <wp:effectExtent l="0" t="0" r="0" b="0"/>
            <wp:docPr id="15524960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96057" name="Picture 1" descr="A screenshot of a computer screen&#10;&#10;AI-generated content may be incorrect."/>
                    <pic:cNvPicPr/>
                  </pic:nvPicPr>
                  <pic:blipFill>
                    <a:blip r:embed="rId30"/>
                    <a:stretch>
                      <a:fillRect/>
                    </a:stretch>
                  </pic:blipFill>
                  <pic:spPr>
                    <a:xfrm>
                      <a:off x="0" y="0"/>
                      <a:ext cx="7269464" cy="5723850"/>
                    </a:xfrm>
                    <a:prstGeom prst="rect">
                      <a:avLst/>
                    </a:prstGeom>
                  </pic:spPr>
                </pic:pic>
              </a:graphicData>
            </a:graphic>
          </wp:inline>
        </w:drawing>
      </w:r>
    </w:p>
    <w:p w14:paraId="41A9447C" w14:textId="78D661BC" w:rsidR="00CA26E6" w:rsidRPr="00CA26E6" w:rsidRDefault="004C53B8" w:rsidP="00CA26E6">
      <w:pPr>
        <w:pStyle w:val="Heading3"/>
        <w:rPr>
          <w:b/>
          <w:bCs/>
        </w:rPr>
      </w:pPr>
      <w:r>
        <w:t xml:space="preserve">e. Ca sử dụng </w:t>
      </w:r>
      <w:r w:rsidRPr="00A07D26">
        <w:rPr>
          <w:b/>
          <w:bCs/>
        </w:rPr>
        <w:t>“Gửi yêu cầu hợp tác”</w:t>
      </w:r>
    </w:p>
    <w:p w14:paraId="2FBF7476" w14:textId="0B022195" w:rsidR="004C53B8" w:rsidRPr="00B516AC" w:rsidRDefault="00CA26E6" w:rsidP="00B516AC">
      <w:r w:rsidRPr="00CA26E6">
        <w:drawing>
          <wp:inline distT="0" distB="0" distL="0" distR="0" wp14:anchorId="6BCF0C3F" wp14:editId="5905B68F">
            <wp:extent cx="7158902" cy="6048260"/>
            <wp:effectExtent l="0" t="0" r="4445" b="0"/>
            <wp:docPr id="57659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98570" name=""/>
                    <pic:cNvPicPr/>
                  </pic:nvPicPr>
                  <pic:blipFill>
                    <a:blip r:embed="rId31"/>
                    <a:stretch>
                      <a:fillRect/>
                    </a:stretch>
                  </pic:blipFill>
                  <pic:spPr>
                    <a:xfrm>
                      <a:off x="0" y="0"/>
                      <a:ext cx="7161233" cy="6050229"/>
                    </a:xfrm>
                    <a:prstGeom prst="rect">
                      <a:avLst/>
                    </a:prstGeom>
                  </pic:spPr>
                </pic:pic>
              </a:graphicData>
            </a:graphic>
          </wp:inline>
        </w:drawing>
      </w:r>
    </w:p>
    <w:p w14:paraId="0F727913" w14:textId="5612FFEA" w:rsidR="004B3B82" w:rsidRDefault="00A53801" w:rsidP="00451FE9">
      <w:pPr>
        <w:pStyle w:val="Heading2"/>
      </w:pPr>
      <w:r w:rsidRPr="00554056">
        <w:t>3</w:t>
      </w:r>
      <w:r w:rsidR="004B3B82" w:rsidRPr="00554056">
        <w:t>. Biểu đồ máy trạng thái</w:t>
      </w:r>
    </w:p>
    <w:p w14:paraId="3350A7E3" w14:textId="603635BD" w:rsidR="00150CC1" w:rsidRDefault="00F43643" w:rsidP="00F43643">
      <w:pPr>
        <w:pStyle w:val="Heading3"/>
      </w:pPr>
      <w:r>
        <w:t>a.</w:t>
      </w:r>
      <w:r w:rsidR="00150CC1">
        <w:t xml:space="preserve"> Biểu đồ máy trạng thái</w:t>
      </w:r>
      <w:r w:rsidR="00FC15AC">
        <w:t xml:space="preserve"> </w:t>
      </w:r>
      <w:r w:rsidR="00150CC1">
        <w:t xml:space="preserve">thực thể </w:t>
      </w:r>
      <w:r w:rsidR="00150CC1" w:rsidRPr="00713448">
        <w:rPr>
          <w:b/>
          <w:bCs/>
        </w:rPr>
        <w:t>“Vé xem phim”:</w:t>
      </w:r>
    </w:p>
    <w:p w14:paraId="6792A244" w14:textId="3556D0EF" w:rsidR="00150CC1" w:rsidRDefault="00B879BB" w:rsidP="00713448">
      <w:pPr>
        <w:jc w:val="center"/>
      </w:pPr>
      <w:r w:rsidRPr="00B879BB">
        <w:drawing>
          <wp:inline distT="0" distB="0" distL="0" distR="0" wp14:anchorId="5E9A3D36" wp14:editId="5B29DEEF">
            <wp:extent cx="5949538" cy="3984573"/>
            <wp:effectExtent l="0" t="0" r="0" b="0"/>
            <wp:docPr id="84511338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3389" name="Picture 1" descr="A diagram of a diagram&#10;&#10;AI-generated content may be incorrect."/>
                    <pic:cNvPicPr/>
                  </pic:nvPicPr>
                  <pic:blipFill>
                    <a:blip r:embed="rId32"/>
                    <a:stretch>
                      <a:fillRect/>
                    </a:stretch>
                  </pic:blipFill>
                  <pic:spPr>
                    <a:xfrm>
                      <a:off x="0" y="0"/>
                      <a:ext cx="5951921" cy="3986169"/>
                    </a:xfrm>
                    <a:prstGeom prst="rect">
                      <a:avLst/>
                    </a:prstGeom>
                  </pic:spPr>
                </pic:pic>
              </a:graphicData>
            </a:graphic>
          </wp:inline>
        </w:drawing>
      </w:r>
    </w:p>
    <w:p w14:paraId="4945EEAB" w14:textId="73F279CE" w:rsidR="00B879BB" w:rsidRPr="00A07D26" w:rsidRDefault="00FC15AC" w:rsidP="00FC15AC">
      <w:pPr>
        <w:pStyle w:val="Heading3"/>
        <w:rPr>
          <w:b/>
          <w:bCs/>
        </w:rPr>
      </w:pPr>
      <w:r>
        <w:t xml:space="preserve">b. Biểu đồ máy trạng thái thực thể </w:t>
      </w:r>
      <w:r w:rsidRPr="00A07D26">
        <w:rPr>
          <w:b/>
          <w:bCs/>
        </w:rPr>
        <w:t>“Ghế”</w:t>
      </w:r>
    </w:p>
    <w:p w14:paraId="23AA2928" w14:textId="1B55C718" w:rsidR="00781699" w:rsidRPr="00781699" w:rsidRDefault="00781699" w:rsidP="00781699">
      <w:pPr>
        <w:jc w:val="center"/>
      </w:pPr>
      <w:r w:rsidRPr="00781699">
        <w:drawing>
          <wp:inline distT="0" distB="0" distL="0" distR="0" wp14:anchorId="44C39240" wp14:editId="3E11DA47">
            <wp:extent cx="4427142" cy="3271651"/>
            <wp:effectExtent l="0" t="0" r="0" b="5080"/>
            <wp:docPr id="92712744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7446" name="Picture 1" descr="A diagram of a diagram&#10;&#10;AI-generated content may be incorrect."/>
                    <pic:cNvPicPr/>
                  </pic:nvPicPr>
                  <pic:blipFill>
                    <a:blip r:embed="rId33"/>
                    <a:stretch>
                      <a:fillRect/>
                    </a:stretch>
                  </pic:blipFill>
                  <pic:spPr>
                    <a:xfrm>
                      <a:off x="0" y="0"/>
                      <a:ext cx="4447018" cy="3286339"/>
                    </a:xfrm>
                    <a:prstGeom prst="rect">
                      <a:avLst/>
                    </a:prstGeom>
                  </pic:spPr>
                </pic:pic>
              </a:graphicData>
            </a:graphic>
          </wp:inline>
        </w:drawing>
      </w:r>
    </w:p>
    <w:p w14:paraId="1612CE87" w14:textId="648C7E4D" w:rsidR="00145789" w:rsidRPr="00554056" w:rsidRDefault="00145789" w:rsidP="00451FE9">
      <w:pPr>
        <w:pStyle w:val="Heading1"/>
      </w:pPr>
      <w:r w:rsidRPr="00554056">
        <w:t>I</w:t>
      </w:r>
      <w:r w:rsidR="004B3B82" w:rsidRPr="00554056">
        <w:t>V</w:t>
      </w:r>
      <w:r w:rsidRPr="00554056">
        <w:t xml:space="preserve">. </w:t>
      </w:r>
      <w:r w:rsidR="003363DB" w:rsidRPr="00554056">
        <w:t>Thiết kế hệ thống</w:t>
      </w:r>
    </w:p>
    <w:p w14:paraId="2494EA26" w14:textId="79EF2DE8" w:rsidR="00C02C49" w:rsidRDefault="00C02C49" w:rsidP="00451FE9">
      <w:pPr>
        <w:pStyle w:val="Heading2"/>
      </w:pPr>
      <w:r w:rsidRPr="00554056">
        <w:t>1. Biểu đồ lớp lĩnh vực</w:t>
      </w:r>
    </w:p>
    <w:p w14:paraId="43BD7218" w14:textId="2FAD83FE" w:rsidR="007D7BB4" w:rsidRPr="007D7BB4" w:rsidRDefault="007C5426" w:rsidP="007D7BB4">
      <w:r w:rsidRPr="007C5426">
        <w:drawing>
          <wp:inline distT="0" distB="0" distL="0" distR="0" wp14:anchorId="2EAD6DC8" wp14:editId="26745AFE">
            <wp:extent cx="7052310" cy="4803775"/>
            <wp:effectExtent l="0" t="0" r="0" b="0"/>
            <wp:docPr id="1505651728" name="Picture 1"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728" name="Picture 1" descr="A computer screen shot of a computer network&#10;&#10;AI-generated content may be incorrect."/>
                    <pic:cNvPicPr/>
                  </pic:nvPicPr>
                  <pic:blipFill>
                    <a:blip r:embed="rId34"/>
                    <a:stretch>
                      <a:fillRect/>
                    </a:stretch>
                  </pic:blipFill>
                  <pic:spPr>
                    <a:xfrm>
                      <a:off x="0" y="0"/>
                      <a:ext cx="7052310" cy="4803775"/>
                    </a:xfrm>
                    <a:prstGeom prst="rect">
                      <a:avLst/>
                    </a:prstGeom>
                  </pic:spPr>
                </pic:pic>
              </a:graphicData>
            </a:graphic>
          </wp:inline>
        </w:drawing>
      </w:r>
    </w:p>
    <w:p w14:paraId="78D3B1F9" w14:textId="1066C343" w:rsidR="008461FC" w:rsidRPr="008461FC" w:rsidRDefault="00A53801" w:rsidP="003265A8">
      <w:pPr>
        <w:pStyle w:val="Heading2"/>
      </w:pPr>
      <w:r w:rsidRPr="00554056">
        <w:t>2</w:t>
      </w:r>
      <w:r w:rsidR="00C02C49" w:rsidRPr="00554056">
        <w:t>. Biểu đồ lớp</w:t>
      </w:r>
      <w:r w:rsidR="000175F2">
        <w:t xml:space="preserve"> chi tiết</w:t>
      </w:r>
      <w:r w:rsidR="00C02C49" w:rsidRPr="00554056">
        <w:t xml:space="preserve"> </w:t>
      </w:r>
      <w:r w:rsidR="000175F2">
        <w:t>của ca sử dụng</w:t>
      </w:r>
    </w:p>
    <w:p w14:paraId="1E26C53E" w14:textId="77777777" w:rsidR="008461FC" w:rsidRDefault="005F663D" w:rsidP="005F663D">
      <w:pPr>
        <w:pStyle w:val="Heading3"/>
        <w:rPr>
          <w:b/>
          <w:bCs/>
        </w:rPr>
      </w:pPr>
      <w:r>
        <w:t xml:space="preserve">a. Ca sử dụng </w:t>
      </w:r>
      <w:r w:rsidRPr="005F663D">
        <w:rPr>
          <w:b/>
          <w:bCs/>
        </w:rPr>
        <w:t>“Đặt vé”</w:t>
      </w:r>
    </w:p>
    <w:p w14:paraId="00AD3617" w14:textId="07C0E885" w:rsidR="007A5004" w:rsidRDefault="007A5004" w:rsidP="007A5004">
      <w:r>
        <w:rPr>
          <w:noProof/>
        </w:rPr>
        <w:drawing>
          <wp:inline distT="0" distB="0" distL="0" distR="0" wp14:anchorId="0800F895" wp14:editId="2D2DFCFE">
            <wp:extent cx="7157923" cy="3681351"/>
            <wp:effectExtent l="0" t="0" r="5080" b="0"/>
            <wp:docPr id="1425450585"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90682" cy="3698199"/>
                    </a:xfrm>
                    <a:prstGeom prst="rect">
                      <a:avLst/>
                    </a:prstGeom>
                  </pic:spPr>
                </pic:pic>
              </a:graphicData>
            </a:graphic>
          </wp:inline>
        </w:drawing>
      </w:r>
    </w:p>
    <w:p w14:paraId="6947CFCB" w14:textId="3715E943" w:rsidR="007A5004" w:rsidRDefault="007A5004" w:rsidP="007A5004">
      <w:pPr>
        <w:pStyle w:val="Heading3"/>
        <w:rPr>
          <w:rStyle w:val="Heading3Char"/>
          <w:b/>
          <w:bCs/>
        </w:rPr>
      </w:pPr>
      <w:r>
        <w:t xml:space="preserve">b. Ca sử dụng </w:t>
      </w:r>
      <w:r w:rsidRPr="007A5004">
        <w:rPr>
          <w:rStyle w:val="Heading3Char"/>
          <w:b/>
          <w:bCs/>
        </w:rPr>
        <w:t>“Thanh toán”</w:t>
      </w:r>
    </w:p>
    <w:p w14:paraId="48DC5500" w14:textId="60CC5658" w:rsidR="00E76F03" w:rsidRPr="00E76F03" w:rsidRDefault="00E76F03" w:rsidP="00E76F03">
      <w:r w:rsidRPr="00E76F03">
        <w:drawing>
          <wp:inline distT="0" distB="0" distL="0" distR="0" wp14:anchorId="1A1964BC" wp14:editId="2AAB1DCF">
            <wp:extent cx="7289165" cy="2666011"/>
            <wp:effectExtent l="0" t="0" r="6985" b="1270"/>
            <wp:docPr id="1683269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69617" name="Picture 1" descr="A screenshot of a computer&#10;&#10;AI-generated content may be incorrect."/>
                    <pic:cNvPicPr/>
                  </pic:nvPicPr>
                  <pic:blipFill>
                    <a:blip r:embed="rId36"/>
                    <a:stretch>
                      <a:fillRect/>
                    </a:stretch>
                  </pic:blipFill>
                  <pic:spPr>
                    <a:xfrm>
                      <a:off x="0" y="0"/>
                      <a:ext cx="7316900" cy="2676155"/>
                    </a:xfrm>
                    <a:prstGeom prst="rect">
                      <a:avLst/>
                    </a:prstGeom>
                  </pic:spPr>
                </pic:pic>
              </a:graphicData>
            </a:graphic>
          </wp:inline>
        </w:drawing>
      </w:r>
    </w:p>
    <w:p w14:paraId="392D8C66" w14:textId="78BBAE3C" w:rsidR="007A5004" w:rsidRDefault="007A5004" w:rsidP="00723649">
      <w:pPr>
        <w:pStyle w:val="Heading3"/>
        <w:rPr>
          <w:b/>
          <w:bCs/>
        </w:rPr>
      </w:pPr>
      <w:r>
        <w:t xml:space="preserve">c. Ca sử dụng </w:t>
      </w:r>
      <w:r w:rsidRPr="00723649">
        <w:rPr>
          <w:b/>
          <w:bCs/>
        </w:rPr>
        <w:t>“Hủy vé”</w:t>
      </w:r>
    </w:p>
    <w:p w14:paraId="0ED7716D" w14:textId="6ECE1B33" w:rsidR="007B3053" w:rsidRPr="007B3053" w:rsidRDefault="007B3053" w:rsidP="007B3053">
      <w:r w:rsidRPr="007B3053">
        <w:drawing>
          <wp:inline distT="0" distB="0" distL="0" distR="0" wp14:anchorId="73F65E4C" wp14:editId="0F23BDD7">
            <wp:extent cx="7052310" cy="3616036"/>
            <wp:effectExtent l="0" t="0" r="0" b="3810"/>
            <wp:docPr id="1619240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40648" name="Picture 1" descr="A screenshot of a computer&#10;&#10;AI-generated content may be incorrect."/>
                    <pic:cNvPicPr/>
                  </pic:nvPicPr>
                  <pic:blipFill>
                    <a:blip r:embed="rId37"/>
                    <a:stretch>
                      <a:fillRect/>
                    </a:stretch>
                  </pic:blipFill>
                  <pic:spPr>
                    <a:xfrm>
                      <a:off x="0" y="0"/>
                      <a:ext cx="7053338" cy="3616563"/>
                    </a:xfrm>
                    <a:prstGeom prst="rect">
                      <a:avLst/>
                    </a:prstGeom>
                  </pic:spPr>
                </pic:pic>
              </a:graphicData>
            </a:graphic>
          </wp:inline>
        </w:drawing>
      </w:r>
    </w:p>
    <w:p w14:paraId="0A68D86D" w14:textId="2E7B2324" w:rsidR="007A5004" w:rsidRDefault="007A5004" w:rsidP="00723649">
      <w:pPr>
        <w:pStyle w:val="Heading3"/>
        <w:rPr>
          <w:b/>
          <w:bCs/>
        </w:rPr>
      </w:pPr>
      <w:r>
        <w:t xml:space="preserve">d. Ca sử dụng </w:t>
      </w:r>
      <w:r w:rsidRPr="00723649">
        <w:rPr>
          <w:b/>
          <w:bCs/>
        </w:rPr>
        <w:t>“Gửi yêu cầu hợp tác</w:t>
      </w:r>
      <w:r w:rsidR="190C05B1" w:rsidRPr="190C05B1">
        <w:rPr>
          <w:b/>
          <w:bCs/>
        </w:rPr>
        <w:t>”</w:t>
      </w:r>
    </w:p>
    <w:p w14:paraId="7F7C37DF" w14:textId="01708595" w:rsidR="003725F1" w:rsidRPr="003725F1" w:rsidRDefault="003725F1" w:rsidP="003725F1">
      <w:r w:rsidRPr="003725F1">
        <w:drawing>
          <wp:inline distT="0" distB="0" distL="0" distR="0" wp14:anchorId="54C159A7" wp14:editId="032CE1F0">
            <wp:extent cx="7052310" cy="2349304"/>
            <wp:effectExtent l="0" t="0" r="0" b="0"/>
            <wp:docPr id="861422760"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22760" name="Picture 1" descr="A screenshot of a computer flowchart&#10;&#10;AI-generated content may be incorrect."/>
                    <pic:cNvPicPr/>
                  </pic:nvPicPr>
                  <pic:blipFill>
                    <a:blip r:embed="rId38"/>
                    <a:stretch>
                      <a:fillRect/>
                    </a:stretch>
                  </pic:blipFill>
                  <pic:spPr>
                    <a:xfrm>
                      <a:off x="0" y="0"/>
                      <a:ext cx="7065845" cy="2353813"/>
                    </a:xfrm>
                    <a:prstGeom prst="rect">
                      <a:avLst/>
                    </a:prstGeom>
                  </pic:spPr>
                </pic:pic>
              </a:graphicData>
            </a:graphic>
          </wp:inline>
        </w:drawing>
      </w:r>
    </w:p>
    <w:p w14:paraId="63D538BF" w14:textId="77777777" w:rsidR="00DC0903" w:rsidRPr="00DC0903" w:rsidRDefault="00DC0903" w:rsidP="00DC0903"/>
    <w:p w14:paraId="2D3014E9" w14:textId="6B66EC44" w:rsidR="007A5004" w:rsidRDefault="007A5004" w:rsidP="00723649">
      <w:pPr>
        <w:pStyle w:val="Heading3"/>
        <w:rPr>
          <w:b/>
          <w:bCs/>
        </w:rPr>
      </w:pPr>
      <w:r>
        <w:t xml:space="preserve">e. Ca sử dụng </w:t>
      </w:r>
      <w:r w:rsidRPr="00723649">
        <w:rPr>
          <w:b/>
          <w:bCs/>
        </w:rPr>
        <w:t>“</w:t>
      </w:r>
      <w:r w:rsidR="00723649" w:rsidRPr="00723649">
        <w:rPr>
          <w:b/>
          <w:bCs/>
        </w:rPr>
        <w:t>Đánh giá phim</w:t>
      </w:r>
      <w:r w:rsidRPr="00723649">
        <w:rPr>
          <w:b/>
          <w:bCs/>
        </w:rPr>
        <w:t>”</w:t>
      </w:r>
    </w:p>
    <w:p w14:paraId="6682CE51" w14:textId="47611F2D" w:rsidR="00837014" w:rsidRPr="00837014" w:rsidRDefault="00837014" w:rsidP="00837014">
      <w:r w:rsidRPr="00837014">
        <w:drawing>
          <wp:inline distT="0" distB="0" distL="0" distR="0" wp14:anchorId="73F5D364" wp14:editId="6071E64A">
            <wp:extent cx="7052310" cy="2582545"/>
            <wp:effectExtent l="0" t="0" r="0" b="8255"/>
            <wp:docPr id="16239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09680" name=""/>
                    <pic:cNvPicPr/>
                  </pic:nvPicPr>
                  <pic:blipFill>
                    <a:blip r:embed="rId39"/>
                    <a:stretch>
                      <a:fillRect/>
                    </a:stretch>
                  </pic:blipFill>
                  <pic:spPr>
                    <a:xfrm>
                      <a:off x="0" y="0"/>
                      <a:ext cx="7052310" cy="2582545"/>
                    </a:xfrm>
                    <a:prstGeom prst="rect">
                      <a:avLst/>
                    </a:prstGeom>
                  </pic:spPr>
                </pic:pic>
              </a:graphicData>
            </a:graphic>
          </wp:inline>
        </w:drawing>
      </w:r>
    </w:p>
    <w:p w14:paraId="46D48BB8" w14:textId="77777777" w:rsidR="00053D1D" w:rsidRDefault="75976DF0" w:rsidP="75976DF0">
      <w:pPr>
        <w:pStyle w:val="Heading2"/>
      </w:pPr>
      <w:r>
        <w:t>3. Thiết kế cơ sở dữ liệu</w:t>
      </w:r>
      <w:r w:rsidR="325D5AE2">
        <w:t>:</w:t>
      </w:r>
      <w:r w:rsidR="64F2FEAA">
        <w:t xml:space="preserve"> </w:t>
      </w:r>
    </w:p>
    <w:p w14:paraId="0DBB6C42" w14:textId="701B5EE4" w:rsidR="003265A8" w:rsidRDefault="00053D1D" w:rsidP="00053D1D">
      <w:r>
        <w:rPr>
          <w:i/>
        </w:rPr>
        <w:t xml:space="preserve">- </w:t>
      </w:r>
      <w:r w:rsidR="64F2FEAA" w:rsidRPr="036F2F94">
        <w:rPr>
          <w:i/>
        </w:rPr>
        <w:t>Xem chi</w:t>
      </w:r>
      <w:r w:rsidR="624EA963" w:rsidRPr="036F2F94">
        <w:rPr>
          <w:i/>
        </w:rPr>
        <w:t xml:space="preserve"> tiết </w:t>
      </w:r>
      <w:r w:rsidR="05202EA2" w:rsidRPr="036F2F94">
        <w:rPr>
          <w:i/>
        </w:rPr>
        <w:t xml:space="preserve">tại </w:t>
      </w:r>
      <w:r w:rsidR="04AF185E" w:rsidRPr="036F2F94">
        <w:rPr>
          <w:i/>
        </w:rPr>
        <w:t xml:space="preserve">đây: </w:t>
      </w:r>
      <w:hyperlink r:id="rId40">
        <w:r w:rsidR="6CD71A75" w:rsidRPr="6CD71A75">
          <w:rPr>
            <w:rStyle w:val="Hyperlink"/>
          </w:rPr>
          <w:t>ER-model</w:t>
        </w:r>
      </w:hyperlink>
    </w:p>
    <w:p w14:paraId="75B0C63C" w14:textId="77B720B4" w:rsidR="003845B0" w:rsidRPr="003845B0" w:rsidRDefault="003845B0" w:rsidP="00053D1D">
      <w:pPr>
        <w:jc w:val="center"/>
      </w:pPr>
      <w:r>
        <w:rPr>
          <w:noProof/>
        </w:rPr>
        <w:drawing>
          <wp:inline distT="0" distB="0" distL="0" distR="0" wp14:anchorId="476E92C6" wp14:editId="65477135">
            <wp:extent cx="5604244" cy="6035179"/>
            <wp:effectExtent l="0" t="0" r="0" b="3810"/>
            <wp:docPr id="684085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604244" cy="6035179"/>
                    </a:xfrm>
                    <a:prstGeom prst="rect">
                      <a:avLst/>
                    </a:prstGeom>
                  </pic:spPr>
                </pic:pic>
              </a:graphicData>
            </a:graphic>
          </wp:inline>
        </w:drawing>
      </w:r>
    </w:p>
    <w:p w14:paraId="3842B1FC" w14:textId="751C54D8" w:rsidR="00752DC6" w:rsidRDefault="00752DC6" w:rsidP="00451FE9">
      <w:pPr>
        <w:pStyle w:val="Heading1"/>
      </w:pPr>
      <w:r>
        <w:t>V. Tổng kết</w:t>
      </w:r>
      <w:ins w:id="1" w:author="Microsoft Word" w:date="2025-05-29T23:29:00Z" w16du:dateUtc="2025-05-29T16:29:00Z">
        <w:r w:rsidR="003265A8">
          <w:t xml:space="preserve"> </w:t>
        </w:r>
      </w:ins>
    </w:p>
    <w:p w14:paraId="7483BC88" w14:textId="2AE4A94A" w:rsidR="32E7AB43" w:rsidRDefault="2AD728EE" w:rsidP="00D955DE">
      <w:pPr>
        <w:ind w:firstLine="720"/>
        <w:rPr>
          <w:rFonts w:eastAsia="Aptos"/>
        </w:rPr>
      </w:pPr>
      <w:r w:rsidRPr="2AD728EE">
        <w:rPr>
          <w:rFonts w:eastAsia="Aptos"/>
        </w:rPr>
        <w:t>Về tổng quan, nhóm em</w:t>
      </w:r>
      <w:r w:rsidR="32E7AB43" w:rsidRPr="2135538B">
        <w:rPr>
          <w:rFonts w:eastAsia="Aptos"/>
        </w:rPr>
        <w:t xml:space="preserve"> đã </w:t>
      </w:r>
      <w:r w:rsidR="5992978C" w:rsidRPr="2135538B">
        <w:rPr>
          <w:rFonts w:eastAsia="Aptos"/>
        </w:rPr>
        <w:t xml:space="preserve">hoàn </w:t>
      </w:r>
      <w:r w:rsidR="32E7AB43" w:rsidRPr="2135538B">
        <w:rPr>
          <w:rFonts w:eastAsia="Aptos"/>
        </w:rPr>
        <w:t xml:space="preserve">thành trong việc phân tích và thiết kế một Hệ thống Quản lý Rạp </w:t>
      </w:r>
      <w:r w:rsidR="78ED599F" w:rsidRPr="2135538B">
        <w:rPr>
          <w:rFonts w:eastAsia="Aptos"/>
        </w:rPr>
        <w:t>chiếu phim</w:t>
      </w:r>
      <w:r w:rsidR="32E7AB43" w:rsidRPr="2135538B">
        <w:rPr>
          <w:rFonts w:eastAsia="Aptos"/>
        </w:rPr>
        <w:t xml:space="preserve">, đặt nền móng vững chắc cho việc phát triển một giải pháp công nghệ toàn diện. Quá trình thực hiện đã tập trung vào việc đặc tả chi tiết các yêu cầu chức năng, từ quản lý phim và lịch chiếu, quy trình đặt vé và thanh toán trực tuyến, đến các nghiệp vụ quan trọng như quản lý hợp tác bản quyền và thu thập đánh giá phim từ khách hàng. Các tác nhân chính của hệ thống cũng đã được xác định rõ ràng. Về mặt thiết kế, dự án đã xây dựng các mô hình UML </w:t>
      </w:r>
      <w:r w:rsidRPr="2AD728EE">
        <w:rPr>
          <w:rFonts w:eastAsia="Aptos"/>
        </w:rPr>
        <w:t>quan trọng.</w:t>
      </w:r>
      <w:r w:rsidR="32E7AB43" w:rsidRPr="2135538B">
        <w:rPr>
          <w:rFonts w:eastAsia="Aptos"/>
        </w:rPr>
        <w:t xml:space="preserve"> Toàn bộ quá trình và kết quả đã được ghi nhận trong tài liệu báo cáo chi tiết.</w:t>
      </w:r>
    </w:p>
    <w:p w14:paraId="74B8632D" w14:textId="5EB51513" w:rsidR="32E7AB43" w:rsidRDefault="32E7AB43" w:rsidP="00D955DE">
      <w:pPr>
        <w:ind w:firstLine="720"/>
        <w:rPr>
          <w:rFonts w:eastAsia="Aptos"/>
        </w:rPr>
      </w:pPr>
      <w:r w:rsidRPr="6317CE76">
        <w:rPr>
          <w:rFonts w:eastAsia="Aptos"/>
        </w:rPr>
        <w:t>Mặc dù đã đạt được những mục tiêu cơ bản, dự án vẫn còn một số hạn chế nhất định do giới hạn về thời</w:t>
      </w:r>
      <w:r w:rsidR="43E2A5FC" w:rsidRPr="43E2A5FC">
        <w:rPr>
          <w:rFonts w:eastAsia="Aptos"/>
        </w:rPr>
        <w:t xml:space="preserve"> gian</w:t>
      </w:r>
      <w:r w:rsidR="6317CE76" w:rsidRPr="6317CE76">
        <w:rPr>
          <w:rFonts w:eastAsia="Aptos"/>
        </w:rPr>
        <w:t>,</w:t>
      </w:r>
      <w:r w:rsidRPr="6317CE76">
        <w:rPr>
          <w:rFonts w:eastAsia="Aptos"/>
        </w:rPr>
        <w:t xml:space="preserve"> chủ yếu liên quan đến việc chưa phân tích sâu một số chức năng nâng cao</w:t>
      </w:r>
      <w:r w:rsidR="6317CE76" w:rsidRPr="6317CE76">
        <w:rPr>
          <w:rFonts w:eastAsia="Aptos"/>
        </w:rPr>
        <w:t>.</w:t>
      </w:r>
    </w:p>
    <w:p w14:paraId="272694B5" w14:textId="0A5C8351" w:rsidR="32E7AB43" w:rsidRDefault="32E7AB43" w:rsidP="00D955DE">
      <w:pPr>
        <w:ind w:firstLine="720"/>
        <w:rPr>
          <w:rFonts w:eastAsia="Aptos"/>
        </w:rPr>
      </w:pPr>
      <w:r w:rsidRPr="690F8A19">
        <w:rPr>
          <w:rFonts w:eastAsia="Aptos"/>
        </w:rPr>
        <w:t xml:space="preserve">Hướng tới tương lai, hệ thống có nhiều tiềm năng phát triển đáng kể. Trước hết, cần hoàn thiện và mở rộng các chức năng hiện có, đồng thời phát triển các tính năng nâng cao như hệ thống gợi ý phim cá nhân hóa, chương trình khách hàng thân thiết, module quản lý dịch vụ ăn uống (F&amp;B) và xây dựng ứng dụng di động tiện lợi. Bên cạnh đó, việc tăng cường bảo mật, tối ưu hóa hiệu năng, và tích hợp sâu rộng với các hệ thống thanh toán, mạng xã hội, cũng như các công cụ phân tích dữ liệu sẽ nâng cao giá trị của hệ thống. Cuối cùng, việc nghiên cứu và áp dụng các công nghệ mới như Trí tuệ nhân tạo (AI) có thể mở ra những khả năng đột phá cho hệ thống. Với những định hướng này, Hệ thống Quản lý Rạp </w:t>
      </w:r>
      <w:r w:rsidR="7B59FB55" w:rsidRPr="7B59FB55">
        <w:rPr>
          <w:rFonts w:eastAsia="Aptos"/>
        </w:rPr>
        <w:t>chiếu</w:t>
      </w:r>
      <w:r w:rsidRPr="690F8A19">
        <w:rPr>
          <w:rFonts w:eastAsia="Aptos"/>
        </w:rPr>
        <w:t xml:space="preserve"> </w:t>
      </w:r>
      <w:r w:rsidR="16600C5F" w:rsidRPr="16600C5F">
        <w:rPr>
          <w:rFonts w:eastAsia="Aptos"/>
        </w:rPr>
        <w:t>phim</w:t>
      </w:r>
      <w:r w:rsidRPr="690F8A19">
        <w:rPr>
          <w:rFonts w:eastAsia="Aptos"/>
        </w:rPr>
        <w:t xml:space="preserve"> hứa hẹn sẽ trở thành một công cụ quản lý mạnh mẽ, hiệu quả và mang lại trải nghiệm tối ưu cho cả rạp phim và khán giả.</w:t>
      </w:r>
    </w:p>
    <w:p w14:paraId="2107BC59" w14:textId="5ACBA78B" w:rsidR="32E7AB43" w:rsidRDefault="5CC1F923" w:rsidP="00D955DE">
      <w:pPr>
        <w:ind w:firstLine="720"/>
        <w:rPr>
          <w:rFonts w:eastAsia="Aptos"/>
        </w:rPr>
      </w:pPr>
      <w:r w:rsidRPr="5CC1F923">
        <w:rPr>
          <w:rFonts w:eastAsia="Aptos"/>
        </w:rPr>
        <w:t>Nhóm em xin</w:t>
      </w:r>
      <w:r w:rsidR="32E7AB43" w:rsidRPr="3861620D">
        <w:rPr>
          <w:rFonts w:eastAsia="Aptos"/>
        </w:rPr>
        <w:t xml:space="preserve"> chân thành cảm ơn thầy đã </w:t>
      </w:r>
      <w:r w:rsidR="354C2048" w:rsidRPr="354C2048">
        <w:rPr>
          <w:rFonts w:eastAsia="Aptos"/>
        </w:rPr>
        <w:t xml:space="preserve">giảng </w:t>
      </w:r>
      <w:r w:rsidR="6BF0117F" w:rsidRPr="6BF0117F">
        <w:rPr>
          <w:rFonts w:eastAsia="Aptos"/>
        </w:rPr>
        <w:t>dạy</w:t>
      </w:r>
      <w:r w:rsidR="32E7AB43" w:rsidRPr="3861620D">
        <w:rPr>
          <w:rFonts w:eastAsia="Aptos"/>
        </w:rPr>
        <w:t xml:space="preserve"> và hướng dẫn trong suốt quá trình thực hiện đồ án </w:t>
      </w:r>
      <w:r w:rsidR="1E7089EE" w:rsidRPr="1E7089EE">
        <w:rPr>
          <w:rFonts w:eastAsia="Aptos"/>
        </w:rPr>
        <w:t xml:space="preserve">môn </w:t>
      </w:r>
      <w:r w:rsidR="3A8822C1" w:rsidRPr="3A8822C1">
        <w:rPr>
          <w:rFonts w:eastAsia="Aptos"/>
        </w:rPr>
        <w:t>học</w:t>
      </w:r>
      <w:r w:rsidR="1E7089EE" w:rsidRPr="1E7089EE">
        <w:rPr>
          <w:rFonts w:eastAsia="Aptos"/>
        </w:rPr>
        <w:t xml:space="preserve"> </w:t>
      </w:r>
      <w:r w:rsidR="32E7AB43" w:rsidRPr="3861620D">
        <w:rPr>
          <w:rFonts w:eastAsia="Aptos"/>
        </w:rPr>
        <w:t xml:space="preserve">này. Dù đã nỗ lực, nhưng do kiến thức và kinh nghiệm còn hạn chế, báo cáo không thể tránh khỏi những thiếu sót. </w:t>
      </w:r>
      <w:r w:rsidR="598FAE84" w:rsidRPr="598FAE84">
        <w:rPr>
          <w:rFonts w:eastAsia="Aptos"/>
        </w:rPr>
        <w:t>Nhóm em</w:t>
      </w:r>
      <w:r w:rsidR="32E7AB43" w:rsidRPr="3861620D">
        <w:rPr>
          <w:rFonts w:eastAsia="Aptos"/>
        </w:rPr>
        <w:t xml:space="preserve"> rất mong nhận được những ý kiến đóng góp quý báu từ thầy để hoàn thiện hơn nữa.</w:t>
      </w:r>
    </w:p>
    <w:p w14:paraId="6E6B59E2" w14:textId="0BD42FF2" w:rsidR="00752DC6" w:rsidRDefault="00752DC6" w:rsidP="68867EC2"/>
    <w:sectPr w:rsidR="00752DC6" w:rsidSect="00A2643A">
      <w:headerReference w:type="default" r:id="rId42"/>
      <w:footerReference w:type="default" r:id="rId43"/>
      <w:headerReference w:type="first" r:id="rId44"/>
      <w:footerReference w:type="first" r:id="rId45"/>
      <w:pgSz w:w="12240" w:h="15840"/>
      <w:pgMar w:top="1134" w:right="567" w:bottom="1134" w:left="56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3DBE94" w14:textId="77777777" w:rsidR="00317516" w:rsidRDefault="00317516" w:rsidP="0095652E">
      <w:pPr>
        <w:spacing w:after="0" w:line="240" w:lineRule="auto"/>
      </w:pPr>
      <w:r>
        <w:separator/>
      </w:r>
    </w:p>
  </w:endnote>
  <w:endnote w:type="continuationSeparator" w:id="0">
    <w:p w14:paraId="220EE962" w14:textId="77777777" w:rsidR="00317516" w:rsidRDefault="00317516" w:rsidP="00956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915988"/>
      <w:docPartObj>
        <w:docPartGallery w:val="Page Numbers (Bottom of Page)"/>
        <w:docPartUnique/>
      </w:docPartObj>
    </w:sdtPr>
    <w:sdtEndPr>
      <w:rPr>
        <w:rFonts w:cs="Times New Roman"/>
        <w:noProof/>
      </w:rPr>
    </w:sdtEndPr>
    <w:sdtContent>
      <w:p w14:paraId="236B508B" w14:textId="2A293837" w:rsidR="0095652E" w:rsidRDefault="009565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7D7EE0" w14:textId="1C487989" w:rsidR="0095652E" w:rsidRDefault="009565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00"/>
      <w:gridCol w:w="3700"/>
      <w:gridCol w:w="3700"/>
    </w:tblGrid>
    <w:tr w:rsidR="4636D443" w14:paraId="758EE282" w14:textId="77777777" w:rsidTr="4636D443">
      <w:trPr>
        <w:trHeight w:val="300"/>
      </w:trPr>
      <w:tc>
        <w:tcPr>
          <w:tcW w:w="3700" w:type="dxa"/>
        </w:tcPr>
        <w:p w14:paraId="0FBAA9C7" w14:textId="5D4A924F" w:rsidR="4636D443" w:rsidRDefault="4636D443" w:rsidP="4636D443">
          <w:pPr>
            <w:pStyle w:val="Header"/>
            <w:ind w:left="-115"/>
          </w:pPr>
        </w:p>
      </w:tc>
      <w:tc>
        <w:tcPr>
          <w:tcW w:w="3700" w:type="dxa"/>
        </w:tcPr>
        <w:p w14:paraId="15CA5A44" w14:textId="4833D169" w:rsidR="4636D443" w:rsidRDefault="4636D443" w:rsidP="4636D443">
          <w:pPr>
            <w:pStyle w:val="Header"/>
            <w:jc w:val="center"/>
          </w:pPr>
        </w:p>
      </w:tc>
      <w:tc>
        <w:tcPr>
          <w:tcW w:w="3700" w:type="dxa"/>
        </w:tcPr>
        <w:p w14:paraId="5B2977B1" w14:textId="2ECF3B0B" w:rsidR="4636D443" w:rsidRDefault="4636D443" w:rsidP="4636D443">
          <w:pPr>
            <w:pStyle w:val="Header"/>
            <w:ind w:right="-115"/>
            <w:jc w:val="right"/>
          </w:pPr>
        </w:p>
      </w:tc>
    </w:tr>
  </w:tbl>
  <w:p w14:paraId="35842B9D" w14:textId="6A605615" w:rsidR="001A6436" w:rsidRDefault="001A6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01B0D7" w14:textId="77777777" w:rsidR="00317516" w:rsidRDefault="00317516" w:rsidP="0095652E">
      <w:pPr>
        <w:spacing w:after="0" w:line="240" w:lineRule="auto"/>
      </w:pPr>
      <w:r>
        <w:separator/>
      </w:r>
    </w:p>
  </w:footnote>
  <w:footnote w:type="continuationSeparator" w:id="0">
    <w:p w14:paraId="33515581" w14:textId="77777777" w:rsidR="00317516" w:rsidRDefault="00317516" w:rsidP="00956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8806F" w14:textId="6A239201" w:rsidR="0095652E" w:rsidRPr="0095652E" w:rsidRDefault="0095652E">
    <w:pPr>
      <w:pStyle w:val="Header"/>
      <w:rPr>
        <w:rFonts w:cs="Times New Roman"/>
        <w:sz w:val="26"/>
        <w:szCs w:val="26"/>
      </w:rPr>
    </w:pPr>
    <w:r w:rsidRPr="0095652E">
      <w:rPr>
        <w:rFonts w:cs="Times New Roman"/>
        <w:sz w:val="26"/>
        <w:szCs w:val="26"/>
      </w:rPr>
      <w:t>Nhóm</w:t>
    </w:r>
    <w:r w:rsidR="00257DA0">
      <w:rPr>
        <w:rFonts w:cs="Times New Roman"/>
        <w:sz w:val="26"/>
        <w:szCs w:val="26"/>
      </w:rPr>
      <w:t xml:space="preserve"> 16 </w:t>
    </w:r>
    <w:r w:rsidRPr="0095652E">
      <w:rPr>
        <w:rFonts w:cs="Times New Roman"/>
        <w:sz w:val="26"/>
        <w:szCs w:val="26"/>
      </w:rPr>
      <w:ptab w:relativeTo="margin" w:alignment="center" w:leader="none"/>
    </w:r>
    <w:r w:rsidRPr="0095652E">
      <w:rPr>
        <w:rFonts w:cs="Times New Roman"/>
        <w:sz w:val="26"/>
        <w:szCs w:val="26"/>
      </w:rPr>
      <w:ptab w:relativeTo="margin" w:alignment="right" w:leader="none"/>
    </w:r>
    <w:r w:rsidRPr="0095652E">
      <w:rPr>
        <w:rFonts w:cs="Times New Roman"/>
        <w:sz w:val="26"/>
        <w:szCs w:val="26"/>
      </w:rPr>
      <w:t>IT3120 – Phân tích và thiết kế hệ thống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00"/>
      <w:gridCol w:w="3700"/>
      <w:gridCol w:w="3700"/>
    </w:tblGrid>
    <w:tr w:rsidR="4636D443" w14:paraId="486BFD54" w14:textId="77777777" w:rsidTr="4636D443">
      <w:trPr>
        <w:trHeight w:val="300"/>
      </w:trPr>
      <w:tc>
        <w:tcPr>
          <w:tcW w:w="3700" w:type="dxa"/>
        </w:tcPr>
        <w:p w14:paraId="3AD59542" w14:textId="353AEE8F" w:rsidR="4636D443" w:rsidRDefault="4636D443" w:rsidP="4636D443">
          <w:pPr>
            <w:pStyle w:val="Header"/>
            <w:ind w:left="-115"/>
          </w:pPr>
        </w:p>
      </w:tc>
      <w:tc>
        <w:tcPr>
          <w:tcW w:w="3700" w:type="dxa"/>
        </w:tcPr>
        <w:p w14:paraId="5D78BBD2" w14:textId="00F0E7BA" w:rsidR="4636D443" w:rsidRDefault="4636D443" w:rsidP="4636D443">
          <w:pPr>
            <w:pStyle w:val="Header"/>
            <w:jc w:val="center"/>
          </w:pPr>
        </w:p>
      </w:tc>
      <w:tc>
        <w:tcPr>
          <w:tcW w:w="3700" w:type="dxa"/>
        </w:tcPr>
        <w:p w14:paraId="6C79F4DE" w14:textId="48B3664F" w:rsidR="4636D443" w:rsidRDefault="4636D443" w:rsidP="4636D443">
          <w:pPr>
            <w:pStyle w:val="Header"/>
            <w:ind w:right="-115"/>
            <w:jc w:val="right"/>
          </w:pPr>
        </w:p>
      </w:tc>
    </w:tr>
  </w:tbl>
  <w:p w14:paraId="460C4728" w14:textId="27050DF8" w:rsidR="001A6436" w:rsidRDefault="001A6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66DB5"/>
    <w:multiLevelType w:val="hybridMultilevel"/>
    <w:tmpl w:val="693218C2"/>
    <w:lvl w:ilvl="0" w:tplc="D89C92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F18C2"/>
    <w:multiLevelType w:val="hybridMultilevel"/>
    <w:tmpl w:val="FFFFFFFF"/>
    <w:lvl w:ilvl="0" w:tplc="5094AC5C">
      <w:start w:val="1"/>
      <w:numFmt w:val="bullet"/>
      <w:lvlText w:val=""/>
      <w:lvlJc w:val="left"/>
      <w:pPr>
        <w:ind w:left="720" w:hanging="360"/>
      </w:pPr>
      <w:rPr>
        <w:rFonts w:ascii="Symbol" w:hAnsi="Symbol" w:hint="default"/>
      </w:rPr>
    </w:lvl>
    <w:lvl w:ilvl="1" w:tplc="EC82C578">
      <w:start w:val="1"/>
      <w:numFmt w:val="bullet"/>
      <w:lvlText w:val="o"/>
      <w:lvlJc w:val="left"/>
      <w:pPr>
        <w:ind w:left="1440" w:hanging="360"/>
      </w:pPr>
      <w:rPr>
        <w:rFonts w:ascii="Courier New" w:hAnsi="Courier New" w:hint="default"/>
      </w:rPr>
    </w:lvl>
    <w:lvl w:ilvl="2" w:tplc="421A411C">
      <w:start w:val="1"/>
      <w:numFmt w:val="bullet"/>
      <w:lvlText w:val=""/>
      <w:lvlJc w:val="left"/>
      <w:pPr>
        <w:ind w:left="2160" w:hanging="360"/>
      </w:pPr>
      <w:rPr>
        <w:rFonts w:ascii="Wingdings" w:hAnsi="Wingdings" w:hint="default"/>
      </w:rPr>
    </w:lvl>
    <w:lvl w:ilvl="3" w:tplc="59C0ABF4">
      <w:start w:val="1"/>
      <w:numFmt w:val="bullet"/>
      <w:lvlText w:val=""/>
      <w:lvlJc w:val="left"/>
      <w:pPr>
        <w:ind w:left="2880" w:hanging="360"/>
      </w:pPr>
      <w:rPr>
        <w:rFonts w:ascii="Symbol" w:hAnsi="Symbol" w:hint="default"/>
      </w:rPr>
    </w:lvl>
    <w:lvl w:ilvl="4" w:tplc="3C202ACC">
      <w:start w:val="1"/>
      <w:numFmt w:val="bullet"/>
      <w:lvlText w:val="o"/>
      <w:lvlJc w:val="left"/>
      <w:pPr>
        <w:ind w:left="3600" w:hanging="360"/>
      </w:pPr>
      <w:rPr>
        <w:rFonts w:ascii="Courier New" w:hAnsi="Courier New" w:hint="default"/>
      </w:rPr>
    </w:lvl>
    <w:lvl w:ilvl="5" w:tplc="3F10B9BA">
      <w:start w:val="1"/>
      <w:numFmt w:val="bullet"/>
      <w:lvlText w:val=""/>
      <w:lvlJc w:val="left"/>
      <w:pPr>
        <w:ind w:left="4320" w:hanging="360"/>
      </w:pPr>
      <w:rPr>
        <w:rFonts w:ascii="Wingdings" w:hAnsi="Wingdings" w:hint="default"/>
      </w:rPr>
    </w:lvl>
    <w:lvl w:ilvl="6" w:tplc="A54E3024">
      <w:start w:val="1"/>
      <w:numFmt w:val="bullet"/>
      <w:lvlText w:val=""/>
      <w:lvlJc w:val="left"/>
      <w:pPr>
        <w:ind w:left="5040" w:hanging="360"/>
      </w:pPr>
      <w:rPr>
        <w:rFonts w:ascii="Symbol" w:hAnsi="Symbol" w:hint="default"/>
      </w:rPr>
    </w:lvl>
    <w:lvl w:ilvl="7" w:tplc="25B4D572">
      <w:start w:val="1"/>
      <w:numFmt w:val="bullet"/>
      <w:lvlText w:val="o"/>
      <w:lvlJc w:val="left"/>
      <w:pPr>
        <w:ind w:left="5760" w:hanging="360"/>
      </w:pPr>
      <w:rPr>
        <w:rFonts w:ascii="Courier New" w:hAnsi="Courier New" w:hint="default"/>
      </w:rPr>
    </w:lvl>
    <w:lvl w:ilvl="8" w:tplc="19426842">
      <w:start w:val="1"/>
      <w:numFmt w:val="bullet"/>
      <w:lvlText w:val=""/>
      <w:lvlJc w:val="left"/>
      <w:pPr>
        <w:ind w:left="6480" w:hanging="360"/>
      </w:pPr>
      <w:rPr>
        <w:rFonts w:ascii="Wingdings" w:hAnsi="Wingdings" w:hint="default"/>
      </w:rPr>
    </w:lvl>
  </w:abstractNum>
  <w:abstractNum w:abstractNumId="2" w15:restartNumberingAfterBreak="0">
    <w:nsid w:val="30A67FA8"/>
    <w:multiLevelType w:val="hybridMultilevel"/>
    <w:tmpl w:val="26D8A8A4"/>
    <w:lvl w:ilvl="0" w:tplc="CD18ABA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882A5D"/>
    <w:multiLevelType w:val="hybridMultilevel"/>
    <w:tmpl w:val="FFFFFFFF"/>
    <w:lvl w:ilvl="0" w:tplc="669608EA">
      <w:start w:val="1"/>
      <w:numFmt w:val="bullet"/>
      <w:lvlText w:val=""/>
      <w:lvlJc w:val="left"/>
      <w:pPr>
        <w:ind w:left="720" w:hanging="360"/>
      </w:pPr>
      <w:rPr>
        <w:rFonts w:ascii="Symbol" w:hAnsi="Symbol" w:hint="default"/>
      </w:rPr>
    </w:lvl>
    <w:lvl w:ilvl="1" w:tplc="79C2AA22">
      <w:start w:val="1"/>
      <w:numFmt w:val="bullet"/>
      <w:lvlText w:val="o"/>
      <w:lvlJc w:val="left"/>
      <w:pPr>
        <w:ind w:left="1440" w:hanging="360"/>
      </w:pPr>
      <w:rPr>
        <w:rFonts w:ascii="Courier New" w:hAnsi="Courier New" w:hint="default"/>
      </w:rPr>
    </w:lvl>
    <w:lvl w:ilvl="2" w:tplc="7312147A">
      <w:start w:val="1"/>
      <w:numFmt w:val="bullet"/>
      <w:lvlText w:val=""/>
      <w:lvlJc w:val="left"/>
      <w:pPr>
        <w:ind w:left="2160" w:hanging="360"/>
      </w:pPr>
      <w:rPr>
        <w:rFonts w:ascii="Wingdings" w:hAnsi="Wingdings" w:hint="default"/>
      </w:rPr>
    </w:lvl>
    <w:lvl w:ilvl="3" w:tplc="041016CC">
      <w:start w:val="1"/>
      <w:numFmt w:val="bullet"/>
      <w:lvlText w:val=""/>
      <w:lvlJc w:val="left"/>
      <w:pPr>
        <w:ind w:left="2880" w:hanging="360"/>
      </w:pPr>
      <w:rPr>
        <w:rFonts w:ascii="Symbol" w:hAnsi="Symbol" w:hint="default"/>
      </w:rPr>
    </w:lvl>
    <w:lvl w:ilvl="4" w:tplc="D15C306E">
      <w:start w:val="1"/>
      <w:numFmt w:val="bullet"/>
      <w:lvlText w:val="o"/>
      <w:lvlJc w:val="left"/>
      <w:pPr>
        <w:ind w:left="3600" w:hanging="360"/>
      </w:pPr>
      <w:rPr>
        <w:rFonts w:ascii="Courier New" w:hAnsi="Courier New" w:hint="default"/>
      </w:rPr>
    </w:lvl>
    <w:lvl w:ilvl="5" w:tplc="4308F2AA">
      <w:start w:val="1"/>
      <w:numFmt w:val="bullet"/>
      <w:lvlText w:val=""/>
      <w:lvlJc w:val="left"/>
      <w:pPr>
        <w:ind w:left="4320" w:hanging="360"/>
      </w:pPr>
      <w:rPr>
        <w:rFonts w:ascii="Wingdings" w:hAnsi="Wingdings" w:hint="default"/>
      </w:rPr>
    </w:lvl>
    <w:lvl w:ilvl="6" w:tplc="051C670A">
      <w:start w:val="1"/>
      <w:numFmt w:val="bullet"/>
      <w:lvlText w:val=""/>
      <w:lvlJc w:val="left"/>
      <w:pPr>
        <w:ind w:left="5040" w:hanging="360"/>
      </w:pPr>
      <w:rPr>
        <w:rFonts w:ascii="Symbol" w:hAnsi="Symbol" w:hint="default"/>
      </w:rPr>
    </w:lvl>
    <w:lvl w:ilvl="7" w:tplc="46AED45C">
      <w:start w:val="1"/>
      <w:numFmt w:val="bullet"/>
      <w:lvlText w:val="o"/>
      <w:lvlJc w:val="left"/>
      <w:pPr>
        <w:ind w:left="5760" w:hanging="360"/>
      </w:pPr>
      <w:rPr>
        <w:rFonts w:ascii="Courier New" w:hAnsi="Courier New" w:hint="default"/>
      </w:rPr>
    </w:lvl>
    <w:lvl w:ilvl="8" w:tplc="5164C4AE">
      <w:start w:val="1"/>
      <w:numFmt w:val="bullet"/>
      <w:lvlText w:val=""/>
      <w:lvlJc w:val="left"/>
      <w:pPr>
        <w:ind w:left="6480" w:hanging="360"/>
      </w:pPr>
      <w:rPr>
        <w:rFonts w:ascii="Wingdings" w:hAnsi="Wingdings" w:hint="default"/>
      </w:rPr>
    </w:lvl>
  </w:abstractNum>
  <w:abstractNum w:abstractNumId="4" w15:restartNumberingAfterBreak="0">
    <w:nsid w:val="3E34DAD3"/>
    <w:multiLevelType w:val="hybridMultilevel"/>
    <w:tmpl w:val="FFFFFFFF"/>
    <w:lvl w:ilvl="0" w:tplc="444A1DD6">
      <w:start w:val="1"/>
      <w:numFmt w:val="bullet"/>
      <w:lvlText w:val=""/>
      <w:lvlJc w:val="left"/>
      <w:pPr>
        <w:ind w:left="720" w:hanging="360"/>
      </w:pPr>
      <w:rPr>
        <w:rFonts w:ascii="Symbol" w:hAnsi="Symbol" w:hint="default"/>
      </w:rPr>
    </w:lvl>
    <w:lvl w:ilvl="1" w:tplc="02DE3F3E">
      <w:start w:val="1"/>
      <w:numFmt w:val="bullet"/>
      <w:lvlText w:val="o"/>
      <w:lvlJc w:val="left"/>
      <w:pPr>
        <w:ind w:left="1440" w:hanging="360"/>
      </w:pPr>
      <w:rPr>
        <w:rFonts w:ascii="Courier New" w:hAnsi="Courier New" w:hint="default"/>
      </w:rPr>
    </w:lvl>
    <w:lvl w:ilvl="2" w:tplc="BFF811BC">
      <w:start w:val="1"/>
      <w:numFmt w:val="bullet"/>
      <w:lvlText w:val=""/>
      <w:lvlJc w:val="left"/>
      <w:pPr>
        <w:ind w:left="2160" w:hanging="360"/>
      </w:pPr>
      <w:rPr>
        <w:rFonts w:ascii="Wingdings" w:hAnsi="Wingdings" w:hint="default"/>
      </w:rPr>
    </w:lvl>
    <w:lvl w:ilvl="3" w:tplc="C908DD16">
      <w:start w:val="1"/>
      <w:numFmt w:val="bullet"/>
      <w:lvlText w:val=""/>
      <w:lvlJc w:val="left"/>
      <w:pPr>
        <w:ind w:left="2880" w:hanging="360"/>
      </w:pPr>
      <w:rPr>
        <w:rFonts w:ascii="Symbol" w:hAnsi="Symbol" w:hint="default"/>
      </w:rPr>
    </w:lvl>
    <w:lvl w:ilvl="4" w:tplc="56D6C0BE">
      <w:start w:val="1"/>
      <w:numFmt w:val="bullet"/>
      <w:lvlText w:val="o"/>
      <w:lvlJc w:val="left"/>
      <w:pPr>
        <w:ind w:left="3600" w:hanging="360"/>
      </w:pPr>
      <w:rPr>
        <w:rFonts w:ascii="Courier New" w:hAnsi="Courier New" w:hint="default"/>
      </w:rPr>
    </w:lvl>
    <w:lvl w:ilvl="5" w:tplc="E4E4B62E">
      <w:start w:val="1"/>
      <w:numFmt w:val="bullet"/>
      <w:lvlText w:val=""/>
      <w:lvlJc w:val="left"/>
      <w:pPr>
        <w:ind w:left="4320" w:hanging="360"/>
      </w:pPr>
      <w:rPr>
        <w:rFonts w:ascii="Wingdings" w:hAnsi="Wingdings" w:hint="default"/>
      </w:rPr>
    </w:lvl>
    <w:lvl w:ilvl="6" w:tplc="B972FB7A">
      <w:start w:val="1"/>
      <w:numFmt w:val="bullet"/>
      <w:lvlText w:val=""/>
      <w:lvlJc w:val="left"/>
      <w:pPr>
        <w:ind w:left="5040" w:hanging="360"/>
      </w:pPr>
      <w:rPr>
        <w:rFonts w:ascii="Symbol" w:hAnsi="Symbol" w:hint="default"/>
      </w:rPr>
    </w:lvl>
    <w:lvl w:ilvl="7" w:tplc="26EEC6A8">
      <w:start w:val="1"/>
      <w:numFmt w:val="bullet"/>
      <w:lvlText w:val="o"/>
      <w:lvlJc w:val="left"/>
      <w:pPr>
        <w:ind w:left="5760" w:hanging="360"/>
      </w:pPr>
      <w:rPr>
        <w:rFonts w:ascii="Courier New" w:hAnsi="Courier New" w:hint="default"/>
      </w:rPr>
    </w:lvl>
    <w:lvl w:ilvl="8" w:tplc="D0EED1DC">
      <w:start w:val="1"/>
      <w:numFmt w:val="bullet"/>
      <w:lvlText w:val=""/>
      <w:lvlJc w:val="left"/>
      <w:pPr>
        <w:ind w:left="6480" w:hanging="360"/>
      </w:pPr>
      <w:rPr>
        <w:rFonts w:ascii="Wingdings" w:hAnsi="Wingdings" w:hint="default"/>
      </w:rPr>
    </w:lvl>
  </w:abstractNum>
  <w:abstractNum w:abstractNumId="5" w15:restartNumberingAfterBreak="0">
    <w:nsid w:val="3E4EA9B6"/>
    <w:multiLevelType w:val="hybridMultilevel"/>
    <w:tmpl w:val="FFFFFFFF"/>
    <w:lvl w:ilvl="0" w:tplc="D1BCAE9C">
      <w:start w:val="1"/>
      <w:numFmt w:val="bullet"/>
      <w:lvlText w:val=""/>
      <w:lvlJc w:val="left"/>
      <w:pPr>
        <w:ind w:left="720" w:hanging="360"/>
      </w:pPr>
      <w:rPr>
        <w:rFonts w:ascii="Symbol" w:hAnsi="Symbol" w:hint="default"/>
      </w:rPr>
    </w:lvl>
    <w:lvl w:ilvl="1" w:tplc="0EC058B6">
      <w:start w:val="1"/>
      <w:numFmt w:val="bullet"/>
      <w:lvlText w:val="o"/>
      <w:lvlJc w:val="left"/>
      <w:pPr>
        <w:ind w:left="1440" w:hanging="360"/>
      </w:pPr>
      <w:rPr>
        <w:rFonts w:ascii="Courier New" w:hAnsi="Courier New" w:hint="default"/>
      </w:rPr>
    </w:lvl>
    <w:lvl w:ilvl="2" w:tplc="C9A08E86">
      <w:start w:val="1"/>
      <w:numFmt w:val="bullet"/>
      <w:lvlText w:val=""/>
      <w:lvlJc w:val="left"/>
      <w:pPr>
        <w:ind w:left="2160" w:hanging="360"/>
      </w:pPr>
      <w:rPr>
        <w:rFonts w:ascii="Wingdings" w:hAnsi="Wingdings" w:hint="default"/>
      </w:rPr>
    </w:lvl>
    <w:lvl w:ilvl="3" w:tplc="25B04EDE">
      <w:start w:val="1"/>
      <w:numFmt w:val="bullet"/>
      <w:lvlText w:val=""/>
      <w:lvlJc w:val="left"/>
      <w:pPr>
        <w:ind w:left="2880" w:hanging="360"/>
      </w:pPr>
      <w:rPr>
        <w:rFonts w:ascii="Symbol" w:hAnsi="Symbol" w:hint="default"/>
      </w:rPr>
    </w:lvl>
    <w:lvl w:ilvl="4" w:tplc="EB162B76">
      <w:start w:val="1"/>
      <w:numFmt w:val="bullet"/>
      <w:lvlText w:val="o"/>
      <w:lvlJc w:val="left"/>
      <w:pPr>
        <w:ind w:left="3600" w:hanging="360"/>
      </w:pPr>
      <w:rPr>
        <w:rFonts w:ascii="Courier New" w:hAnsi="Courier New" w:hint="default"/>
      </w:rPr>
    </w:lvl>
    <w:lvl w:ilvl="5" w:tplc="CF80174C">
      <w:start w:val="1"/>
      <w:numFmt w:val="bullet"/>
      <w:lvlText w:val=""/>
      <w:lvlJc w:val="left"/>
      <w:pPr>
        <w:ind w:left="4320" w:hanging="360"/>
      </w:pPr>
      <w:rPr>
        <w:rFonts w:ascii="Wingdings" w:hAnsi="Wingdings" w:hint="default"/>
      </w:rPr>
    </w:lvl>
    <w:lvl w:ilvl="6" w:tplc="336E5A50">
      <w:start w:val="1"/>
      <w:numFmt w:val="bullet"/>
      <w:lvlText w:val=""/>
      <w:lvlJc w:val="left"/>
      <w:pPr>
        <w:ind w:left="5040" w:hanging="360"/>
      </w:pPr>
      <w:rPr>
        <w:rFonts w:ascii="Symbol" w:hAnsi="Symbol" w:hint="default"/>
      </w:rPr>
    </w:lvl>
    <w:lvl w:ilvl="7" w:tplc="4AC4B9C0">
      <w:start w:val="1"/>
      <w:numFmt w:val="bullet"/>
      <w:lvlText w:val="o"/>
      <w:lvlJc w:val="left"/>
      <w:pPr>
        <w:ind w:left="5760" w:hanging="360"/>
      </w:pPr>
      <w:rPr>
        <w:rFonts w:ascii="Courier New" w:hAnsi="Courier New" w:hint="default"/>
      </w:rPr>
    </w:lvl>
    <w:lvl w:ilvl="8" w:tplc="8152C37E">
      <w:start w:val="1"/>
      <w:numFmt w:val="bullet"/>
      <w:lvlText w:val=""/>
      <w:lvlJc w:val="left"/>
      <w:pPr>
        <w:ind w:left="6480" w:hanging="360"/>
      </w:pPr>
      <w:rPr>
        <w:rFonts w:ascii="Wingdings" w:hAnsi="Wingdings" w:hint="default"/>
      </w:rPr>
    </w:lvl>
  </w:abstractNum>
  <w:abstractNum w:abstractNumId="6" w15:restartNumberingAfterBreak="0">
    <w:nsid w:val="4D5146BB"/>
    <w:multiLevelType w:val="hybridMultilevel"/>
    <w:tmpl w:val="FFFFFFFF"/>
    <w:lvl w:ilvl="0" w:tplc="1DF00594">
      <w:start w:val="1"/>
      <w:numFmt w:val="bullet"/>
      <w:lvlText w:val=""/>
      <w:lvlJc w:val="left"/>
      <w:pPr>
        <w:ind w:left="720" w:hanging="360"/>
      </w:pPr>
      <w:rPr>
        <w:rFonts w:ascii="Symbol" w:hAnsi="Symbol" w:hint="default"/>
      </w:rPr>
    </w:lvl>
    <w:lvl w:ilvl="1" w:tplc="8196F7E0">
      <w:start w:val="1"/>
      <w:numFmt w:val="bullet"/>
      <w:lvlText w:val="o"/>
      <w:lvlJc w:val="left"/>
      <w:pPr>
        <w:ind w:left="1440" w:hanging="360"/>
      </w:pPr>
      <w:rPr>
        <w:rFonts w:ascii="Courier New" w:hAnsi="Courier New" w:hint="default"/>
      </w:rPr>
    </w:lvl>
    <w:lvl w:ilvl="2" w:tplc="04BC0CA6">
      <w:start w:val="1"/>
      <w:numFmt w:val="bullet"/>
      <w:lvlText w:val=""/>
      <w:lvlJc w:val="left"/>
      <w:pPr>
        <w:ind w:left="2160" w:hanging="360"/>
      </w:pPr>
      <w:rPr>
        <w:rFonts w:ascii="Wingdings" w:hAnsi="Wingdings" w:hint="default"/>
      </w:rPr>
    </w:lvl>
    <w:lvl w:ilvl="3" w:tplc="BEF8DF52">
      <w:start w:val="1"/>
      <w:numFmt w:val="bullet"/>
      <w:lvlText w:val=""/>
      <w:lvlJc w:val="left"/>
      <w:pPr>
        <w:ind w:left="2880" w:hanging="360"/>
      </w:pPr>
      <w:rPr>
        <w:rFonts w:ascii="Symbol" w:hAnsi="Symbol" w:hint="default"/>
      </w:rPr>
    </w:lvl>
    <w:lvl w:ilvl="4" w:tplc="10B8C778">
      <w:start w:val="1"/>
      <w:numFmt w:val="bullet"/>
      <w:lvlText w:val="o"/>
      <w:lvlJc w:val="left"/>
      <w:pPr>
        <w:ind w:left="3600" w:hanging="360"/>
      </w:pPr>
      <w:rPr>
        <w:rFonts w:ascii="Courier New" w:hAnsi="Courier New" w:hint="default"/>
      </w:rPr>
    </w:lvl>
    <w:lvl w:ilvl="5" w:tplc="BDB68CA4">
      <w:start w:val="1"/>
      <w:numFmt w:val="bullet"/>
      <w:lvlText w:val=""/>
      <w:lvlJc w:val="left"/>
      <w:pPr>
        <w:ind w:left="4320" w:hanging="360"/>
      </w:pPr>
      <w:rPr>
        <w:rFonts w:ascii="Wingdings" w:hAnsi="Wingdings" w:hint="default"/>
      </w:rPr>
    </w:lvl>
    <w:lvl w:ilvl="6" w:tplc="D9B69B5A">
      <w:start w:val="1"/>
      <w:numFmt w:val="bullet"/>
      <w:lvlText w:val=""/>
      <w:lvlJc w:val="left"/>
      <w:pPr>
        <w:ind w:left="5040" w:hanging="360"/>
      </w:pPr>
      <w:rPr>
        <w:rFonts w:ascii="Symbol" w:hAnsi="Symbol" w:hint="default"/>
      </w:rPr>
    </w:lvl>
    <w:lvl w:ilvl="7" w:tplc="36D60866">
      <w:start w:val="1"/>
      <w:numFmt w:val="bullet"/>
      <w:lvlText w:val="o"/>
      <w:lvlJc w:val="left"/>
      <w:pPr>
        <w:ind w:left="5760" w:hanging="360"/>
      </w:pPr>
      <w:rPr>
        <w:rFonts w:ascii="Courier New" w:hAnsi="Courier New" w:hint="default"/>
      </w:rPr>
    </w:lvl>
    <w:lvl w:ilvl="8" w:tplc="919A2D30">
      <w:start w:val="1"/>
      <w:numFmt w:val="bullet"/>
      <w:lvlText w:val=""/>
      <w:lvlJc w:val="left"/>
      <w:pPr>
        <w:ind w:left="6480" w:hanging="360"/>
      </w:pPr>
      <w:rPr>
        <w:rFonts w:ascii="Wingdings" w:hAnsi="Wingdings" w:hint="default"/>
      </w:rPr>
    </w:lvl>
  </w:abstractNum>
  <w:abstractNum w:abstractNumId="7" w15:restartNumberingAfterBreak="0">
    <w:nsid w:val="616A508E"/>
    <w:multiLevelType w:val="hybridMultilevel"/>
    <w:tmpl w:val="FFFFFFFF"/>
    <w:lvl w:ilvl="0" w:tplc="2376C87E">
      <w:start w:val="1"/>
      <w:numFmt w:val="bullet"/>
      <w:lvlText w:val=""/>
      <w:lvlJc w:val="left"/>
      <w:pPr>
        <w:ind w:left="720" w:hanging="360"/>
      </w:pPr>
      <w:rPr>
        <w:rFonts w:ascii="Symbol" w:hAnsi="Symbol" w:hint="default"/>
      </w:rPr>
    </w:lvl>
    <w:lvl w:ilvl="1" w:tplc="05CE3026">
      <w:start w:val="1"/>
      <w:numFmt w:val="bullet"/>
      <w:lvlText w:val="o"/>
      <w:lvlJc w:val="left"/>
      <w:pPr>
        <w:ind w:left="1440" w:hanging="360"/>
      </w:pPr>
      <w:rPr>
        <w:rFonts w:ascii="Courier New" w:hAnsi="Courier New" w:hint="default"/>
      </w:rPr>
    </w:lvl>
    <w:lvl w:ilvl="2" w:tplc="A92C6744">
      <w:start w:val="1"/>
      <w:numFmt w:val="bullet"/>
      <w:lvlText w:val=""/>
      <w:lvlJc w:val="left"/>
      <w:pPr>
        <w:ind w:left="2160" w:hanging="360"/>
      </w:pPr>
      <w:rPr>
        <w:rFonts w:ascii="Wingdings" w:hAnsi="Wingdings" w:hint="default"/>
      </w:rPr>
    </w:lvl>
    <w:lvl w:ilvl="3" w:tplc="1CA66942">
      <w:start w:val="1"/>
      <w:numFmt w:val="bullet"/>
      <w:lvlText w:val=""/>
      <w:lvlJc w:val="left"/>
      <w:pPr>
        <w:ind w:left="2880" w:hanging="360"/>
      </w:pPr>
      <w:rPr>
        <w:rFonts w:ascii="Symbol" w:hAnsi="Symbol" w:hint="default"/>
      </w:rPr>
    </w:lvl>
    <w:lvl w:ilvl="4" w:tplc="7EA62D94">
      <w:start w:val="1"/>
      <w:numFmt w:val="bullet"/>
      <w:lvlText w:val="o"/>
      <w:lvlJc w:val="left"/>
      <w:pPr>
        <w:ind w:left="3600" w:hanging="360"/>
      </w:pPr>
      <w:rPr>
        <w:rFonts w:ascii="Courier New" w:hAnsi="Courier New" w:hint="default"/>
      </w:rPr>
    </w:lvl>
    <w:lvl w:ilvl="5" w:tplc="CF1E3D3A">
      <w:start w:val="1"/>
      <w:numFmt w:val="bullet"/>
      <w:lvlText w:val=""/>
      <w:lvlJc w:val="left"/>
      <w:pPr>
        <w:ind w:left="4320" w:hanging="360"/>
      </w:pPr>
      <w:rPr>
        <w:rFonts w:ascii="Wingdings" w:hAnsi="Wingdings" w:hint="default"/>
      </w:rPr>
    </w:lvl>
    <w:lvl w:ilvl="6" w:tplc="2E84F136">
      <w:start w:val="1"/>
      <w:numFmt w:val="bullet"/>
      <w:lvlText w:val=""/>
      <w:lvlJc w:val="left"/>
      <w:pPr>
        <w:ind w:left="5040" w:hanging="360"/>
      </w:pPr>
      <w:rPr>
        <w:rFonts w:ascii="Symbol" w:hAnsi="Symbol" w:hint="default"/>
      </w:rPr>
    </w:lvl>
    <w:lvl w:ilvl="7" w:tplc="685ABAE0">
      <w:start w:val="1"/>
      <w:numFmt w:val="bullet"/>
      <w:lvlText w:val="o"/>
      <w:lvlJc w:val="left"/>
      <w:pPr>
        <w:ind w:left="5760" w:hanging="360"/>
      </w:pPr>
      <w:rPr>
        <w:rFonts w:ascii="Courier New" w:hAnsi="Courier New" w:hint="default"/>
      </w:rPr>
    </w:lvl>
    <w:lvl w:ilvl="8" w:tplc="DE061058">
      <w:start w:val="1"/>
      <w:numFmt w:val="bullet"/>
      <w:lvlText w:val=""/>
      <w:lvlJc w:val="left"/>
      <w:pPr>
        <w:ind w:left="6480" w:hanging="360"/>
      </w:pPr>
      <w:rPr>
        <w:rFonts w:ascii="Wingdings" w:hAnsi="Wingdings" w:hint="default"/>
      </w:rPr>
    </w:lvl>
  </w:abstractNum>
  <w:abstractNum w:abstractNumId="8" w15:restartNumberingAfterBreak="0">
    <w:nsid w:val="6D152046"/>
    <w:multiLevelType w:val="hybridMultilevel"/>
    <w:tmpl w:val="F688600C"/>
    <w:lvl w:ilvl="0" w:tplc="9470F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535DF9"/>
    <w:multiLevelType w:val="hybridMultilevel"/>
    <w:tmpl w:val="D19AB79C"/>
    <w:lvl w:ilvl="0" w:tplc="58E820F6">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8735150">
    <w:abstractNumId w:val="8"/>
  </w:num>
  <w:num w:numId="2" w16cid:durableId="790246012">
    <w:abstractNumId w:val="0"/>
  </w:num>
  <w:num w:numId="3" w16cid:durableId="289677229">
    <w:abstractNumId w:val="2"/>
  </w:num>
  <w:num w:numId="4" w16cid:durableId="2055083670">
    <w:abstractNumId w:val="9"/>
  </w:num>
  <w:num w:numId="5" w16cid:durableId="1216820263">
    <w:abstractNumId w:val="6"/>
  </w:num>
  <w:num w:numId="6" w16cid:durableId="575745248">
    <w:abstractNumId w:val="3"/>
  </w:num>
  <w:num w:numId="7" w16cid:durableId="1156189216">
    <w:abstractNumId w:val="4"/>
  </w:num>
  <w:num w:numId="8" w16cid:durableId="1017392414">
    <w:abstractNumId w:val="5"/>
  </w:num>
  <w:num w:numId="9" w16cid:durableId="103351669">
    <w:abstractNumId w:val="7"/>
  </w:num>
  <w:num w:numId="10" w16cid:durableId="1850410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6EF"/>
    <w:rsid w:val="000002B7"/>
    <w:rsid w:val="00000E06"/>
    <w:rsid w:val="000046A2"/>
    <w:rsid w:val="00004978"/>
    <w:rsid w:val="00007029"/>
    <w:rsid w:val="00007956"/>
    <w:rsid w:val="00010638"/>
    <w:rsid w:val="00011306"/>
    <w:rsid w:val="00011448"/>
    <w:rsid w:val="00012EE1"/>
    <w:rsid w:val="000154D2"/>
    <w:rsid w:val="000160EE"/>
    <w:rsid w:val="000175F2"/>
    <w:rsid w:val="000179FC"/>
    <w:rsid w:val="00017D4B"/>
    <w:rsid w:val="00020D83"/>
    <w:rsid w:val="00022F62"/>
    <w:rsid w:val="00022FF4"/>
    <w:rsid w:val="000247E6"/>
    <w:rsid w:val="00026EA6"/>
    <w:rsid w:val="0002764C"/>
    <w:rsid w:val="0003112E"/>
    <w:rsid w:val="00033DCA"/>
    <w:rsid w:val="0003452B"/>
    <w:rsid w:val="00037613"/>
    <w:rsid w:val="00043AF8"/>
    <w:rsid w:val="00043E90"/>
    <w:rsid w:val="000474CC"/>
    <w:rsid w:val="00047578"/>
    <w:rsid w:val="000521BD"/>
    <w:rsid w:val="000523F4"/>
    <w:rsid w:val="00052694"/>
    <w:rsid w:val="00053D1D"/>
    <w:rsid w:val="00061162"/>
    <w:rsid w:val="00062A91"/>
    <w:rsid w:val="00065F8F"/>
    <w:rsid w:val="00067A21"/>
    <w:rsid w:val="000712EB"/>
    <w:rsid w:val="00075958"/>
    <w:rsid w:val="000803B1"/>
    <w:rsid w:val="000813E3"/>
    <w:rsid w:val="00083E04"/>
    <w:rsid w:val="00084044"/>
    <w:rsid w:val="0008517F"/>
    <w:rsid w:val="000865FA"/>
    <w:rsid w:val="00092BEE"/>
    <w:rsid w:val="00093C8A"/>
    <w:rsid w:val="00094187"/>
    <w:rsid w:val="00094A58"/>
    <w:rsid w:val="000952CE"/>
    <w:rsid w:val="000979D5"/>
    <w:rsid w:val="00097C30"/>
    <w:rsid w:val="000A4152"/>
    <w:rsid w:val="000A4EE7"/>
    <w:rsid w:val="000A6759"/>
    <w:rsid w:val="000A7691"/>
    <w:rsid w:val="000A7A3B"/>
    <w:rsid w:val="000B0722"/>
    <w:rsid w:val="000B07CE"/>
    <w:rsid w:val="000B1EE2"/>
    <w:rsid w:val="000B446E"/>
    <w:rsid w:val="000B4993"/>
    <w:rsid w:val="000B73C9"/>
    <w:rsid w:val="000C05C9"/>
    <w:rsid w:val="000C2735"/>
    <w:rsid w:val="000C333E"/>
    <w:rsid w:val="000C506E"/>
    <w:rsid w:val="000C54FA"/>
    <w:rsid w:val="000C75BC"/>
    <w:rsid w:val="000D073E"/>
    <w:rsid w:val="000D3F18"/>
    <w:rsid w:val="000D4333"/>
    <w:rsid w:val="000D486E"/>
    <w:rsid w:val="000D7B52"/>
    <w:rsid w:val="000E20F6"/>
    <w:rsid w:val="000E3F0F"/>
    <w:rsid w:val="000F27F0"/>
    <w:rsid w:val="000F60EB"/>
    <w:rsid w:val="000F68D4"/>
    <w:rsid w:val="000F6FE3"/>
    <w:rsid w:val="000F7B85"/>
    <w:rsid w:val="001011BD"/>
    <w:rsid w:val="001032CC"/>
    <w:rsid w:val="00103815"/>
    <w:rsid w:val="001058AC"/>
    <w:rsid w:val="001103F5"/>
    <w:rsid w:val="001109CB"/>
    <w:rsid w:val="00111EEB"/>
    <w:rsid w:val="00113965"/>
    <w:rsid w:val="00115045"/>
    <w:rsid w:val="00117DD8"/>
    <w:rsid w:val="00121083"/>
    <w:rsid w:val="00121CD0"/>
    <w:rsid w:val="00123D24"/>
    <w:rsid w:val="001240C2"/>
    <w:rsid w:val="001249FE"/>
    <w:rsid w:val="001262D9"/>
    <w:rsid w:val="001279E4"/>
    <w:rsid w:val="00130CD6"/>
    <w:rsid w:val="001342B3"/>
    <w:rsid w:val="00135802"/>
    <w:rsid w:val="00135C46"/>
    <w:rsid w:val="001370F1"/>
    <w:rsid w:val="00137626"/>
    <w:rsid w:val="001377CC"/>
    <w:rsid w:val="00143996"/>
    <w:rsid w:val="00145789"/>
    <w:rsid w:val="0015034B"/>
    <w:rsid w:val="00150BB3"/>
    <w:rsid w:val="00150CC1"/>
    <w:rsid w:val="001546EF"/>
    <w:rsid w:val="00163DA4"/>
    <w:rsid w:val="0017036F"/>
    <w:rsid w:val="00176AD0"/>
    <w:rsid w:val="00182A6A"/>
    <w:rsid w:val="00184E1C"/>
    <w:rsid w:val="00186BCF"/>
    <w:rsid w:val="0019303B"/>
    <w:rsid w:val="001948AE"/>
    <w:rsid w:val="00194B13"/>
    <w:rsid w:val="00197624"/>
    <w:rsid w:val="001A0009"/>
    <w:rsid w:val="001A1A15"/>
    <w:rsid w:val="001A2B99"/>
    <w:rsid w:val="001A4CCE"/>
    <w:rsid w:val="001A6436"/>
    <w:rsid w:val="001A674A"/>
    <w:rsid w:val="001B1713"/>
    <w:rsid w:val="001B173F"/>
    <w:rsid w:val="001B1CE0"/>
    <w:rsid w:val="001B4477"/>
    <w:rsid w:val="001C0E4F"/>
    <w:rsid w:val="001C1235"/>
    <w:rsid w:val="001C294B"/>
    <w:rsid w:val="001C37C5"/>
    <w:rsid w:val="001D0259"/>
    <w:rsid w:val="001E02A1"/>
    <w:rsid w:val="001E4AE8"/>
    <w:rsid w:val="001E5B3F"/>
    <w:rsid w:val="001E65DC"/>
    <w:rsid w:val="001E767F"/>
    <w:rsid w:val="001F1004"/>
    <w:rsid w:val="001F27E9"/>
    <w:rsid w:val="00202C38"/>
    <w:rsid w:val="0020387C"/>
    <w:rsid w:val="00204387"/>
    <w:rsid w:val="0020500E"/>
    <w:rsid w:val="002073B0"/>
    <w:rsid w:val="00211E00"/>
    <w:rsid w:val="00214EB5"/>
    <w:rsid w:val="00215D37"/>
    <w:rsid w:val="00216178"/>
    <w:rsid w:val="00216D5B"/>
    <w:rsid w:val="00220354"/>
    <w:rsid w:val="002206B8"/>
    <w:rsid w:val="00220DF9"/>
    <w:rsid w:val="00222005"/>
    <w:rsid w:val="002224A2"/>
    <w:rsid w:val="00223854"/>
    <w:rsid w:val="00224F35"/>
    <w:rsid w:val="00226D53"/>
    <w:rsid w:val="00230941"/>
    <w:rsid w:val="00234139"/>
    <w:rsid w:val="0024102C"/>
    <w:rsid w:val="00246E83"/>
    <w:rsid w:val="00247B73"/>
    <w:rsid w:val="00247F6B"/>
    <w:rsid w:val="0025594E"/>
    <w:rsid w:val="00257B67"/>
    <w:rsid w:val="00257D35"/>
    <w:rsid w:val="00257DA0"/>
    <w:rsid w:val="00260FB4"/>
    <w:rsid w:val="00263C62"/>
    <w:rsid w:val="00264EE4"/>
    <w:rsid w:val="00265804"/>
    <w:rsid w:val="002704CF"/>
    <w:rsid w:val="00271FEA"/>
    <w:rsid w:val="00273123"/>
    <w:rsid w:val="00275143"/>
    <w:rsid w:val="002801A6"/>
    <w:rsid w:val="00285A33"/>
    <w:rsid w:val="00287551"/>
    <w:rsid w:val="00291D9C"/>
    <w:rsid w:val="0029345A"/>
    <w:rsid w:val="00293AF3"/>
    <w:rsid w:val="002A094D"/>
    <w:rsid w:val="002A166F"/>
    <w:rsid w:val="002A2198"/>
    <w:rsid w:val="002A4443"/>
    <w:rsid w:val="002A63D0"/>
    <w:rsid w:val="002A6896"/>
    <w:rsid w:val="002A6FDF"/>
    <w:rsid w:val="002B0477"/>
    <w:rsid w:val="002B2040"/>
    <w:rsid w:val="002B2A05"/>
    <w:rsid w:val="002B72BB"/>
    <w:rsid w:val="002B79B9"/>
    <w:rsid w:val="002C4935"/>
    <w:rsid w:val="002C53C8"/>
    <w:rsid w:val="002D1918"/>
    <w:rsid w:val="002D2A7A"/>
    <w:rsid w:val="002D2D73"/>
    <w:rsid w:val="002D658B"/>
    <w:rsid w:val="002D661F"/>
    <w:rsid w:val="002E28A4"/>
    <w:rsid w:val="002E746C"/>
    <w:rsid w:val="002E7BB5"/>
    <w:rsid w:val="002F14F9"/>
    <w:rsid w:val="002F2AB1"/>
    <w:rsid w:val="002F3D8A"/>
    <w:rsid w:val="002F4B00"/>
    <w:rsid w:val="00300499"/>
    <w:rsid w:val="00305E43"/>
    <w:rsid w:val="00307F3C"/>
    <w:rsid w:val="00310791"/>
    <w:rsid w:val="00312CFD"/>
    <w:rsid w:val="00313356"/>
    <w:rsid w:val="0031528B"/>
    <w:rsid w:val="003162C9"/>
    <w:rsid w:val="00317516"/>
    <w:rsid w:val="00323AB1"/>
    <w:rsid w:val="00323EF1"/>
    <w:rsid w:val="00324082"/>
    <w:rsid w:val="0032425F"/>
    <w:rsid w:val="003265A8"/>
    <w:rsid w:val="00331260"/>
    <w:rsid w:val="00332495"/>
    <w:rsid w:val="00333954"/>
    <w:rsid w:val="003363DB"/>
    <w:rsid w:val="00347F9A"/>
    <w:rsid w:val="00351203"/>
    <w:rsid w:val="00352090"/>
    <w:rsid w:val="00353593"/>
    <w:rsid w:val="00361288"/>
    <w:rsid w:val="003624DC"/>
    <w:rsid w:val="003705EE"/>
    <w:rsid w:val="00370A6A"/>
    <w:rsid w:val="003725F1"/>
    <w:rsid w:val="003732E1"/>
    <w:rsid w:val="00374CEB"/>
    <w:rsid w:val="0037649E"/>
    <w:rsid w:val="00376626"/>
    <w:rsid w:val="00376803"/>
    <w:rsid w:val="003806E7"/>
    <w:rsid w:val="0038075E"/>
    <w:rsid w:val="003809BE"/>
    <w:rsid w:val="003845B0"/>
    <w:rsid w:val="003874A7"/>
    <w:rsid w:val="00387C55"/>
    <w:rsid w:val="00387F3A"/>
    <w:rsid w:val="00390D60"/>
    <w:rsid w:val="00392342"/>
    <w:rsid w:val="00397154"/>
    <w:rsid w:val="003A67F0"/>
    <w:rsid w:val="003A6C44"/>
    <w:rsid w:val="003A6DA3"/>
    <w:rsid w:val="003A7CB3"/>
    <w:rsid w:val="003B1B09"/>
    <w:rsid w:val="003B2167"/>
    <w:rsid w:val="003B7A1F"/>
    <w:rsid w:val="003B7A81"/>
    <w:rsid w:val="003C1915"/>
    <w:rsid w:val="003C2FF9"/>
    <w:rsid w:val="003C4996"/>
    <w:rsid w:val="003C7152"/>
    <w:rsid w:val="003D05D7"/>
    <w:rsid w:val="003D7555"/>
    <w:rsid w:val="003E36E4"/>
    <w:rsid w:val="003E4C0D"/>
    <w:rsid w:val="003E646C"/>
    <w:rsid w:val="003E7292"/>
    <w:rsid w:val="003F2346"/>
    <w:rsid w:val="004006DE"/>
    <w:rsid w:val="00400AFE"/>
    <w:rsid w:val="00401834"/>
    <w:rsid w:val="0040190E"/>
    <w:rsid w:val="0040453C"/>
    <w:rsid w:val="004111D2"/>
    <w:rsid w:val="004147F1"/>
    <w:rsid w:val="004158DA"/>
    <w:rsid w:val="0042307A"/>
    <w:rsid w:val="004244EE"/>
    <w:rsid w:val="004253D2"/>
    <w:rsid w:val="00430C32"/>
    <w:rsid w:val="00430F19"/>
    <w:rsid w:val="00431FF7"/>
    <w:rsid w:val="004323DD"/>
    <w:rsid w:val="00432A8B"/>
    <w:rsid w:val="004367C5"/>
    <w:rsid w:val="004418E8"/>
    <w:rsid w:val="00442075"/>
    <w:rsid w:val="0044213F"/>
    <w:rsid w:val="00444734"/>
    <w:rsid w:val="0044561A"/>
    <w:rsid w:val="00446AAA"/>
    <w:rsid w:val="00451FE9"/>
    <w:rsid w:val="00452835"/>
    <w:rsid w:val="004569A0"/>
    <w:rsid w:val="004628DE"/>
    <w:rsid w:val="00463785"/>
    <w:rsid w:val="004643FA"/>
    <w:rsid w:val="00465A9A"/>
    <w:rsid w:val="00465DF0"/>
    <w:rsid w:val="0046753B"/>
    <w:rsid w:val="004709E5"/>
    <w:rsid w:val="004712FC"/>
    <w:rsid w:val="00471548"/>
    <w:rsid w:val="004746E7"/>
    <w:rsid w:val="0047530A"/>
    <w:rsid w:val="004773A1"/>
    <w:rsid w:val="004802CC"/>
    <w:rsid w:val="00481ECE"/>
    <w:rsid w:val="004845F3"/>
    <w:rsid w:val="004854E6"/>
    <w:rsid w:val="00487B3B"/>
    <w:rsid w:val="00489204"/>
    <w:rsid w:val="00490DA9"/>
    <w:rsid w:val="0049142F"/>
    <w:rsid w:val="0049277C"/>
    <w:rsid w:val="00492C67"/>
    <w:rsid w:val="0049367F"/>
    <w:rsid w:val="004943F4"/>
    <w:rsid w:val="004A3C22"/>
    <w:rsid w:val="004A76B5"/>
    <w:rsid w:val="004B13EA"/>
    <w:rsid w:val="004B3B82"/>
    <w:rsid w:val="004B7FC3"/>
    <w:rsid w:val="004C0E82"/>
    <w:rsid w:val="004C241E"/>
    <w:rsid w:val="004C348F"/>
    <w:rsid w:val="004C431E"/>
    <w:rsid w:val="004C53B8"/>
    <w:rsid w:val="004C75CF"/>
    <w:rsid w:val="004C77D2"/>
    <w:rsid w:val="004D2996"/>
    <w:rsid w:val="004D353D"/>
    <w:rsid w:val="004D4398"/>
    <w:rsid w:val="004E0F6A"/>
    <w:rsid w:val="004E189C"/>
    <w:rsid w:val="004E2C93"/>
    <w:rsid w:val="004E4CD0"/>
    <w:rsid w:val="004E5458"/>
    <w:rsid w:val="004E5CC2"/>
    <w:rsid w:val="004E5EEB"/>
    <w:rsid w:val="004E6CEA"/>
    <w:rsid w:val="004E6FD6"/>
    <w:rsid w:val="004F18C6"/>
    <w:rsid w:val="004F23C7"/>
    <w:rsid w:val="004F2972"/>
    <w:rsid w:val="004F5068"/>
    <w:rsid w:val="0050074B"/>
    <w:rsid w:val="00507DA8"/>
    <w:rsid w:val="00512036"/>
    <w:rsid w:val="00513098"/>
    <w:rsid w:val="0051445D"/>
    <w:rsid w:val="0051779A"/>
    <w:rsid w:val="00521DCF"/>
    <w:rsid w:val="005279E1"/>
    <w:rsid w:val="00531667"/>
    <w:rsid w:val="00531E21"/>
    <w:rsid w:val="0053228B"/>
    <w:rsid w:val="00533E79"/>
    <w:rsid w:val="0053796F"/>
    <w:rsid w:val="0054177D"/>
    <w:rsid w:val="005464CD"/>
    <w:rsid w:val="00546A2B"/>
    <w:rsid w:val="005508FC"/>
    <w:rsid w:val="00550B11"/>
    <w:rsid w:val="00553064"/>
    <w:rsid w:val="00554056"/>
    <w:rsid w:val="00554F5D"/>
    <w:rsid w:val="00555B73"/>
    <w:rsid w:val="00563CEB"/>
    <w:rsid w:val="005705FE"/>
    <w:rsid w:val="005712E7"/>
    <w:rsid w:val="00580FC1"/>
    <w:rsid w:val="0058362B"/>
    <w:rsid w:val="005858F9"/>
    <w:rsid w:val="005865C1"/>
    <w:rsid w:val="00586EEC"/>
    <w:rsid w:val="00593627"/>
    <w:rsid w:val="00594C0A"/>
    <w:rsid w:val="00594DA9"/>
    <w:rsid w:val="00596E4B"/>
    <w:rsid w:val="005A0CFC"/>
    <w:rsid w:val="005A257A"/>
    <w:rsid w:val="005A2C37"/>
    <w:rsid w:val="005A2F8F"/>
    <w:rsid w:val="005A33D7"/>
    <w:rsid w:val="005A3549"/>
    <w:rsid w:val="005A5762"/>
    <w:rsid w:val="005B0BA4"/>
    <w:rsid w:val="005B2853"/>
    <w:rsid w:val="005B5119"/>
    <w:rsid w:val="005B601E"/>
    <w:rsid w:val="005B762E"/>
    <w:rsid w:val="005C2DA5"/>
    <w:rsid w:val="005C4E22"/>
    <w:rsid w:val="005C5303"/>
    <w:rsid w:val="005C6AD7"/>
    <w:rsid w:val="005D0C3E"/>
    <w:rsid w:val="005D256F"/>
    <w:rsid w:val="005D335A"/>
    <w:rsid w:val="005D33FA"/>
    <w:rsid w:val="005E4CC3"/>
    <w:rsid w:val="005E58D3"/>
    <w:rsid w:val="005E5E6D"/>
    <w:rsid w:val="005E643D"/>
    <w:rsid w:val="005E7FB7"/>
    <w:rsid w:val="005F061F"/>
    <w:rsid w:val="005F1D1B"/>
    <w:rsid w:val="005F2C39"/>
    <w:rsid w:val="005F39C7"/>
    <w:rsid w:val="005F64B9"/>
    <w:rsid w:val="005F663D"/>
    <w:rsid w:val="005F678E"/>
    <w:rsid w:val="006053E7"/>
    <w:rsid w:val="00607BE2"/>
    <w:rsid w:val="00610007"/>
    <w:rsid w:val="006108C3"/>
    <w:rsid w:val="00612104"/>
    <w:rsid w:val="0061579B"/>
    <w:rsid w:val="006215BF"/>
    <w:rsid w:val="0062426E"/>
    <w:rsid w:val="00624802"/>
    <w:rsid w:val="006264F9"/>
    <w:rsid w:val="00626957"/>
    <w:rsid w:val="006301F2"/>
    <w:rsid w:val="00630620"/>
    <w:rsid w:val="00633A56"/>
    <w:rsid w:val="00635894"/>
    <w:rsid w:val="00636998"/>
    <w:rsid w:val="0064025E"/>
    <w:rsid w:val="006513FF"/>
    <w:rsid w:val="00652639"/>
    <w:rsid w:val="00654EBE"/>
    <w:rsid w:val="00655CF4"/>
    <w:rsid w:val="00655D65"/>
    <w:rsid w:val="006637E1"/>
    <w:rsid w:val="00664398"/>
    <w:rsid w:val="00671BC0"/>
    <w:rsid w:val="00674C3E"/>
    <w:rsid w:val="00677BBD"/>
    <w:rsid w:val="00680924"/>
    <w:rsid w:val="0068333D"/>
    <w:rsid w:val="00683527"/>
    <w:rsid w:val="00683C55"/>
    <w:rsid w:val="00684F32"/>
    <w:rsid w:val="00694325"/>
    <w:rsid w:val="00694434"/>
    <w:rsid w:val="006A0957"/>
    <w:rsid w:val="006A21BD"/>
    <w:rsid w:val="006A25FE"/>
    <w:rsid w:val="006B3D6B"/>
    <w:rsid w:val="006B65A2"/>
    <w:rsid w:val="006B7B59"/>
    <w:rsid w:val="006B7D13"/>
    <w:rsid w:val="006C1841"/>
    <w:rsid w:val="006C1E3D"/>
    <w:rsid w:val="006C2382"/>
    <w:rsid w:val="006C34C0"/>
    <w:rsid w:val="006C697A"/>
    <w:rsid w:val="006D0907"/>
    <w:rsid w:val="006E1D58"/>
    <w:rsid w:val="006E1F4B"/>
    <w:rsid w:val="006E3CA8"/>
    <w:rsid w:val="006E3F48"/>
    <w:rsid w:val="006E4C1E"/>
    <w:rsid w:val="006F415F"/>
    <w:rsid w:val="006F50BB"/>
    <w:rsid w:val="006F583A"/>
    <w:rsid w:val="006F5934"/>
    <w:rsid w:val="006F68B3"/>
    <w:rsid w:val="006F72D7"/>
    <w:rsid w:val="006F7D3F"/>
    <w:rsid w:val="00700CE9"/>
    <w:rsid w:val="0070275B"/>
    <w:rsid w:val="007059AC"/>
    <w:rsid w:val="00706023"/>
    <w:rsid w:val="00706592"/>
    <w:rsid w:val="00712B00"/>
    <w:rsid w:val="00712D60"/>
    <w:rsid w:val="00713124"/>
    <w:rsid w:val="00713448"/>
    <w:rsid w:val="00714F9B"/>
    <w:rsid w:val="00715BD1"/>
    <w:rsid w:val="00721907"/>
    <w:rsid w:val="00723649"/>
    <w:rsid w:val="007247C2"/>
    <w:rsid w:val="00724F90"/>
    <w:rsid w:val="0073465B"/>
    <w:rsid w:val="007352DC"/>
    <w:rsid w:val="00735353"/>
    <w:rsid w:val="007371D6"/>
    <w:rsid w:val="00737C4E"/>
    <w:rsid w:val="007410A0"/>
    <w:rsid w:val="00744D0A"/>
    <w:rsid w:val="00746B24"/>
    <w:rsid w:val="0075288B"/>
    <w:rsid w:val="00752DC6"/>
    <w:rsid w:val="00753A78"/>
    <w:rsid w:val="007567BB"/>
    <w:rsid w:val="0075749D"/>
    <w:rsid w:val="00757790"/>
    <w:rsid w:val="0076125F"/>
    <w:rsid w:val="0076303E"/>
    <w:rsid w:val="00763941"/>
    <w:rsid w:val="0076456A"/>
    <w:rsid w:val="0076460B"/>
    <w:rsid w:val="00765B7A"/>
    <w:rsid w:val="00766070"/>
    <w:rsid w:val="00766563"/>
    <w:rsid w:val="007667A0"/>
    <w:rsid w:val="00767A38"/>
    <w:rsid w:val="00767B8C"/>
    <w:rsid w:val="00770B24"/>
    <w:rsid w:val="00774ADD"/>
    <w:rsid w:val="00775268"/>
    <w:rsid w:val="00780C62"/>
    <w:rsid w:val="00781699"/>
    <w:rsid w:val="00783035"/>
    <w:rsid w:val="00783D35"/>
    <w:rsid w:val="00785147"/>
    <w:rsid w:val="00785734"/>
    <w:rsid w:val="00786A56"/>
    <w:rsid w:val="00795985"/>
    <w:rsid w:val="007966D9"/>
    <w:rsid w:val="007971E8"/>
    <w:rsid w:val="007A1358"/>
    <w:rsid w:val="007A5004"/>
    <w:rsid w:val="007A6F7C"/>
    <w:rsid w:val="007B0982"/>
    <w:rsid w:val="007B0F2D"/>
    <w:rsid w:val="007B2978"/>
    <w:rsid w:val="007B3033"/>
    <w:rsid w:val="007B3053"/>
    <w:rsid w:val="007B3ED2"/>
    <w:rsid w:val="007C0550"/>
    <w:rsid w:val="007C2DC7"/>
    <w:rsid w:val="007C5426"/>
    <w:rsid w:val="007C5D42"/>
    <w:rsid w:val="007C6954"/>
    <w:rsid w:val="007D066B"/>
    <w:rsid w:val="007D633E"/>
    <w:rsid w:val="007D7477"/>
    <w:rsid w:val="007D7BB4"/>
    <w:rsid w:val="007E08A4"/>
    <w:rsid w:val="007E1166"/>
    <w:rsid w:val="007E2ED8"/>
    <w:rsid w:val="007E3A17"/>
    <w:rsid w:val="007E3ABB"/>
    <w:rsid w:val="007E3E45"/>
    <w:rsid w:val="007E4AFC"/>
    <w:rsid w:val="007F1607"/>
    <w:rsid w:val="008015F4"/>
    <w:rsid w:val="00802A8B"/>
    <w:rsid w:val="008044B1"/>
    <w:rsid w:val="00805BBD"/>
    <w:rsid w:val="00807EF7"/>
    <w:rsid w:val="00810802"/>
    <w:rsid w:val="00810C20"/>
    <w:rsid w:val="00811FF8"/>
    <w:rsid w:val="00815B1E"/>
    <w:rsid w:val="00815FFF"/>
    <w:rsid w:val="00816D73"/>
    <w:rsid w:val="008179C3"/>
    <w:rsid w:val="00825405"/>
    <w:rsid w:val="0082700A"/>
    <w:rsid w:val="00832382"/>
    <w:rsid w:val="00837014"/>
    <w:rsid w:val="00837B6C"/>
    <w:rsid w:val="00842FA6"/>
    <w:rsid w:val="00844AFC"/>
    <w:rsid w:val="00845B6F"/>
    <w:rsid w:val="008461FC"/>
    <w:rsid w:val="0085273A"/>
    <w:rsid w:val="00852773"/>
    <w:rsid w:val="008528E3"/>
    <w:rsid w:val="00853E0B"/>
    <w:rsid w:val="00854CC2"/>
    <w:rsid w:val="00854F09"/>
    <w:rsid w:val="0085619E"/>
    <w:rsid w:val="00857B2D"/>
    <w:rsid w:val="00857E93"/>
    <w:rsid w:val="00860758"/>
    <w:rsid w:val="00862234"/>
    <w:rsid w:val="00862B49"/>
    <w:rsid w:val="0086505E"/>
    <w:rsid w:val="008659A8"/>
    <w:rsid w:val="00870229"/>
    <w:rsid w:val="00870812"/>
    <w:rsid w:val="00870D28"/>
    <w:rsid w:val="008736D9"/>
    <w:rsid w:val="00875EBD"/>
    <w:rsid w:val="008810BE"/>
    <w:rsid w:val="00881A90"/>
    <w:rsid w:val="0088266C"/>
    <w:rsid w:val="00883BEF"/>
    <w:rsid w:val="00884148"/>
    <w:rsid w:val="00886528"/>
    <w:rsid w:val="008913DE"/>
    <w:rsid w:val="00893FF7"/>
    <w:rsid w:val="00897709"/>
    <w:rsid w:val="008A0C18"/>
    <w:rsid w:val="008A7CA6"/>
    <w:rsid w:val="008B74D8"/>
    <w:rsid w:val="008C0E91"/>
    <w:rsid w:val="008C16CE"/>
    <w:rsid w:val="008C78F7"/>
    <w:rsid w:val="008D366D"/>
    <w:rsid w:val="008E5531"/>
    <w:rsid w:val="008E7E20"/>
    <w:rsid w:val="008F1A63"/>
    <w:rsid w:val="008F513E"/>
    <w:rsid w:val="008F6D5D"/>
    <w:rsid w:val="00900592"/>
    <w:rsid w:val="009012C9"/>
    <w:rsid w:val="0090186E"/>
    <w:rsid w:val="00901E09"/>
    <w:rsid w:val="00902D06"/>
    <w:rsid w:val="009055EC"/>
    <w:rsid w:val="00907014"/>
    <w:rsid w:val="009079C0"/>
    <w:rsid w:val="009106D8"/>
    <w:rsid w:val="00912651"/>
    <w:rsid w:val="009206DC"/>
    <w:rsid w:val="00920EBB"/>
    <w:rsid w:val="009234CD"/>
    <w:rsid w:val="0093099C"/>
    <w:rsid w:val="00931DE8"/>
    <w:rsid w:val="0093356A"/>
    <w:rsid w:val="00933A6C"/>
    <w:rsid w:val="0093739C"/>
    <w:rsid w:val="009417AE"/>
    <w:rsid w:val="009417FC"/>
    <w:rsid w:val="0094440E"/>
    <w:rsid w:val="00944625"/>
    <w:rsid w:val="009465C2"/>
    <w:rsid w:val="009517E2"/>
    <w:rsid w:val="00951CF4"/>
    <w:rsid w:val="009548B7"/>
    <w:rsid w:val="009549C4"/>
    <w:rsid w:val="00956501"/>
    <w:rsid w:val="0095652E"/>
    <w:rsid w:val="0095747B"/>
    <w:rsid w:val="00961CA5"/>
    <w:rsid w:val="00961DC4"/>
    <w:rsid w:val="0096210C"/>
    <w:rsid w:val="009650C0"/>
    <w:rsid w:val="00965A68"/>
    <w:rsid w:val="00965A81"/>
    <w:rsid w:val="00966D42"/>
    <w:rsid w:val="00966FC1"/>
    <w:rsid w:val="0096713B"/>
    <w:rsid w:val="009701D5"/>
    <w:rsid w:val="0097065B"/>
    <w:rsid w:val="00970A8C"/>
    <w:rsid w:val="00973DB5"/>
    <w:rsid w:val="009763E7"/>
    <w:rsid w:val="009810B2"/>
    <w:rsid w:val="009831F5"/>
    <w:rsid w:val="009856F5"/>
    <w:rsid w:val="00985E3A"/>
    <w:rsid w:val="00992AA8"/>
    <w:rsid w:val="00996FB8"/>
    <w:rsid w:val="009A3B14"/>
    <w:rsid w:val="009A4511"/>
    <w:rsid w:val="009A62CF"/>
    <w:rsid w:val="009A63F8"/>
    <w:rsid w:val="009B3E7A"/>
    <w:rsid w:val="009B6165"/>
    <w:rsid w:val="009C0B4F"/>
    <w:rsid w:val="009C2034"/>
    <w:rsid w:val="009C20BA"/>
    <w:rsid w:val="009C282A"/>
    <w:rsid w:val="009D0D8B"/>
    <w:rsid w:val="009D279B"/>
    <w:rsid w:val="009D3C3E"/>
    <w:rsid w:val="009D7041"/>
    <w:rsid w:val="009D7896"/>
    <w:rsid w:val="009E0FBE"/>
    <w:rsid w:val="009E10A5"/>
    <w:rsid w:val="009E26D8"/>
    <w:rsid w:val="009E3A3E"/>
    <w:rsid w:val="009F15BD"/>
    <w:rsid w:val="009F4EE7"/>
    <w:rsid w:val="009F4F6D"/>
    <w:rsid w:val="009F5B56"/>
    <w:rsid w:val="009F5C95"/>
    <w:rsid w:val="00A00F2A"/>
    <w:rsid w:val="00A03AE7"/>
    <w:rsid w:val="00A04693"/>
    <w:rsid w:val="00A061E0"/>
    <w:rsid w:val="00A072FA"/>
    <w:rsid w:val="00A07D26"/>
    <w:rsid w:val="00A07DDF"/>
    <w:rsid w:val="00A107F6"/>
    <w:rsid w:val="00A167DC"/>
    <w:rsid w:val="00A20118"/>
    <w:rsid w:val="00A24C7F"/>
    <w:rsid w:val="00A25345"/>
    <w:rsid w:val="00A2643A"/>
    <w:rsid w:val="00A2646F"/>
    <w:rsid w:val="00A26D6B"/>
    <w:rsid w:val="00A30402"/>
    <w:rsid w:val="00A31FDE"/>
    <w:rsid w:val="00A32E78"/>
    <w:rsid w:val="00A33EFD"/>
    <w:rsid w:val="00A35926"/>
    <w:rsid w:val="00A359D9"/>
    <w:rsid w:val="00A3694E"/>
    <w:rsid w:val="00A36DEF"/>
    <w:rsid w:val="00A4272E"/>
    <w:rsid w:val="00A42E1E"/>
    <w:rsid w:val="00A46207"/>
    <w:rsid w:val="00A46819"/>
    <w:rsid w:val="00A47DD4"/>
    <w:rsid w:val="00A53801"/>
    <w:rsid w:val="00A53A30"/>
    <w:rsid w:val="00A55E68"/>
    <w:rsid w:val="00A56E5A"/>
    <w:rsid w:val="00A57106"/>
    <w:rsid w:val="00A617DA"/>
    <w:rsid w:val="00A63483"/>
    <w:rsid w:val="00A65636"/>
    <w:rsid w:val="00A65AEC"/>
    <w:rsid w:val="00A661E0"/>
    <w:rsid w:val="00A678E8"/>
    <w:rsid w:val="00A72068"/>
    <w:rsid w:val="00A729E0"/>
    <w:rsid w:val="00A72BA8"/>
    <w:rsid w:val="00A745B0"/>
    <w:rsid w:val="00A76602"/>
    <w:rsid w:val="00A86939"/>
    <w:rsid w:val="00A91D57"/>
    <w:rsid w:val="00A95AB8"/>
    <w:rsid w:val="00A961E4"/>
    <w:rsid w:val="00A96572"/>
    <w:rsid w:val="00AA287E"/>
    <w:rsid w:val="00AA471A"/>
    <w:rsid w:val="00AA4D05"/>
    <w:rsid w:val="00AA4EB1"/>
    <w:rsid w:val="00AA50D9"/>
    <w:rsid w:val="00AA5BC0"/>
    <w:rsid w:val="00AA5C69"/>
    <w:rsid w:val="00AA72D8"/>
    <w:rsid w:val="00AB040D"/>
    <w:rsid w:val="00AB18F5"/>
    <w:rsid w:val="00AB1A47"/>
    <w:rsid w:val="00AB2C4D"/>
    <w:rsid w:val="00AB355D"/>
    <w:rsid w:val="00AB5297"/>
    <w:rsid w:val="00AC2981"/>
    <w:rsid w:val="00AC31A5"/>
    <w:rsid w:val="00AC359B"/>
    <w:rsid w:val="00AC72B9"/>
    <w:rsid w:val="00AD4A6E"/>
    <w:rsid w:val="00AE15DC"/>
    <w:rsid w:val="00AE2886"/>
    <w:rsid w:val="00AE3F0D"/>
    <w:rsid w:val="00AE45E9"/>
    <w:rsid w:val="00AE4CF6"/>
    <w:rsid w:val="00AE52A4"/>
    <w:rsid w:val="00AE6E27"/>
    <w:rsid w:val="00AE7DE1"/>
    <w:rsid w:val="00AF0916"/>
    <w:rsid w:val="00B00890"/>
    <w:rsid w:val="00B00A7A"/>
    <w:rsid w:val="00B022D7"/>
    <w:rsid w:val="00B023F5"/>
    <w:rsid w:val="00B03D27"/>
    <w:rsid w:val="00B04EC0"/>
    <w:rsid w:val="00B055DA"/>
    <w:rsid w:val="00B05FF4"/>
    <w:rsid w:val="00B105B2"/>
    <w:rsid w:val="00B10BFB"/>
    <w:rsid w:val="00B118E4"/>
    <w:rsid w:val="00B122D6"/>
    <w:rsid w:val="00B14D75"/>
    <w:rsid w:val="00B23752"/>
    <w:rsid w:val="00B24C02"/>
    <w:rsid w:val="00B251D0"/>
    <w:rsid w:val="00B27398"/>
    <w:rsid w:val="00B30397"/>
    <w:rsid w:val="00B319CE"/>
    <w:rsid w:val="00B33B29"/>
    <w:rsid w:val="00B34A5D"/>
    <w:rsid w:val="00B36DE7"/>
    <w:rsid w:val="00B40780"/>
    <w:rsid w:val="00B41AD4"/>
    <w:rsid w:val="00B45CE8"/>
    <w:rsid w:val="00B516AC"/>
    <w:rsid w:val="00B53584"/>
    <w:rsid w:val="00B5455C"/>
    <w:rsid w:val="00B5463D"/>
    <w:rsid w:val="00B57CAD"/>
    <w:rsid w:val="00B67CD5"/>
    <w:rsid w:val="00B717B2"/>
    <w:rsid w:val="00B732A5"/>
    <w:rsid w:val="00B743C0"/>
    <w:rsid w:val="00B753E7"/>
    <w:rsid w:val="00B80987"/>
    <w:rsid w:val="00B82C72"/>
    <w:rsid w:val="00B83F09"/>
    <w:rsid w:val="00B842D9"/>
    <w:rsid w:val="00B84DFF"/>
    <w:rsid w:val="00B879BB"/>
    <w:rsid w:val="00B92084"/>
    <w:rsid w:val="00B95048"/>
    <w:rsid w:val="00BA3003"/>
    <w:rsid w:val="00BA623B"/>
    <w:rsid w:val="00BA7588"/>
    <w:rsid w:val="00BA7BA4"/>
    <w:rsid w:val="00BB0BAB"/>
    <w:rsid w:val="00BB212D"/>
    <w:rsid w:val="00BB2B0C"/>
    <w:rsid w:val="00BC1363"/>
    <w:rsid w:val="00BC1992"/>
    <w:rsid w:val="00BC341D"/>
    <w:rsid w:val="00BC546E"/>
    <w:rsid w:val="00BC626B"/>
    <w:rsid w:val="00BC71D5"/>
    <w:rsid w:val="00BD2CEE"/>
    <w:rsid w:val="00BD44B5"/>
    <w:rsid w:val="00BD4DD5"/>
    <w:rsid w:val="00BD654C"/>
    <w:rsid w:val="00BD65E2"/>
    <w:rsid w:val="00BD7DBC"/>
    <w:rsid w:val="00BE06F4"/>
    <w:rsid w:val="00BE0853"/>
    <w:rsid w:val="00BE7300"/>
    <w:rsid w:val="00BF02F8"/>
    <w:rsid w:val="00BF175C"/>
    <w:rsid w:val="00BF7689"/>
    <w:rsid w:val="00C02C49"/>
    <w:rsid w:val="00C067A9"/>
    <w:rsid w:val="00C12B42"/>
    <w:rsid w:val="00C14D0F"/>
    <w:rsid w:val="00C155BE"/>
    <w:rsid w:val="00C21A43"/>
    <w:rsid w:val="00C25EBF"/>
    <w:rsid w:val="00C26FE0"/>
    <w:rsid w:val="00C27E7D"/>
    <w:rsid w:val="00C305BD"/>
    <w:rsid w:val="00C3113E"/>
    <w:rsid w:val="00C32691"/>
    <w:rsid w:val="00C36159"/>
    <w:rsid w:val="00C42094"/>
    <w:rsid w:val="00C44DFD"/>
    <w:rsid w:val="00C465C3"/>
    <w:rsid w:val="00C52E34"/>
    <w:rsid w:val="00C53D1A"/>
    <w:rsid w:val="00C55487"/>
    <w:rsid w:val="00C57234"/>
    <w:rsid w:val="00C70078"/>
    <w:rsid w:val="00C72698"/>
    <w:rsid w:val="00C72CF6"/>
    <w:rsid w:val="00C83382"/>
    <w:rsid w:val="00C8378C"/>
    <w:rsid w:val="00C83FD3"/>
    <w:rsid w:val="00C8779D"/>
    <w:rsid w:val="00C916A2"/>
    <w:rsid w:val="00C9272A"/>
    <w:rsid w:val="00C930F7"/>
    <w:rsid w:val="00C951DC"/>
    <w:rsid w:val="00C96714"/>
    <w:rsid w:val="00C97948"/>
    <w:rsid w:val="00CA00DD"/>
    <w:rsid w:val="00CA0FC5"/>
    <w:rsid w:val="00CA20FB"/>
    <w:rsid w:val="00CA26E6"/>
    <w:rsid w:val="00CA36AD"/>
    <w:rsid w:val="00CB5247"/>
    <w:rsid w:val="00CC32D7"/>
    <w:rsid w:val="00CC4F07"/>
    <w:rsid w:val="00CC6FAA"/>
    <w:rsid w:val="00CD1521"/>
    <w:rsid w:val="00CD3325"/>
    <w:rsid w:val="00CD4CD3"/>
    <w:rsid w:val="00CD7709"/>
    <w:rsid w:val="00CE7127"/>
    <w:rsid w:val="00CF0E36"/>
    <w:rsid w:val="00CF1406"/>
    <w:rsid w:val="00CF1892"/>
    <w:rsid w:val="00CF3D8B"/>
    <w:rsid w:val="00CF6A0A"/>
    <w:rsid w:val="00CF78DF"/>
    <w:rsid w:val="00CF7B44"/>
    <w:rsid w:val="00D0102D"/>
    <w:rsid w:val="00D03FBC"/>
    <w:rsid w:val="00D05864"/>
    <w:rsid w:val="00D10FE1"/>
    <w:rsid w:val="00D13C08"/>
    <w:rsid w:val="00D13FB4"/>
    <w:rsid w:val="00D140F9"/>
    <w:rsid w:val="00D1550C"/>
    <w:rsid w:val="00D16FD1"/>
    <w:rsid w:val="00D236F0"/>
    <w:rsid w:val="00D25C5D"/>
    <w:rsid w:val="00D271C6"/>
    <w:rsid w:val="00D300EA"/>
    <w:rsid w:val="00D307D3"/>
    <w:rsid w:val="00D3369E"/>
    <w:rsid w:val="00D3626F"/>
    <w:rsid w:val="00D369F2"/>
    <w:rsid w:val="00D37123"/>
    <w:rsid w:val="00D40D7A"/>
    <w:rsid w:val="00D433FE"/>
    <w:rsid w:val="00D43DB9"/>
    <w:rsid w:val="00D50614"/>
    <w:rsid w:val="00D52665"/>
    <w:rsid w:val="00D542D6"/>
    <w:rsid w:val="00D56439"/>
    <w:rsid w:val="00D56DBD"/>
    <w:rsid w:val="00D57A0A"/>
    <w:rsid w:val="00D646E1"/>
    <w:rsid w:val="00D64C3D"/>
    <w:rsid w:val="00D65B1D"/>
    <w:rsid w:val="00D723E6"/>
    <w:rsid w:val="00D730DC"/>
    <w:rsid w:val="00D74952"/>
    <w:rsid w:val="00D75551"/>
    <w:rsid w:val="00D80DA4"/>
    <w:rsid w:val="00D818CF"/>
    <w:rsid w:val="00D85448"/>
    <w:rsid w:val="00D86CEE"/>
    <w:rsid w:val="00D871FE"/>
    <w:rsid w:val="00D876F9"/>
    <w:rsid w:val="00D9054F"/>
    <w:rsid w:val="00D95558"/>
    <w:rsid w:val="00D955DE"/>
    <w:rsid w:val="00DA1F06"/>
    <w:rsid w:val="00DA4B00"/>
    <w:rsid w:val="00DA4B26"/>
    <w:rsid w:val="00DA5BFB"/>
    <w:rsid w:val="00DB0D2E"/>
    <w:rsid w:val="00DB4661"/>
    <w:rsid w:val="00DB4978"/>
    <w:rsid w:val="00DB7218"/>
    <w:rsid w:val="00DB7CC4"/>
    <w:rsid w:val="00DC0903"/>
    <w:rsid w:val="00DC211C"/>
    <w:rsid w:val="00DC31A2"/>
    <w:rsid w:val="00DC7F0D"/>
    <w:rsid w:val="00DD0092"/>
    <w:rsid w:val="00DD0396"/>
    <w:rsid w:val="00DD0FDA"/>
    <w:rsid w:val="00DD16CA"/>
    <w:rsid w:val="00DD1D06"/>
    <w:rsid w:val="00DD23A4"/>
    <w:rsid w:val="00DD261A"/>
    <w:rsid w:val="00DE1957"/>
    <w:rsid w:val="00DE25A7"/>
    <w:rsid w:val="00DE3127"/>
    <w:rsid w:val="00DF0A69"/>
    <w:rsid w:val="00DF2F66"/>
    <w:rsid w:val="00DF37FD"/>
    <w:rsid w:val="00DF39B5"/>
    <w:rsid w:val="00DF6FAE"/>
    <w:rsid w:val="00E0083F"/>
    <w:rsid w:val="00E00878"/>
    <w:rsid w:val="00E0318F"/>
    <w:rsid w:val="00E0417C"/>
    <w:rsid w:val="00E05A01"/>
    <w:rsid w:val="00E10632"/>
    <w:rsid w:val="00E10771"/>
    <w:rsid w:val="00E10EF8"/>
    <w:rsid w:val="00E143E2"/>
    <w:rsid w:val="00E17408"/>
    <w:rsid w:val="00E20483"/>
    <w:rsid w:val="00E22DAC"/>
    <w:rsid w:val="00E23643"/>
    <w:rsid w:val="00E27358"/>
    <w:rsid w:val="00E342A1"/>
    <w:rsid w:val="00E34ED7"/>
    <w:rsid w:val="00E354E8"/>
    <w:rsid w:val="00E357A5"/>
    <w:rsid w:val="00E357C8"/>
    <w:rsid w:val="00E3595A"/>
    <w:rsid w:val="00E35AFC"/>
    <w:rsid w:val="00E3666D"/>
    <w:rsid w:val="00E405AC"/>
    <w:rsid w:val="00E43362"/>
    <w:rsid w:val="00E44465"/>
    <w:rsid w:val="00E54CF8"/>
    <w:rsid w:val="00E61C06"/>
    <w:rsid w:val="00E61C96"/>
    <w:rsid w:val="00E6202D"/>
    <w:rsid w:val="00E64B66"/>
    <w:rsid w:val="00E64DAA"/>
    <w:rsid w:val="00E672A6"/>
    <w:rsid w:val="00E675BD"/>
    <w:rsid w:val="00E71D94"/>
    <w:rsid w:val="00E73275"/>
    <w:rsid w:val="00E754F6"/>
    <w:rsid w:val="00E75543"/>
    <w:rsid w:val="00E75CA0"/>
    <w:rsid w:val="00E76ADB"/>
    <w:rsid w:val="00E76F03"/>
    <w:rsid w:val="00E81A41"/>
    <w:rsid w:val="00E81E52"/>
    <w:rsid w:val="00E82F09"/>
    <w:rsid w:val="00E85E51"/>
    <w:rsid w:val="00E91177"/>
    <w:rsid w:val="00E91E12"/>
    <w:rsid w:val="00E93973"/>
    <w:rsid w:val="00E95489"/>
    <w:rsid w:val="00E9638D"/>
    <w:rsid w:val="00E97256"/>
    <w:rsid w:val="00EA1529"/>
    <w:rsid w:val="00EA2DA0"/>
    <w:rsid w:val="00EA40D2"/>
    <w:rsid w:val="00EA4B55"/>
    <w:rsid w:val="00EA61BE"/>
    <w:rsid w:val="00EB0356"/>
    <w:rsid w:val="00EB0A81"/>
    <w:rsid w:val="00EB10E5"/>
    <w:rsid w:val="00EB1CC9"/>
    <w:rsid w:val="00EB1D56"/>
    <w:rsid w:val="00EB3A58"/>
    <w:rsid w:val="00EB4B5E"/>
    <w:rsid w:val="00EB6883"/>
    <w:rsid w:val="00EB727A"/>
    <w:rsid w:val="00EC389E"/>
    <w:rsid w:val="00EC38F7"/>
    <w:rsid w:val="00EC5606"/>
    <w:rsid w:val="00EC5EF6"/>
    <w:rsid w:val="00EC70E4"/>
    <w:rsid w:val="00ED7034"/>
    <w:rsid w:val="00ED7DCB"/>
    <w:rsid w:val="00EE306D"/>
    <w:rsid w:val="00EE371F"/>
    <w:rsid w:val="00EE3957"/>
    <w:rsid w:val="00EE3FE7"/>
    <w:rsid w:val="00EE770D"/>
    <w:rsid w:val="00EF4A58"/>
    <w:rsid w:val="00EF6F3E"/>
    <w:rsid w:val="00EF7000"/>
    <w:rsid w:val="00F0170B"/>
    <w:rsid w:val="00F06CEE"/>
    <w:rsid w:val="00F109E0"/>
    <w:rsid w:val="00F1466B"/>
    <w:rsid w:val="00F256CC"/>
    <w:rsid w:val="00F259A3"/>
    <w:rsid w:val="00F272B2"/>
    <w:rsid w:val="00F311B5"/>
    <w:rsid w:val="00F31479"/>
    <w:rsid w:val="00F3260F"/>
    <w:rsid w:val="00F36F9F"/>
    <w:rsid w:val="00F3714B"/>
    <w:rsid w:val="00F37666"/>
    <w:rsid w:val="00F40FF3"/>
    <w:rsid w:val="00F41B2F"/>
    <w:rsid w:val="00F43643"/>
    <w:rsid w:val="00F50D92"/>
    <w:rsid w:val="00F5458E"/>
    <w:rsid w:val="00F55C66"/>
    <w:rsid w:val="00F60D2F"/>
    <w:rsid w:val="00F62DDD"/>
    <w:rsid w:val="00F65C68"/>
    <w:rsid w:val="00F65CC3"/>
    <w:rsid w:val="00F67886"/>
    <w:rsid w:val="00F67910"/>
    <w:rsid w:val="00F74A85"/>
    <w:rsid w:val="00F75572"/>
    <w:rsid w:val="00F77300"/>
    <w:rsid w:val="00F810CA"/>
    <w:rsid w:val="00F85731"/>
    <w:rsid w:val="00F85D01"/>
    <w:rsid w:val="00F86FC4"/>
    <w:rsid w:val="00F870B4"/>
    <w:rsid w:val="00F91291"/>
    <w:rsid w:val="00F9157E"/>
    <w:rsid w:val="00F920F8"/>
    <w:rsid w:val="00F926EC"/>
    <w:rsid w:val="00F92BF3"/>
    <w:rsid w:val="00F953AD"/>
    <w:rsid w:val="00F977FA"/>
    <w:rsid w:val="00FA01B5"/>
    <w:rsid w:val="00FA19DD"/>
    <w:rsid w:val="00FA19EC"/>
    <w:rsid w:val="00FA5F4C"/>
    <w:rsid w:val="00FB1944"/>
    <w:rsid w:val="00FC0D75"/>
    <w:rsid w:val="00FC15AC"/>
    <w:rsid w:val="00FC35CB"/>
    <w:rsid w:val="00FC3763"/>
    <w:rsid w:val="00FC3CBC"/>
    <w:rsid w:val="00FC4EE9"/>
    <w:rsid w:val="00FC5BC9"/>
    <w:rsid w:val="00FD17A6"/>
    <w:rsid w:val="00FD1FC7"/>
    <w:rsid w:val="00FD419F"/>
    <w:rsid w:val="00FE3015"/>
    <w:rsid w:val="00FE5D81"/>
    <w:rsid w:val="00FF30C7"/>
    <w:rsid w:val="00FF5A20"/>
    <w:rsid w:val="024C802B"/>
    <w:rsid w:val="0292D699"/>
    <w:rsid w:val="02BFC9CB"/>
    <w:rsid w:val="02C33E74"/>
    <w:rsid w:val="036F2F94"/>
    <w:rsid w:val="03E8FEAD"/>
    <w:rsid w:val="03EEB5A8"/>
    <w:rsid w:val="047E5553"/>
    <w:rsid w:val="04AF185E"/>
    <w:rsid w:val="04B83803"/>
    <w:rsid w:val="05072119"/>
    <w:rsid w:val="05202EA2"/>
    <w:rsid w:val="053BBDBB"/>
    <w:rsid w:val="0648C5A1"/>
    <w:rsid w:val="068E3B47"/>
    <w:rsid w:val="06B23C1E"/>
    <w:rsid w:val="06BC8E3B"/>
    <w:rsid w:val="0737A990"/>
    <w:rsid w:val="076B136D"/>
    <w:rsid w:val="08125D42"/>
    <w:rsid w:val="08AD3368"/>
    <w:rsid w:val="095B778B"/>
    <w:rsid w:val="096925A6"/>
    <w:rsid w:val="09B3615B"/>
    <w:rsid w:val="0B7C24C6"/>
    <w:rsid w:val="0C25CFB9"/>
    <w:rsid w:val="0C62C36F"/>
    <w:rsid w:val="0C941097"/>
    <w:rsid w:val="0D41A393"/>
    <w:rsid w:val="0D62B150"/>
    <w:rsid w:val="0E8D6EC2"/>
    <w:rsid w:val="0EEE8BCA"/>
    <w:rsid w:val="0EEEB989"/>
    <w:rsid w:val="0FBF246D"/>
    <w:rsid w:val="1062E9E3"/>
    <w:rsid w:val="10E8E2D1"/>
    <w:rsid w:val="114C139C"/>
    <w:rsid w:val="11587845"/>
    <w:rsid w:val="1200240B"/>
    <w:rsid w:val="121ED948"/>
    <w:rsid w:val="123F93CE"/>
    <w:rsid w:val="12C58C6B"/>
    <w:rsid w:val="133716B6"/>
    <w:rsid w:val="13C5BAFA"/>
    <w:rsid w:val="143BF37A"/>
    <w:rsid w:val="145CEE39"/>
    <w:rsid w:val="1466A8B6"/>
    <w:rsid w:val="14674524"/>
    <w:rsid w:val="14AB61D1"/>
    <w:rsid w:val="14D1C49D"/>
    <w:rsid w:val="14F9E284"/>
    <w:rsid w:val="15295ED6"/>
    <w:rsid w:val="15D06915"/>
    <w:rsid w:val="15D50A59"/>
    <w:rsid w:val="160FC89B"/>
    <w:rsid w:val="161EF28E"/>
    <w:rsid w:val="1620423A"/>
    <w:rsid w:val="16600C5F"/>
    <w:rsid w:val="166E16D9"/>
    <w:rsid w:val="1689C996"/>
    <w:rsid w:val="1774CD16"/>
    <w:rsid w:val="177AD4FA"/>
    <w:rsid w:val="17D89269"/>
    <w:rsid w:val="189E1AE3"/>
    <w:rsid w:val="190C05B1"/>
    <w:rsid w:val="1A8AE127"/>
    <w:rsid w:val="1AAF4E59"/>
    <w:rsid w:val="1AEA6D97"/>
    <w:rsid w:val="1B905549"/>
    <w:rsid w:val="1B9A5EF0"/>
    <w:rsid w:val="1C5B0C58"/>
    <w:rsid w:val="1CB5751A"/>
    <w:rsid w:val="1D8A43F3"/>
    <w:rsid w:val="1DBC842B"/>
    <w:rsid w:val="1E7089EE"/>
    <w:rsid w:val="1F98A83B"/>
    <w:rsid w:val="1FB1AA95"/>
    <w:rsid w:val="1FD378ED"/>
    <w:rsid w:val="1FFD0D96"/>
    <w:rsid w:val="2135538B"/>
    <w:rsid w:val="216E6E86"/>
    <w:rsid w:val="21B1F471"/>
    <w:rsid w:val="21D8CF57"/>
    <w:rsid w:val="22775DE2"/>
    <w:rsid w:val="2297B6EA"/>
    <w:rsid w:val="229A6855"/>
    <w:rsid w:val="22A7E1EC"/>
    <w:rsid w:val="22AE28B8"/>
    <w:rsid w:val="22B821BA"/>
    <w:rsid w:val="23AE6B77"/>
    <w:rsid w:val="247C9D70"/>
    <w:rsid w:val="2514D6C4"/>
    <w:rsid w:val="252B66EB"/>
    <w:rsid w:val="256C9D23"/>
    <w:rsid w:val="266B5D6F"/>
    <w:rsid w:val="26A351D4"/>
    <w:rsid w:val="26D947BC"/>
    <w:rsid w:val="26F11A10"/>
    <w:rsid w:val="2703E07D"/>
    <w:rsid w:val="28252627"/>
    <w:rsid w:val="297D9AA0"/>
    <w:rsid w:val="2A844E62"/>
    <w:rsid w:val="2AD728EE"/>
    <w:rsid w:val="2ADCCAC6"/>
    <w:rsid w:val="2ADEC08C"/>
    <w:rsid w:val="2BB36623"/>
    <w:rsid w:val="2C705AD2"/>
    <w:rsid w:val="2C9EA3DB"/>
    <w:rsid w:val="2D322AD7"/>
    <w:rsid w:val="2D874AAD"/>
    <w:rsid w:val="2D9C0294"/>
    <w:rsid w:val="2EDF9D8D"/>
    <w:rsid w:val="2F1494C5"/>
    <w:rsid w:val="308FF64D"/>
    <w:rsid w:val="30DA9DE1"/>
    <w:rsid w:val="316BBB67"/>
    <w:rsid w:val="3170D690"/>
    <w:rsid w:val="325D5AE2"/>
    <w:rsid w:val="32E7AB43"/>
    <w:rsid w:val="32FC79C6"/>
    <w:rsid w:val="33C9118D"/>
    <w:rsid w:val="34359B43"/>
    <w:rsid w:val="34687D30"/>
    <w:rsid w:val="35442F7A"/>
    <w:rsid w:val="354C2048"/>
    <w:rsid w:val="3578A140"/>
    <w:rsid w:val="359CD84B"/>
    <w:rsid w:val="36A6DF24"/>
    <w:rsid w:val="37CE704E"/>
    <w:rsid w:val="37D222E8"/>
    <w:rsid w:val="3861620D"/>
    <w:rsid w:val="387D8C6B"/>
    <w:rsid w:val="389C9211"/>
    <w:rsid w:val="390F766F"/>
    <w:rsid w:val="39AD5AD2"/>
    <w:rsid w:val="3A0BB4C3"/>
    <w:rsid w:val="3A8822C1"/>
    <w:rsid w:val="3AA9A0E9"/>
    <w:rsid w:val="3AD1508B"/>
    <w:rsid w:val="3AE8A9AE"/>
    <w:rsid w:val="3BCCE4FE"/>
    <w:rsid w:val="3C3E71A0"/>
    <w:rsid w:val="3C5026A6"/>
    <w:rsid w:val="3C837EAE"/>
    <w:rsid w:val="3CFBD0A7"/>
    <w:rsid w:val="3D945196"/>
    <w:rsid w:val="3E12A9D1"/>
    <w:rsid w:val="3EEFB066"/>
    <w:rsid w:val="3EFC9E70"/>
    <w:rsid w:val="3FA1E7C6"/>
    <w:rsid w:val="3FF52E88"/>
    <w:rsid w:val="405F5672"/>
    <w:rsid w:val="40E4D4F1"/>
    <w:rsid w:val="418EFE84"/>
    <w:rsid w:val="41AD7CA0"/>
    <w:rsid w:val="4371486C"/>
    <w:rsid w:val="43996452"/>
    <w:rsid w:val="43A75A03"/>
    <w:rsid w:val="43E2A5FC"/>
    <w:rsid w:val="444C9414"/>
    <w:rsid w:val="446F2300"/>
    <w:rsid w:val="4514001B"/>
    <w:rsid w:val="453CBFD8"/>
    <w:rsid w:val="45D82DEF"/>
    <w:rsid w:val="461A1A47"/>
    <w:rsid w:val="4636D443"/>
    <w:rsid w:val="48AA0058"/>
    <w:rsid w:val="48FDFAFE"/>
    <w:rsid w:val="49DCEA8E"/>
    <w:rsid w:val="4ABE2020"/>
    <w:rsid w:val="4AE66859"/>
    <w:rsid w:val="4BD6E6BD"/>
    <w:rsid w:val="4CDC51A3"/>
    <w:rsid w:val="4D1E1D36"/>
    <w:rsid w:val="4D39937E"/>
    <w:rsid w:val="4D73FA8F"/>
    <w:rsid w:val="4DFF720B"/>
    <w:rsid w:val="4E837D8E"/>
    <w:rsid w:val="4EADC8AA"/>
    <w:rsid w:val="4EB8B939"/>
    <w:rsid w:val="4F201C2F"/>
    <w:rsid w:val="4F6939F8"/>
    <w:rsid w:val="4F7CBCD5"/>
    <w:rsid w:val="5051BD67"/>
    <w:rsid w:val="52B25A4C"/>
    <w:rsid w:val="52C5D09F"/>
    <w:rsid w:val="5300E2CC"/>
    <w:rsid w:val="534066D6"/>
    <w:rsid w:val="535906DF"/>
    <w:rsid w:val="53BDCE2B"/>
    <w:rsid w:val="53FC0AE0"/>
    <w:rsid w:val="54E3CF0E"/>
    <w:rsid w:val="556D01DA"/>
    <w:rsid w:val="55D96F0F"/>
    <w:rsid w:val="560512B0"/>
    <w:rsid w:val="5662FAB8"/>
    <w:rsid w:val="56E12C4D"/>
    <w:rsid w:val="58303E77"/>
    <w:rsid w:val="58A46D46"/>
    <w:rsid w:val="5934D1B9"/>
    <w:rsid w:val="598FAE84"/>
    <w:rsid w:val="5992978C"/>
    <w:rsid w:val="5A72D08D"/>
    <w:rsid w:val="5A869A89"/>
    <w:rsid w:val="5AABCC6A"/>
    <w:rsid w:val="5B94D58B"/>
    <w:rsid w:val="5BEAD66D"/>
    <w:rsid w:val="5C21701D"/>
    <w:rsid w:val="5CC1F923"/>
    <w:rsid w:val="5DB00ECB"/>
    <w:rsid w:val="5E610DE5"/>
    <w:rsid w:val="5F2B30BD"/>
    <w:rsid w:val="5F6504FE"/>
    <w:rsid w:val="619EB172"/>
    <w:rsid w:val="620731C5"/>
    <w:rsid w:val="624EA963"/>
    <w:rsid w:val="630987C8"/>
    <w:rsid w:val="6317CE76"/>
    <w:rsid w:val="6389F986"/>
    <w:rsid w:val="63A02A03"/>
    <w:rsid w:val="640ECA4B"/>
    <w:rsid w:val="646E5A8E"/>
    <w:rsid w:val="64F2FEAA"/>
    <w:rsid w:val="64FB9183"/>
    <w:rsid w:val="66285981"/>
    <w:rsid w:val="66E6E8B6"/>
    <w:rsid w:val="6760E9E6"/>
    <w:rsid w:val="6840BF9A"/>
    <w:rsid w:val="68867EC2"/>
    <w:rsid w:val="68F65BEF"/>
    <w:rsid w:val="690F8A19"/>
    <w:rsid w:val="69208223"/>
    <w:rsid w:val="69399EF2"/>
    <w:rsid w:val="6A8D7B06"/>
    <w:rsid w:val="6BC33C10"/>
    <w:rsid w:val="6BF0117F"/>
    <w:rsid w:val="6CB35FB1"/>
    <w:rsid w:val="6CD71A75"/>
    <w:rsid w:val="6DE09AD9"/>
    <w:rsid w:val="6E156C80"/>
    <w:rsid w:val="709110CF"/>
    <w:rsid w:val="71037BF9"/>
    <w:rsid w:val="7166C27D"/>
    <w:rsid w:val="7169CB0D"/>
    <w:rsid w:val="71FB91A7"/>
    <w:rsid w:val="7332688E"/>
    <w:rsid w:val="734F35AD"/>
    <w:rsid w:val="73825B01"/>
    <w:rsid w:val="73A470EC"/>
    <w:rsid w:val="75036970"/>
    <w:rsid w:val="75976DF0"/>
    <w:rsid w:val="75982306"/>
    <w:rsid w:val="75D6C16D"/>
    <w:rsid w:val="75DA545C"/>
    <w:rsid w:val="76007135"/>
    <w:rsid w:val="768321B4"/>
    <w:rsid w:val="76B8859B"/>
    <w:rsid w:val="772C01A8"/>
    <w:rsid w:val="78A05368"/>
    <w:rsid w:val="78ED599F"/>
    <w:rsid w:val="79214E6D"/>
    <w:rsid w:val="79238C60"/>
    <w:rsid w:val="79B1EE45"/>
    <w:rsid w:val="79C38636"/>
    <w:rsid w:val="79F728D4"/>
    <w:rsid w:val="7A232671"/>
    <w:rsid w:val="7A278790"/>
    <w:rsid w:val="7A372DCD"/>
    <w:rsid w:val="7A69BDAE"/>
    <w:rsid w:val="7A94DE70"/>
    <w:rsid w:val="7AEC02AE"/>
    <w:rsid w:val="7B59FB55"/>
    <w:rsid w:val="7C65E6A5"/>
    <w:rsid w:val="7C7B8100"/>
    <w:rsid w:val="7CB0F4F5"/>
    <w:rsid w:val="7D4C5F13"/>
    <w:rsid w:val="7D7DE04F"/>
    <w:rsid w:val="7E3C2558"/>
    <w:rsid w:val="7E9263ED"/>
    <w:rsid w:val="7F0F6615"/>
    <w:rsid w:val="7FDE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E220C"/>
  <w15:chartTrackingRefBased/>
  <w15:docId w15:val="{A0CB3695-7853-420F-B73B-7C5E2FA8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6AC"/>
  </w:style>
  <w:style w:type="paragraph" w:styleId="Heading1">
    <w:name w:val="heading 1"/>
    <w:basedOn w:val="Normal"/>
    <w:next w:val="Normal"/>
    <w:link w:val="Heading1Char"/>
    <w:autoRedefine/>
    <w:uiPriority w:val="9"/>
    <w:qFormat/>
    <w:rsid w:val="0000795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autoRedefine/>
    <w:uiPriority w:val="9"/>
    <w:unhideWhenUsed/>
    <w:qFormat/>
    <w:rsid w:val="00007956"/>
    <w:pPr>
      <w:keepNext/>
      <w:keepLines/>
      <w:spacing w:before="160" w:after="80"/>
      <w:outlineLvl w:val="1"/>
    </w:pPr>
    <w:rPr>
      <w:rFonts w:eastAsiaTheme="majorEastAsia" w:cstheme="majorBidi"/>
      <w:b/>
      <w:color w:val="0F4761" w:themeColor="accent1" w:themeShade="BF"/>
      <w:szCs w:val="32"/>
    </w:rPr>
  </w:style>
  <w:style w:type="paragraph" w:styleId="Heading3">
    <w:name w:val="heading 3"/>
    <w:basedOn w:val="Normal"/>
    <w:next w:val="Normal"/>
    <w:link w:val="Heading3Char"/>
    <w:autoRedefine/>
    <w:uiPriority w:val="9"/>
    <w:unhideWhenUsed/>
    <w:qFormat/>
    <w:rsid w:val="00451FE9"/>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1546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46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46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46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46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46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44625"/>
    <w:pPr>
      <w:spacing w:after="0" w:line="240" w:lineRule="auto"/>
      <w:contextualSpacing/>
    </w:pPr>
    <w:rPr>
      <w:rFonts w:ascii="Segoe UI" w:eastAsiaTheme="majorEastAsia" w:hAnsi="Segoe UI" w:cstheme="majorBidi"/>
      <w:b/>
      <w:spacing w:val="-10"/>
      <w:kern w:val="28"/>
      <w:sz w:val="56"/>
      <w:szCs w:val="56"/>
    </w:rPr>
  </w:style>
  <w:style w:type="character" w:customStyle="1" w:styleId="TitleChar">
    <w:name w:val="Title Char"/>
    <w:basedOn w:val="DefaultParagraphFont"/>
    <w:link w:val="Title"/>
    <w:uiPriority w:val="10"/>
    <w:rsid w:val="00944625"/>
    <w:rPr>
      <w:rFonts w:ascii="Segoe UI" w:eastAsiaTheme="majorEastAsia" w:hAnsi="Segoe UI" w:cstheme="majorBidi"/>
      <w:b/>
      <w:spacing w:val="-10"/>
      <w:kern w:val="28"/>
      <w:sz w:val="56"/>
      <w:szCs w:val="56"/>
    </w:rPr>
  </w:style>
  <w:style w:type="character" w:customStyle="1" w:styleId="Heading1Char">
    <w:name w:val="Heading 1 Char"/>
    <w:basedOn w:val="DefaultParagraphFont"/>
    <w:link w:val="Heading1"/>
    <w:uiPriority w:val="9"/>
    <w:rsid w:val="0000795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00795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451FE9"/>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46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46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46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46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46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46EF"/>
    <w:rPr>
      <w:rFonts w:eastAsiaTheme="majorEastAsia" w:cstheme="majorBidi"/>
      <w:color w:val="272727" w:themeColor="text1" w:themeTint="D8"/>
    </w:rPr>
  </w:style>
  <w:style w:type="paragraph" w:styleId="Subtitle">
    <w:name w:val="Subtitle"/>
    <w:basedOn w:val="Normal"/>
    <w:next w:val="Normal"/>
    <w:link w:val="SubtitleChar"/>
    <w:uiPriority w:val="11"/>
    <w:qFormat/>
    <w:rsid w:val="001546E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546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46EF"/>
    <w:pPr>
      <w:spacing w:before="160"/>
      <w:jc w:val="center"/>
    </w:pPr>
    <w:rPr>
      <w:i/>
      <w:iCs/>
      <w:color w:val="404040" w:themeColor="text1" w:themeTint="BF"/>
    </w:rPr>
  </w:style>
  <w:style w:type="character" w:customStyle="1" w:styleId="QuoteChar">
    <w:name w:val="Quote Char"/>
    <w:basedOn w:val="DefaultParagraphFont"/>
    <w:link w:val="Quote"/>
    <w:uiPriority w:val="29"/>
    <w:rsid w:val="001546EF"/>
    <w:rPr>
      <w:i/>
      <w:iCs/>
      <w:color w:val="404040" w:themeColor="text1" w:themeTint="BF"/>
    </w:rPr>
  </w:style>
  <w:style w:type="paragraph" w:styleId="ListParagraph">
    <w:name w:val="List Paragraph"/>
    <w:basedOn w:val="Normal"/>
    <w:uiPriority w:val="34"/>
    <w:qFormat/>
    <w:rsid w:val="001546EF"/>
    <w:pPr>
      <w:ind w:left="720"/>
      <w:contextualSpacing/>
    </w:pPr>
  </w:style>
  <w:style w:type="character" w:styleId="IntenseEmphasis">
    <w:name w:val="Intense Emphasis"/>
    <w:basedOn w:val="DefaultParagraphFont"/>
    <w:uiPriority w:val="21"/>
    <w:qFormat/>
    <w:rsid w:val="001546EF"/>
    <w:rPr>
      <w:i/>
      <w:iCs/>
      <w:color w:val="0F4761" w:themeColor="accent1" w:themeShade="BF"/>
    </w:rPr>
  </w:style>
  <w:style w:type="paragraph" w:styleId="IntenseQuote">
    <w:name w:val="Intense Quote"/>
    <w:basedOn w:val="Normal"/>
    <w:next w:val="Normal"/>
    <w:link w:val="IntenseQuoteChar"/>
    <w:uiPriority w:val="30"/>
    <w:qFormat/>
    <w:rsid w:val="001546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46EF"/>
    <w:rPr>
      <w:i/>
      <w:iCs/>
      <w:color w:val="0F4761" w:themeColor="accent1" w:themeShade="BF"/>
    </w:rPr>
  </w:style>
  <w:style w:type="character" w:styleId="IntenseReference">
    <w:name w:val="Intense Reference"/>
    <w:basedOn w:val="DefaultParagraphFont"/>
    <w:uiPriority w:val="32"/>
    <w:qFormat/>
    <w:rsid w:val="001546EF"/>
    <w:rPr>
      <w:b/>
      <w:bCs/>
      <w:smallCaps/>
      <w:color w:val="0F4761" w:themeColor="accent1" w:themeShade="BF"/>
      <w:spacing w:val="5"/>
    </w:rPr>
  </w:style>
  <w:style w:type="paragraph" w:styleId="BodyText">
    <w:name w:val="Body Text"/>
    <w:basedOn w:val="Normal"/>
    <w:link w:val="BodyTextChar"/>
    <w:uiPriority w:val="1"/>
    <w:qFormat/>
    <w:rsid w:val="001546EF"/>
    <w:pPr>
      <w:widowControl w:val="0"/>
      <w:autoSpaceDE w:val="0"/>
      <w:autoSpaceDN w:val="0"/>
      <w:spacing w:before="150" w:after="0" w:line="240" w:lineRule="auto"/>
    </w:pPr>
    <w:rPr>
      <w:rFonts w:eastAsia="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1546EF"/>
    <w:rPr>
      <w:rFonts w:ascii="Times New Roman" w:eastAsia="Times New Roman" w:hAnsi="Times New Roman" w:cs="Times New Roman"/>
      <w:kern w:val="0"/>
      <w:sz w:val="26"/>
      <w:szCs w:val="26"/>
      <w:lang w:val="vi"/>
      <w14:ligatures w14:val="none"/>
    </w:rPr>
  </w:style>
  <w:style w:type="table" w:styleId="TableGrid">
    <w:name w:val="Table Grid"/>
    <w:basedOn w:val="TableNormal"/>
    <w:uiPriority w:val="39"/>
    <w:rsid w:val="00154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65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52E"/>
  </w:style>
  <w:style w:type="paragraph" w:styleId="Footer">
    <w:name w:val="footer"/>
    <w:basedOn w:val="Normal"/>
    <w:link w:val="FooterChar"/>
    <w:uiPriority w:val="99"/>
    <w:unhideWhenUsed/>
    <w:rsid w:val="009565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52E"/>
  </w:style>
  <w:style w:type="paragraph" w:styleId="TOCHeading">
    <w:name w:val="TOC Heading"/>
    <w:basedOn w:val="Heading1"/>
    <w:next w:val="Normal"/>
    <w:uiPriority w:val="39"/>
    <w:unhideWhenUsed/>
    <w:qFormat/>
    <w:rsid w:val="00020D83"/>
    <w:pPr>
      <w:spacing w:before="240" w:after="0"/>
      <w:outlineLvl w:val="9"/>
    </w:pPr>
    <w:rPr>
      <w:rFonts w:asciiTheme="majorHAnsi" w:hAnsiTheme="majorHAnsi"/>
      <w:b w:val="0"/>
      <w:kern w:val="0"/>
      <w:szCs w:val="32"/>
      <w14:ligatures w14:val="none"/>
    </w:rPr>
  </w:style>
  <w:style w:type="paragraph" w:styleId="TOC1">
    <w:name w:val="toc 1"/>
    <w:basedOn w:val="Normal"/>
    <w:next w:val="Normal"/>
    <w:autoRedefine/>
    <w:uiPriority w:val="39"/>
    <w:unhideWhenUsed/>
    <w:rsid w:val="00020D83"/>
    <w:pPr>
      <w:spacing w:after="100"/>
    </w:pPr>
  </w:style>
  <w:style w:type="paragraph" w:styleId="TOC2">
    <w:name w:val="toc 2"/>
    <w:basedOn w:val="Normal"/>
    <w:next w:val="Normal"/>
    <w:autoRedefine/>
    <w:uiPriority w:val="39"/>
    <w:unhideWhenUsed/>
    <w:rsid w:val="00020D83"/>
    <w:pPr>
      <w:spacing w:after="100"/>
      <w:ind w:left="220"/>
    </w:pPr>
  </w:style>
  <w:style w:type="character" w:styleId="Hyperlink">
    <w:name w:val="Hyperlink"/>
    <w:basedOn w:val="DefaultParagraphFont"/>
    <w:uiPriority w:val="99"/>
    <w:unhideWhenUsed/>
    <w:rsid w:val="00020D83"/>
    <w:rPr>
      <w:color w:val="467886" w:themeColor="hyperlink"/>
      <w:u w:val="single"/>
    </w:rPr>
  </w:style>
  <w:style w:type="character" w:styleId="FollowedHyperlink">
    <w:name w:val="FollowedHyperlink"/>
    <w:basedOn w:val="DefaultParagraphFont"/>
    <w:uiPriority w:val="99"/>
    <w:semiHidden/>
    <w:unhideWhenUsed/>
    <w:rsid w:val="007C542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578357">
      <w:bodyDiv w:val="1"/>
      <w:marLeft w:val="0"/>
      <w:marRight w:val="0"/>
      <w:marTop w:val="0"/>
      <w:marBottom w:val="0"/>
      <w:divBdr>
        <w:top w:val="none" w:sz="0" w:space="0" w:color="auto"/>
        <w:left w:val="none" w:sz="0" w:space="0" w:color="auto"/>
        <w:bottom w:val="none" w:sz="0" w:space="0" w:color="auto"/>
        <w:right w:val="none" w:sz="0" w:space="0" w:color="auto"/>
      </w:divBdr>
      <w:divsChild>
        <w:div w:id="132719205">
          <w:marLeft w:val="0"/>
          <w:marRight w:val="0"/>
          <w:marTop w:val="0"/>
          <w:marBottom w:val="0"/>
          <w:divBdr>
            <w:top w:val="none" w:sz="0" w:space="0" w:color="auto"/>
            <w:left w:val="none" w:sz="0" w:space="0" w:color="auto"/>
            <w:bottom w:val="none" w:sz="0" w:space="0" w:color="auto"/>
            <w:right w:val="none" w:sz="0" w:space="0" w:color="auto"/>
          </w:divBdr>
          <w:divsChild>
            <w:div w:id="22634022">
              <w:marLeft w:val="0"/>
              <w:marRight w:val="0"/>
              <w:marTop w:val="0"/>
              <w:marBottom w:val="0"/>
              <w:divBdr>
                <w:top w:val="none" w:sz="0" w:space="0" w:color="auto"/>
                <w:left w:val="none" w:sz="0" w:space="0" w:color="auto"/>
                <w:bottom w:val="none" w:sz="0" w:space="0" w:color="auto"/>
                <w:right w:val="none" w:sz="0" w:space="0" w:color="auto"/>
              </w:divBdr>
            </w:div>
            <w:div w:id="272832370">
              <w:marLeft w:val="0"/>
              <w:marRight w:val="0"/>
              <w:marTop w:val="0"/>
              <w:marBottom w:val="0"/>
              <w:divBdr>
                <w:top w:val="none" w:sz="0" w:space="0" w:color="auto"/>
                <w:left w:val="none" w:sz="0" w:space="0" w:color="auto"/>
                <w:bottom w:val="none" w:sz="0" w:space="0" w:color="auto"/>
                <w:right w:val="none" w:sz="0" w:space="0" w:color="auto"/>
              </w:divBdr>
            </w:div>
            <w:div w:id="347218463">
              <w:marLeft w:val="0"/>
              <w:marRight w:val="0"/>
              <w:marTop w:val="0"/>
              <w:marBottom w:val="0"/>
              <w:divBdr>
                <w:top w:val="none" w:sz="0" w:space="0" w:color="auto"/>
                <w:left w:val="none" w:sz="0" w:space="0" w:color="auto"/>
                <w:bottom w:val="none" w:sz="0" w:space="0" w:color="auto"/>
                <w:right w:val="none" w:sz="0" w:space="0" w:color="auto"/>
              </w:divBdr>
            </w:div>
            <w:div w:id="421993376">
              <w:marLeft w:val="0"/>
              <w:marRight w:val="0"/>
              <w:marTop w:val="0"/>
              <w:marBottom w:val="0"/>
              <w:divBdr>
                <w:top w:val="none" w:sz="0" w:space="0" w:color="auto"/>
                <w:left w:val="none" w:sz="0" w:space="0" w:color="auto"/>
                <w:bottom w:val="none" w:sz="0" w:space="0" w:color="auto"/>
                <w:right w:val="none" w:sz="0" w:space="0" w:color="auto"/>
              </w:divBdr>
            </w:div>
            <w:div w:id="492649417">
              <w:marLeft w:val="0"/>
              <w:marRight w:val="0"/>
              <w:marTop w:val="0"/>
              <w:marBottom w:val="0"/>
              <w:divBdr>
                <w:top w:val="none" w:sz="0" w:space="0" w:color="auto"/>
                <w:left w:val="none" w:sz="0" w:space="0" w:color="auto"/>
                <w:bottom w:val="none" w:sz="0" w:space="0" w:color="auto"/>
                <w:right w:val="none" w:sz="0" w:space="0" w:color="auto"/>
              </w:divBdr>
            </w:div>
            <w:div w:id="568808677">
              <w:marLeft w:val="0"/>
              <w:marRight w:val="0"/>
              <w:marTop w:val="0"/>
              <w:marBottom w:val="0"/>
              <w:divBdr>
                <w:top w:val="none" w:sz="0" w:space="0" w:color="auto"/>
                <w:left w:val="none" w:sz="0" w:space="0" w:color="auto"/>
                <w:bottom w:val="none" w:sz="0" w:space="0" w:color="auto"/>
                <w:right w:val="none" w:sz="0" w:space="0" w:color="auto"/>
              </w:divBdr>
            </w:div>
            <w:div w:id="580143701">
              <w:marLeft w:val="0"/>
              <w:marRight w:val="0"/>
              <w:marTop w:val="0"/>
              <w:marBottom w:val="0"/>
              <w:divBdr>
                <w:top w:val="none" w:sz="0" w:space="0" w:color="auto"/>
                <w:left w:val="none" w:sz="0" w:space="0" w:color="auto"/>
                <w:bottom w:val="none" w:sz="0" w:space="0" w:color="auto"/>
                <w:right w:val="none" w:sz="0" w:space="0" w:color="auto"/>
              </w:divBdr>
            </w:div>
            <w:div w:id="712311227">
              <w:marLeft w:val="0"/>
              <w:marRight w:val="0"/>
              <w:marTop w:val="0"/>
              <w:marBottom w:val="0"/>
              <w:divBdr>
                <w:top w:val="none" w:sz="0" w:space="0" w:color="auto"/>
                <w:left w:val="none" w:sz="0" w:space="0" w:color="auto"/>
                <w:bottom w:val="none" w:sz="0" w:space="0" w:color="auto"/>
                <w:right w:val="none" w:sz="0" w:space="0" w:color="auto"/>
              </w:divBdr>
            </w:div>
            <w:div w:id="717898224">
              <w:marLeft w:val="0"/>
              <w:marRight w:val="0"/>
              <w:marTop w:val="0"/>
              <w:marBottom w:val="0"/>
              <w:divBdr>
                <w:top w:val="none" w:sz="0" w:space="0" w:color="auto"/>
                <w:left w:val="none" w:sz="0" w:space="0" w:color="auto"/>
                <w:bottom w:val="none" w:sz="0" w:space="0" w:color="auto"/>
                <w:right w:val="none" w:sz="0" w:space="0" w:color="auto"/>
              </w:divBdr>
            </w:div>
            <w:div w:id="726801334">
              <w:marLeft w:val="0"/>
              <w:marRight w:val="0"/>
              <w:marTop w:val="0"/>
              <w:marBottom w:val="0"/>
              <w:divBdr>
                <w:top w:val="none" w:sz="0" w:space="0" w:color="auto"/>
                <w:left w:val="none" w:sz="0" w:space="0" w:color="auto"/>
                <w:bottom w:val="none" w:sz="0" w:space="0" w:color="auto"/>
                <w:right w:val="none" w:sz="0" w:space="0" w:color="auto"/>
              </w:divBdr>
            </w:div>
            <w:div w:id="822310197">
              <w:marLeft w:val="0"/>
              <w:marRight w:val="0"/>
              <w:marTop w:val="0"/>
              <w:marBottom w:val="0"/>
              <w:divBdr>
                <w:top w:val="none" w:sz="0" w:space="0" w:color="auto"/>
                <w:left w:val="none" w:sz="0" w:space="0" w:color="auto"/>
                <w:bottom w:val="none" w:sz="0" w:space="0" w:color="auto"/>
                <w:right w:val="none" w:sz="0" w:space="0" w:color="auto"/>
              </w:divBdr>
            </w:div>
            <w:div w:id="891504911">
              <w:marLeft w:val="0"/>
              <w:marRight w:val="0"/>
              <w:marTop w:val="0"/>
              <w:marBottom w:val="0"/>
              <w:divBdr>
                <w:top w:val="none" w:sz="0" w:space="0" w:color="auto"/>
                <w:left w:val="none" w:sz="0" w:space="0" w:color="auto"/>
                <w:bottom w:val="none" w:sz="0" w:space="0" w:color="auto"/>
                <w:right w:val="none" w:sz="0" w:space="0" w:color="auto"/>
              </w:divBdr>
            </w:div>
            <w:div w:id="1071537175">
              <w:marLeft w:val="0"/>
              <w:marRight w:val="0"/>
              <w:marTop w:val="0"/>
              <w:marBottom w:val="0"/>
              <w:divBdr>
                <w:top w:val="none" w:sz="0" w:space="0" w:color="auto"/>
                <w:left w:val="none" w:sz="0" w:space="0" w:color="auto"/>
                <w:bottom w:val="none" w:sz="0" w:space="0" w:color="auto"/>
                <w:right w:val="none" w:sz="0" w:space="0" w:color="auto"/>
              </w:divBdr>
            </w:div>
            <w:div w:id="1105687022">
              <w:marLeft w:val="0"/>
              <w:marRight w:val="0"/>
              <w:marTop w:val="0"/>
              <w:marBottom w:val="0"/>
              <w:divBdr>
                <w:top w:val="none" w:sz="0" w:space="0" w:color="auto"/>
                <w:left w:val="none" w:sz="0" w:space="0" w:color="auto"/>
                <w:bottom w:val="none" w:sz="0" w:space="0" w:color="auto"/>
                <w:right w:val="none" w:sz="0" w:space="0" w:color="auto"/>
              </w:divBdr>
            </w:div>
            <w:div w:id="1156070178">
              <w:marLeft w:val="0"/>
              <w:marRight w:val="0"/>
              <w:marTop w:val="0"/>
              <w:marBottom w:val="0"/>
              <w:divBdr>
                <w:top w:val="none" w:sz="0" w:space="0" w:color="auto"/>
                <w:left w:val="none" w:sz="0" w:space="0" w:color="auto"/>
                <w:bottom w:val="none" w:sz="0" w:space="0" w:color="auto"/>
                <w:right w:val="none" w:sz="0" w:space="0" w:color="auto"/>
              </w:divBdr>
            </w:div>
            <w:div w:id="1186167681">
              <w:marLeft w:val="0"/>
              <w:marRight w:val="0"/>
              <w:marTop w:val="0"/>
              <w:marBottom w:val="0"/>
              <w:divBdr>
                <w:top w:val="none" w:sz="0" w:space="0" w:color="auto"/>
                <w:left w:val="none" w:sz="0" w:space="0" w:color="auto"/>
                <w:bottom w:val="none" w:sz="0" w:space="0" w:color="auto"/>
                <w:right w:val="none" w:sz="0" w:space="0" w:color="auto"/>
              </w:divBdr>
            </w:div>
            <w:div w:id="1196693236">
              <w:marLeft w:val="0"/>
              <w:marRight w:val="0"/>
              <w:marTop w:val="0"/>
              <w:marBottom w:val="0"/>
              <w:divBdr>
                <w:top w:val="none" w:sz="0" w:space="0" w:color="auto"/>
                <w:left w:val="none" w:sz="0" w:space="0" w:color="auto"/>
                <w:bottom w:val="none" w:sz="0" w:space="0" w:color="auto"/>
                <w:right w:val="none" w:sz="0" w:space="0" w:color="auto"/>
              </w:divBdr>
            </w:div>
            <w:div w:id="1236210331">
              <w:marLeft w:val="0"/>
              <w:marRight w:val="0"/>
              <w:marTop w:val="0"/>
              <w:marBottom w:val="0"/>
              <w:divBdr>
                <w:top w:val="none" w:sz="0" w:space="0" w:color="auto"/>
                <w:left w:val="none" w:sz="0" w:space="0" w:color="auto"/>
                <w:bottom w:val="none" w:sz="0" w:space="0" w:color="auto"/>
                <w:right w:val="none" w:sz="0" w:space="0" w:color="auto"/>
              </w:divBdr>
            </w:div>
            <w:div w:id="1257789699">
              <w:marLeft w:val="0"/>
              <w:marRight w:val="0"/>
              <w:marTop w:val="0"/>
              <w:marBottom w:val="0"/>
              <w:divBdr>
                <w:top w:val="none" w:sz="0" w:space="0" w:color="auto"/>
                <w:left w:val="none" w:sz="0" w:space="0" w:color="auto"/>
                <w:bottom w:val="none" w:sz="0" w:space="0" w:color="auto"/>
                <w:right w:val="none" w:sz="0" w:space="0" w:color="auto"/>
              </w:divBdr>
            </w:div>
            <w:div w:id="1268538763">
              <w:marLeft w:val="0"/>
              <w:marRight w:val="0"/>
              <w:marTop w:val="0"/>
              <w:marBottom w:val="0"/>
              <w:divBdr>
                <w:top w:val="none" w:sz="0" w:space="0" w:color="auto"/>
                <w:left w:val="none" w:sz="0" w:space="0" w:color="auto"/>
                <w:bottom w:val="none" w:sz="0" w:space="0" w:color="auto"/>
                <w:right w:val="none" w:sz="0" w:space="0" w:color="auto"/>
              </w:divBdr>
            </w:div>
            <w:div w:id="1522550917">
              <w:marLeft w:val="0"/>
              <w:marRight w:val="0"/>
              <w:marTop w:val="0"/>
              <w:marBottom w:val="0"/>
              <w:divBdr>
                <w:top w:val="none" w:sz="0" w:space="0" w:color="auto"/>
                <w:left w:val="none" w:sz="0" w:space="0" w:color="auto"/>
                <w:bottom w:val="none" w:sz="0" w:space="0" w:color="auto"/>
                <w:right w:val="none" w:sz="0" w:space="0" w:color="auto"/>
              </w:divBdr>
            </w:div>
            <w:div w:id="1611548362">
              <w:marLeft w:val="0"/>
              <w:marRight w:val="0"/>
              <w:marTop w:val="0"/>
              <w:marBottom w:val="0"/>
              <w:divBdr>
                <w:top w:val="none" w:sz="0" w:space="0" w:color="auto"/>
                <w:left w:val="none" w:sz="0" w:space="0" w:color="auto"/>
                <w:bottom w:val="none" w:sz="0" w:space="0" w:color="auto"/>
                <w:right w:val="none" w:sz="0" w:space="0" w:color="auto"/>
              </w:divBdr>
            </w:div>
            <w:div w:id="1857503837">
              <w:marLeft w:val="0"/>
              <w:marRight w:val="0"/>
              <w:marTop w:val="0"/>
              <w:marBottom w:val="0"/>
              <w:divBdr>
                <w:top w:val="none" w:sz="0" w:space="0" w:color="auto"/>
                <w:left w:val="none" w:sz="0" w:space="0" w:color="auto"/>
                <w:bottom w:val="none" w:sz="0" w:space="0" w:color="auto"/>
                <w:right w:val="none" w:sz="0" w:space="0" w:color="auto"/>
              </w:divBdr>
            </w:div>
            <w:div w:id="1897349860">
              <w:marLeft w:val="0"/>
              <w:marRight w:val="0"/>
              <w:marTop w:val="0"/>
              <w:marBottom w:val="0"/>
              <w:divBdr>
                <w:top w:val="none" w:sz="0" w:space="0" w:color="auto"/>
                <w:left w:val="none" w:sz="0" w:space="0" w:color="auto"/>
                <w:bottom w:val="none" w:sz="0" w:space="0" w:color="auto"/>
                <w:right w:val="none" w:sz="0" w:space="0" w:color="auto"/>
              </w:divBdr>
            </w:div>
            <w:div w:id="1923375269">
              <w:marLeft w:val="0"/>
              <w:marRight w:val="0"/>
              <w:marTop w:val="0"/>
              <w:marBottom w:val="0"/>
              <w:divBdr>
                <w:top w:val="none" w:sz="0" w:space="0" w:color="auto"/>
                <w:left w:val="none" w:sz="0" w:space="0" w:color="auto"/>
                <w:bottom w:val="none" w:sz="0" w:space="0" w:color="auto"/>
                <w:right w:val="none" w:sz="0" w:space="0" w:color="auto"/>
              </w:divBdr>
            </w:div>
            <w:div w:id="1965185672">
              <w:marLeft w:val="0"/>
              <w:marRight w:val="0"/>
              <w:marTop w:val="0"/>
              <w:marBottom w:val="0"/>
              <w:divBdr>
                <w:top w:val="none" w:sz="0" w:space="0" w:color="auto"/>
                <w:left w:val="none" w:sz="0" w:space="0" w:color="auto"/>
                <w:bottom w:val="none" w:sz="0" w:space="0" w:color="auto"/>
                <w:right w:val="none" w:sz="0" w:space="0" w:color="auto"/>
              </w:divBdr>
            </w:div>
            <w:div w:id="1994328534">
              <w:marLeft w:val="0"/>
              <w:marRight w:val="0"/>
              <w:marTop w:val="0"/>
              <w:marBottom w:val="0"/>
              <w:divBdr>
                <w:top w:val="none" w:sz="0" w:space="0" w:color="auto"/>
                <w:left w:val="none" w:sz="0" w:space="0" w:color="auto"/>
                <w:bottom w:val="none" w:sz="0" w:space="0" w:color="auto"/>
                <w:right w:val="none" w:sz="0" w:space="0" w:color="auto"/>
              </w:divBdr>
            </w:div>
            <w:div w:id="2028485111">
              <w:marLeft w:val="0"/>
              <w:marRight w:val="0"/>
              <w:marTop w:val="0"/>
              <w:marBottom w:val="0"/>
              <w:divBdr>
                <w:top w:val="none" w:sz="0" w:space="0" w:color="auto"/>
                <w:left w:val="none" w:sz="0" w:space="0" w:color="auto"/>
                <w:bottom w:val="none" w:sz="0" w:space="0" w:color="auto"/>
                <w:right w:val="none" w:sz="0" w:space="0" w:color="auto"/>
              </w:divBdr>
            </w:div>
            <w:div w:id="20588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619">
      <w:bodyDiv w:val="1"/>
      <w:marLeft w:val="0"/>
      <w:marRight w:val="0"/>
      <w:marTop w:val="0"/>
      <w:marBottom w:val="0"/>
      <w:divBdr>
        <w:top w:val="none" w:sz="0" w:space="0" w:color="auto"/>
        <w:left w:val="none" w:sz="0" w:space="0" w:color="auto"/>
        <w:bottom w:val="none" w:sz="0" w:space="0" w:color="auto"/>
        <w:right w:val="none" w:sz="0" w:space="0" w:color="auto"/>
      </w:divBdr>
      <w:divsChild>
        <w:div w:id="1099906453">
          <w:marLeft w:val="0"/>
          <w:marRight w:val="0"/>
          <w:marTop w:val="0"/>
          <w:marBottom w:val="0"/>
          <w:divBdr>
            <w:top w:val="none" w:sz="0" w:space="0" w:color="auto"/>
            <w:left w:val="none" w:sz="0" w:space="0" w:color="auto"/>
            <w:bottom w:val="none" w:sz="0" w:space="0" w:color="auto"/>
            <w:right w:val="none" w:sz="0" w:space="0" w:color="auto"/>
          </w:divBdr>
          <w:divsChild>
            <w:div w:id="65081560">
              <w:marLeft w:val="0"/>
              <w:marRight w:val="0"/>
              <w:marTop w:val="0"/>
              <w:marBottom w:val="0"/>
              <w:divBdr>
                <w:top w:val="none" w:sz="0" w:space="0" w:color="auto"/>
                <w:left w:val="none" w:sz="0" w:space="0" w:color="auto"/>
                <w:bottom w:val="none" w:sz="0" w:space="0" w:color="auto"/>
                <w:right w:val="none" w:sz="0" w:space="0" w:color="auto"/>
              </w:divBdr>
            </w:div>
            <w:div w:id="170487062">
              <w:marLeft w:val="0"/>
              <w:marRight w:val="0"/>
              <w:marTop w:val="0"/>
              <w:marBottom w:val="0"/>
              <w:divBdr>
                <w:top w:val="none" w:sz="0" w:space="0" w:color="auto"/>
                <w:left w:val="none" w:sz="0" w:space="0" w:color="auto"/>
                <w:bottom w:val="none" w:sz="0" w:space="0" w:color="auto"/>
                <w:right w:val="none" w:sz="0" w:space="0" w:color="auto"/>
              </w:divBdr>
            </w:div>
            <w:div w:id="182860399">
              <w:marLeft w:val="0"/>
              <w:marRight w:val="0"/>
              <w:marTop w:val="0"/>
              <w:marBottom w:val="0"/>
              <w:divBdr>
                <w:top w:val="none" w:sz="0" w:space="0" w:color="auto"/>
                <w:left w:val="none" w:sz="0" w:space="0" w:color="auto"/>
                <w:bottom w:val="none" w:sz="0" w:space="0" w:color="auto"/>
                <w:right w:val="none" w:sz="0" w:space="0" w:color="auto"/>
              </w:divBdr>
            </w:div>
            <w:div w:id="183053105">
              <w:marLeft w:val="0"/>
              <w:marRight w:val="0"/>
              <w:marTop w:val="0"/>
              <w:marBottom w:val="0"/>
              <w:divBdr>
                <w:top w:val="none" w:sz="0" w:space="0" w:color="auto"/>
                <w:left w:val="none" w:sz="0" w:space="0" w:color="auto"/>
                <w:bottom w:val="none" w:sz="0" w:space="0" w:color="auto"/>
                <w:right w:val="none" w:sz="0" w:space="0" w:color="auto"/>
              </w:divBdr>
            </w:div>
            <w:div w:id="221258012">
              <w:marLeft w:val="0"/>
              <w:marRight w:val="0"/>
              <w:marTop w:val="0"/>
              <w:marBottom w:val="0"/>
              <w:divBdr>
                <w:top w:val="none" w:sz="0" w:space="0" w:color="auto"/>
                <w:left w:val="none" w:sz="0" w:space="0" w:color="auto"/>
                <w:bottom w:val="none" w:sz="0" w:space="0" w:color="auto"/>
                <w:right w:val="none" w:sz="0" w:space="0" w:color="auto"/>
              </w:divBdr>
            </w:div>
            <w:div w:id="407924881">
              <w:marLeft w:val="0"/>
              <w:marRight w:val="0"/>
              <w:marTop w:val="0"/>
              <w:marBottom w:val="0"/>
              <w:divBdr>
                <w:top w:val="none" w:sz="0" w:space="0" w:color="auto"/>
                <w:left w:val="none" w:sz="0" w:space="0" w:color="auto"/>
                <w:bottom w:val="none" w:sz="0" w:space="0" w:color="auto"/>
                <w:right w:val="none" w:sz="0" w:space="0" w:color="auto"/>
              </w:divBdr>
            </w:div>
            <w:div w:id="451902997">
              <w:marLeft w:val="0"/>
              <w:marRight w:val="0"/>
              <w:marTop w:val="0"/>
              <w:marBottom w:val="0"/>
              <w:divBdr>
                <w:top w:val="none" w:sz="0" w:space="0" w:color="auto"/>
                <w:left w:val="none" w:sz="0" w:space="0" w:color="auto"/>
                <w:bottom w:val="none" w:sz="0" w:space="0" w:color="auto"/>
                <w:right w:val="none" w:sz="0" w:space="0" w:color="auto"/>
              </w:divBdr>
            </w:div>
            <w:div w:id="460080494">
              <w:marLeft w:val="0"/>
              <w:marRight w:val="0"/>
              <w:marTop w:val="0"/>
              <w:marBottom w:val="0"/>
              <w:divBdr>
                <w:top w:val="none" w:sz="0" w:space="0" w:color="auto"/>
                <w:left w:val="none" w:sz="0" w:space="0" w:color="auto"/>
                <w:bottom w:val="none" w:sz="0" w:space="0" w:color="auto"/>
                <w:right w:val="none" w:sz="0" w:space="0" w:color="auto"/>
              </w:divBdr>
            </w:div>
            <w:div w:id="466970642">
              <w:marLeft w:val="0"/>
              <w:marRight w:val="0"/>
              <w:marTop w:val="0"/>
              <w:marBottom w:val="0"/>
              <w:divBdr>
                <w:top w:val="none" w:sz="0" w:space="0" w:color="auto"/>
                <w:left w:val="none" w:sz="0" w:space="0" w:color="auto"/>
                <w:bottom w:val="none" w:sz="0" w:space="0" w:color="auto"/>
                <w:right w:val="none" w:sz="0" w:space="0" w:color="auto"/>
              </w:divBdr>
            </w:div>
            <w:div w:id="468327046">
              <w:marLeft w:val="0"/>
              <w:marRight w:val="0"/>
              <w:marTop w:val="0"/>
              <w:marBottom w:val="0"/>
              <w:divBdr>
                <w:top w:val="none" w:sz="0" w:space="0" w:color="auto"/>
                <w:left w:val="none" w:sz="0" w:space="0" w:color="auto"/>
                <w:bottom w:val="none" w:sz="0" w:space="0" w:color="auto"/>
                <w:right w:val="none" w:sz="0" w:space="0" w:color="auto"/>
              </w:divBdr>
            </w:div>
            <w:div w:id="510753501">
              <w:marLeft w:val="0"/>
              <w:marRight w:val="0"/>
              <w:marTop w:val="0"/>
              <w:marBottom w:val="0"/>
              <w:divBdr>
                <w:top w:val="none" w:sz="0" w:space="0" w:color="auto"/>
                <w:left w:val="none" w:sz="0" w:space="0" w:color="auto"/>
                <w:bottom w:val="none" w:sz="0" w:space="0" w:color="auto"/>
                <w:right w:val="none" w:sz="0" w:space="0" w:color="auto"/>
              </w:divBdr>
            </w:div>
            <w:div w:id="522280755">
              <w:marLeft w:val="0"/>
              <w:marRight w:val="0"/>
              <w:marTop w:val="0"/>
              <w:marBottom w:val="0"/>
              <w:divBdr>
                <w:top w:val="none" w:sz="0" w:space="0" w:color="auto"/>
                <w:left w:val="none" w:sz="0" w:space="0" w:color="auto"/>
                <w:bottom w:val="none" w:sz="0" w:space="0" w:color="auto"/>
                <w:right w:val="none" w:sz="0" w:space="0" w:color="auto"/>
              </w:divBdr>
            </w:div>
            <w:div w:id="568001348">
              <w:marLeft w:val="0"/>
              <w:marRight w:val="0"/>
              <w:marTop w:val="0"/>
              <w:marBottom w:val="0"/>
              <w:divBdr>
                <w:top w:val="none" w:sz="0" w:space="0" w:color="auto"/>
                <w:left w:val="none" w:sz="0" w:space="0" w:color="auto"/>
                <w:bottom w:val="none" w:sz="0" w:space="0" w:color="auto"/>
                <w:right w:val="none" w:sz="0" w:space="0" w:color="auto"/>
              </w:divBdr>
            </w:div>
            <w:div w:id="750542810">
              <w:marLeft w:val="0"/>
              <w:marRight w:val="0"/>
              <w:marTop w:val="0"/>
              <w:marBottom w:val="0"/>
              <w:divBdr>
                <w:top w:val="none" w:sz="0" w:space="0" w:color="auto"/>
                <w:left w:val="none" w:sz="0" w:space="0" w:color="auto"/>
                <w:bottom w:val="none" w:sz="0" w:space="0" w:color="auto"/>
                <w:right w:val="none" w:sz="0" w:space="0" w:color="auto"/>
              </w:divBdr>
            </w:div>
            <w:div w:id="938835343">
              <w:marLeft w:val="0"/>
              <w:marRight w:val="0"/>
              <w:marTop w:val="0"/>
              <w:marBottom w:val="0"/>
              <w:divBdr>
                <w:top w:val="none" w:sz="0" w:space="0" w:color="auto"/>
                <w:left w:val="none" w:sz="0" w:space="0" w:color="auto"/>
                <w:bottom w:val="none" w:sz="0" w:space="0" w:color="auto"/>
                <w:right w:val="none" w:sz="0" w:space="0" w:color="auto"/>
              </w:divBdr>
            </w:div>
            <w:div w:id="989556807">
              <w:marLeft w:val="0"/>
              <w:marRight w:val="0"/>
              <w:marTop w:val="0"/>
              <w:marBottom w:val="0"/>
              <w:divBdr>
                <w:top w:val="none" w:sz="0" w:space="0" w:color="auto"/>
                <w:left w:val="none" w:sz="0" w:space="0" w:color="auto"/>
                <w:bottom w:val="none" w:sz="0" w:space="0" w:color="auto"/>
                <w:right w:val="none" w:sz="0" w:space="0" w:color="auto"/>
              </w:divBdr>
            </w:div>
            <w:div w:id="1072266640">
              <w:marLeft w:val="0"/>
              <w:marRight w:val="0"/>
              <w:marTop w:val="0"/>
              <w:marBottom w:val="0"/>
              <w:divBdr>
                <w:top w:val="none" w:sz="0" w:space="0" w:color="auto"/>
                <w:left w:val="none" w:sz="0" w:space="0" w:color="auto"/>
                <w:bottom w:val="none" w:sz="0" w:space="0" w:color="auto"/>
                <w:right w:val="none" w:sz="0" w:space="0" w:color="auto"/>
              </w:divBdr>
            </w:div>
            <w:div w:id="1381704743">
              <w:marLeft w:val="0"/>
              <w:marRight w:val="0"/>
              <w:marTop w:val="0"/>
              <w:marBottom w:val="0"/>
              <w:divBdr>
                <w:top w:val="none" w:sz="0" w:space="0" w:color="auto"/>
                <w:left w:val="none" w:sz="0" w:space="0" w:color="auto"/>
                <w:bottom w:val="none" w:sz="0" w:space="0" w:color="auto"/>
                <w:right w:val="none" w:sz="0" w:space="0" w:color="auto"/>
              </w:divBdr>
            </w:div>
            <w:div w:id="1441146763">
              <w:marLeft w:val="0"/>
              <w:marRight w:val="0"/>
              <w:marTop w:val="0"/>
              <w:marBottom w:val="0"/>
              <w:divBdr>
                <w:top w:val="none" w:sz="0" w:space="0" w:color="auto"/>
                <w:left w:val="none" w:sz="0" w:space="0" w:color="auto"/>
                <w:bottom w:val="none" w:sz="0" w:space="0" w:color="auto"/>
                <w:right w:val="none" w:sz="0" w:space="0" w:color="auto"/>
              </w:divBdr>
            </w:div>
            <w:div w:id="1468744091">
              <w:marLeft w:val="0"/>
              <w:marRight w:val="0"/>
              <w:marTop w:val="0"/>
              <w:marBottom w:val="0"/>
              <w:divBdr>
                <w:top w:val="none" w:sz="0" w:space="0" w:color="auto"/>
                <w:left w:val="none" w:sz="0" w:space="0" w:color="auto"/>
                <w:bottom w:val="none" w:sz="0" w:space="0" w:color="auto"/>
                <w:right w:val="none" w:sz="0" w:space="0" w:color="auto"/>
              </w:divBdr>
            </w:div>
            <w:div w:id="1515529969">
              <w:marLeft w:val="0"/>
              <w:marRight w:val="0"/>
              <w:marTop w:val="0"/>
              <w:marBottom w:val="0"/>
              <w:divBdr>
                <w:top w:val="none" w:sz="0" w:space="0" w:color="auto"/>
                <w:left w:val="none" w:sz="0" w:space="0" w:color="auto"/>
                <w:bottom w:val="none" w:sz="0" w:space="0" w:color="auto"/>
                <w:right w:val="none" w:sz="0" w:space="0" w:color="auto"/>
              </w:divBdr>
            </w:div>
            <w:div w:id="1647976947">
              <w:marLeft w:val="0"/>
              <w:marRight w:val="0"/>
              <w:marTop w:val="0"/>
              <w:marBottom w:val="0"/>
              <w:divBdr>
                <w:top w:val="none" w:sz="0" w:space="0" w:color="auto"/>
                <w:left w:val="none" w:sz="0" w:space="0" w:color="auto"/>
                <w:bottom w:val="none" w:sz="0" w:space="0" w:color="auto"/>
                <w:right w:val="none" w:sz="0" w:space="0" w:color="auto"/>
              </w:divBdr>
            </w:div>
            <w:div w:id="1764261294">
              <w:marLeft w:val="0"/>
              <w:marRight w:val="0"/>
              <w:marTop w:val="0"/>
              <w:marBottom w:val="0"/>
              <w:divBdr>
                <w:top w:val="none" w:sz="0" w:space="0" w:color="auto"/>
                <w:left w:val="none" w:sz="0" w:space="0" w:color="auto"/>
                <w:bottom w:val="none" w:sz="0" w:space="0" w:color="auto"/>
                <w:right w:val="none" w:sz="0" w:space="0" w:color="auto"/>
              </w:divBdr>
            </w:div>
            <w:div w:id="1885210037">
              <w:marLeft w:val="0"/>
              <w:marRight w:val="0"/>
              <w:marTop w:val="0"/>
              <w:marBottom w:val="0"/>
              <w:divBdr>
                <w:top w:val="none" w:sz="0" w:space="0" w:color="auto"/>
                <w:left w:val="none" w:sz="0" w:space="0" w:color="auto"/>
                <w:bottom w:val="none" w:sz="0" w:space="0" w:color="auto"/>
                <w:right w:val="none" w:sz="0" w:space="0" w:color="auto"/>
              </w:divBdr>
            </w:div>
            <w:div w:id="19769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6985">
      <w:bodyDiv w:val="1"/>
      <w:marLeft w:val="0"/>
      <w:marRight w:val="0"/>
      <w:marTop w:val="0"/>
      <w:marBottom w:val="0"/>
      <w:divBdr>
        <w:top w:val="none" w:sz="0" w:space="0" w:color="auto"/>
        <w:left w:val="none" w:sz="0" w:space="0" w:color="auto"/>
        <w:bottom w:val="none" w:sz="0" w:space="0" w:color="auto"/>
        <w:right w:val="none" w:sz="0" w:space="0" w:color="auto"/>
      </w:divBdr>
      <w:divsChild>
        <w:div w:id="794250343">
          <w:marLeft w:val="0"/>
          <w:marRight w:val="0"/>
          <w:marTop w:val="0"/>
          <w:marBottom w:val="0"/>
          <w:divBdr>
            <w:top w:val="none" w:sz="0" w:space="0" w:color="auto"/>
            <w:left w:val="none" w:sz="0" w:space="0" w:color="auto"/>
            <w:bottom w:val="none" w:sz="0" w:space="0" w:color="auto"/>
            <w:right w:val="none" w:sz="0" w:space="0" w:color="auto"/>
          </w:divBdr>
          <w:divsChild>
            <w:div w:id="7412394">
              <w:marLeft w:val="0"/>
              <w:marRight w:val="0"/>
              <w:marTop w:val="0"/>
              <w:marBottom w:val="0"/>
              <w:divBdr>
                <w:top w:val="none" w:sz="0" w:space="0" w:color="auto"/>
                <w:left w:val="none" w:sz="0" w:space="0" w:color="auto"/>
                <w:bottom w:val="none" w:sz="0" w:space="0" w:color="auto"/>
                <w:right w:val="none" w:sz="0" w:space="0" w:color="auto"/>
              </w:divBdr>
            </w:div>
            <w:div w:id="46344024">
              <w:marLeft w:val="0"/>
              <w:marRight w:val="0"/>
              <w:marTop w:val="0"/>
              <w:marBottom w:val="0"/>
              <w:divBdr>
                <w:top w:val="none" w:sz="0" w:space="0" w:color="auto"/>
                <w:left w:val="none" w:sz="0" w:space="0" w:color="auto"/>
                <w:bottom w:val="none" w:sz="0" w:space="0" w:color="auto"/>
                <w:right w:val="none" w:sz="0" w:space="0" w:color="auto"/>
              </w:divBdr>
            </w:div>
            <w:div w:id="132217314">
              <w:marLeft w:val="0"/>
              <w:marRight w:val="0"/>
              <w:marTop w:val="0"/>
              <w:marBottom w:val="0"/>
              <w:divBdr>
                <w:top w:val="none" w:sz="0" w:space="0" w:color="auto"/>
                <w:left w:val="none" w:sz="0" w:space="0" w:color="auto"/>
                <w:bottom w:val="none" w:sz="0" w:space="0" w:color="auto"/>
                <w:right w:val="none" w:sz="0" w:space="0" w:color="auto"/>
              </w:divBdr>
            </w:div>
            <w:div w:id="197862218">
              <w:marLeft w:val="0"/>
              <w:marRight w:val="0"/>
              <w:marTop w:val="0"/>
              <w:marBottom w:val="0"/>
              <w:divBdr>
                <w:top w:val="none" w:sz="0" w:space="0" w:color="auto"/>
                <w:left w:val="none" w:sz="0" w:space="0" w:color="auto"/>
                <w:bottom w:val="none" w:sz="0" w:space="0" w:color="auto"/>
                <w:right w:val="none" w:sz="0" w:space="0" w:color="auto"/>
              </w:divBdr>
            </w:div>
            <w:div w:id="392705874">
              <w:marLeft w:val="0"/>
              <w:marRight w:val="0"/>
              <w:marTop w:val="0"/>
              <w:marBottom w:val="0"/>
              <w:divBdr>
                <w:top w:val="none" w:sz="0" w:space="0" w:color="auto"/>
                <w:left w:val="none" w:sz="0" w:space="0" w:color="auto"/>
                <w:bottom w:val="none" w:sz="0" w:space="0" w:color="auto"/>
                <w:right w:val="none" w:sz="0" w:space="0" w:color="auto"/>
              </w:divBdr>
            </w:div>
            <w:div w:id="560337104">
              <w:marLeft w:val="0"/>
              <w:marRight w:val="0"/>
              <w:marTop w:val="0"/>
              <w:marBottom w:val="0"/>
              <w:divBdr>
                <w:top w:val="none" w:sz="0" w:space="0" w:color="auto"/>
                <w:left w:val="none" w:sz="0" w:space="0" w:color="auto"/>
                <w:bottom w:val="none" w:sz="0" w:space="0" w:color="auto"/>
                <w:right w:val="none" w:sz="0" w:space="0" w:color="auto"/>
              </w:divBdr>
            </w:div>
            <w:div w:id="634137983">
              <w:marLeft w:val="0"/>
              <w:marRight w:val="0"/>
              <w:marTop w:val="0"/>
              <w:marBottom w:val="0"/>
              <w:divBdr>
                <w:top w:val="none" w:sz="0" w:space="0" w:color="auto"/>
                <w:left w:val="none" w:sz="0" w:space="0" w:color="auto"/>
                <w:bottom w:val="none" w:sz="0" w:space="0" w:color="auto"/>
                <w:right w:val="none" w:sz="0" w:space="0" w:color="auto"/>
              </w:divBdr>
            </w:div>
            <w:div w:id="646475408">
              <w:marLeft w:val="0"/>
              <w:marRight w:val="0"/>
              <w:marTop w:val="0"/>
              <w:marBottom w:val="0"/>
              <w:divBdr>
                <w:top w:val="none" w:sz="0" w:space="0" w:color="auto"/>
                <w:left w:val="none" w:sz="0" w:space="0" w:color="auto"/>
                <w:bottom w:val="none" w:sz="0" w:space="0" w:color="auto"/>
                <w:right w:val="none" w:sz="0" w:space="0" w:color="auto"/>
              </w:divBdr>
            </w:div>
            <w:div w:id="773594992">
              <w:marLeft w:val="0"/>
              <w:marRight w:val="0"/>
              <w:marTop w:val="0"/>
              <w:marBottom w:val="0"/>
              <w:divBdr>
                <w:top w:val="none" w:sz="0" w:space="0" w:color="auto"/>
                <w:left w:val="none" w:sz="0" w:space="0" w:color="auto"/>
                <w:bottom w:val="none" w:sz="0" w:space="0" w:color="auto"/>
                <w:right w:val="none" w:sz="0" w:space="0" w:color="auto"/>
              </w:divBdr>
            </w:div>
            <w:div w:id="773938375">
              <w:marLeft w:val="0"/>
              <w:marRight w:val="0"/>
              <w:marTop w:val="0"/>
              <w:marBottom w:val="0"/>
              <w:divBdr>
                <w:top w:val="none" w:sz="0" w:space="0" w:color="auto"/>
                <w:left w:val="none" w:sz="0" w:space="0" w:color="auto"/>
                <w:bottom w:val="none" w:sz="0" w:space="0" w:color="auto"/>
                <w:right w:val="none" w:sz="0" w:space="0" w:color="auto"/>
              </w:divBdr>
            </w:div>
            <w:div w:id="781070709">
              <w:marLeft w:val="0"/>
              <w:marRight w:val="0"/>
              <w:marTop w:val="0"/>
              <w:marBottom w:val="0"/>
              <w:divBdr>
                <w:top w:val="none" w:sz="0" w:space="0" w:color="auto"/>
                <w:left w:val="none" w:sz="0" w:space="0" w:color="auto"/>
                <w:bottom w:val="none" w:sz="0" w:space="0" w:color="auto"/>
                <w:right w:val="none" w:sz="0" w:space="0" w:color="auto"/>
              </w:divBdr>
            </w:div>
            <w:div w:id="813183625">
              <w:marLeft w:val="0"/>
              <w:marRight w:val="0"/>
              <w:marTop w:val="0"/>
              <w:marBottom w:val="0"/>
              <w:divBdr>
                <w:top w:val="none" w:sz="0" w:space="0" w:color="auto"/>
                <w:left w:val="none" w:sz="0" w:space="0" w:color="auto"/>
                <w:bottom w:val="none" w:sz="0" w:space="0" w:color="auto"/>
                <w:right w:val="none" w:sz="0" w:space="0" w:color="auto"/>
              </w:divBdr>
            </w:div>
            <w:div w:id="844900234">
              <w:marLeft w:val="0"/>
              <w:marRight w:val="0"/>
              <w:marTop w:val="0"/>
              <w:marBottom w:val="0"/>
              <w:divBdr>
                <w:top w:val="none" w:sz="0" w:space="0" w:color="auto"/>
                <w:left w:val="none" w:sz="0" w:space="0" w:color="auto"/>
                <w:bottom w:val="none" w:sz="0" w:space="0" w:color="auto"/>
                <w:right w:val="none" w:sz="0" w:space="0" w:color="auto"/>
              </w:divBdr>
            </w:div>
            <w:div w:id="1111440927">
              <w:marLeft w:val="0"/>
              <w:marRight w:val="0"/>
              <w:marTop w:val="0"/>
              <w:marBottom w:val="0"/>
              <w:divBdr>
                <w:top w:val="none" w:sz="0" w:space="0" w:color="auto"/>
                <w:left w:val="none" w:sz="0" w:space="0" w:color="auto"/>
                <w:bottom w:val="none" w:sz="0" w:space="0" w:color="auto"/>
                <w:right w:val="none" w:sz="0" w:space="0" w:color="auto"/>
              </w:divBdr>
            </w:div>
            <w:div w:id="1118641439">
              <w:marLeft w:val="0"/>
              <w:marRight w:val="0"/>
              <w:marTop w:val="0"/>
              <w:marBottom w:val="0"/>
              <w:divBdr>
                <w:top w:val="none" w:sz="0" w:space="0" w:color="auto"/>
                <w:left w:val="none" w:sz="0" w:space="0" w:color="auto"/>
                <w:bottom w:val="none" w:sz="0" w:space="0" w:color="auto"/>
                <w:right w:val="none" w:sz="0" w:space="0" w:color="auto"/>
              </w:divBdr>
            </w:div>
            <w:div w:id="1268464401">
              <w:marLeft w:val="0"/>
              <w:marRight w:val="0"/>
              <w:marTop w:val="0"/>
              <w:marBottom w:val="0"/>
              <w:divBdr>
                <w:top w:val="none" w:sz="0" w:space="0" w:color="auto"/>
                <w:left w:val="none" w:sz="0" w:space="0" w:color="auto"/>
                <w:bottom w:val="none" w:sz="0" w:space="0" w:color="auto"/>
                <w:right w:val="none" w:sz="0" w:space="0" w:color="auto"/>
              </w:divBdr>
            </w:div>
            <w:div w:id="1279795700">
              <w:marLeft w:val="0"/>
              <w:marRight w:val="0"/>
              <w:marTop w:val="0"/>
              <w:marBottom w:val="0"/>
              <w:divBdr>
                <w:top w:val="none" w:sz="0" w:space="0" w:color="auto"/>
                <w:left w:val="none" w:sz="0" w:space="0" w:color="auto"/>
                <w:bottom w:val="none" w:sz="0" w:space="0" w:color="auto"/>
                <w:right w:val="none" w:sz="0" w:space="0" w:color="auto"/>
              </w:divBdr>
            </w:div>
            <w:div w:id="1304771816">
              <w:marLeft w:val="0"/>
              <w:marRight w:val="0"/>
              <w:marTop w:val="0"/>
              <w:marBottom w:val="0"/>
              <w:divBdr>
                <w:top w:val="none" w:sz="0" w:space="0" w:color="auto"/>
                <w:left w:val="none" w:sz="0" w:space="0" w:color="auto"/>
                <w:bottom w:val="none" w:sz="0" w:space="0" w:color="auto"/>
                <w:right w:val="none" w:sz="0" w:space="0" w:color="auto"/>
              </w:divBdr>
            </w:div>
            <w:div w:id="1473475900">
              <w:marLeft w:val="0"/>
              <w:marRight w:val="0"/>
              <w:marTop w:val="0"/>
              <w:marBottom w:val="0"/>
              <w:divBdr>
                <w:top w:val="none" w:sz="0" w:space="0" w:color="auto"/>
                <w:left w:val="none" w:sz="0" w:space="0" w:color="auto"/>
                <w:bottom w:val="none" w:sz="0" w:space="0" w:color="auto"/>
                <w:right w:val="none" w:sz="0" w:space="0" w:color="auto"/>
              </w:divBdr>
            </w:div>
            <w:div w:id="1650598006">
              <w:marLeft w:val="0"/>
              <w:marRight w:val="0"/>
              <w:marTop w:val="0"/>
              <w:marBottom w:val="0"/>
              <w:divBdr>
                <w:top w:val="none" w:sz="0" w:space="0" w:color="auto"/>
                <w:left w:val="none" w:sz="0" w:space="0" w:color="auto"/>
                <w:bottom w:val="none" w:sz="0" w:space="0" w:color="auto"/>
                <w:right w:val="none" w:sz="0" w:space="0" w:color="auto"/>
              </w:divBdr>
            </w:div>
            <w:div w:id="1666009956">
              <w:marLeft w:val="0"/>
              <w:marRight w:val="0"/>
              <w:marTop w:val="0"/>
              <w:marBottom w:val="0"/>
              <w:divBdr>
                <w:top w:val="none" w:sz="0" w:space="0" w:color="auto"/>
                <w:left w:val="none" w:sz="0" w:space="0" w:color="auto"/>
                <w:bottom w:val="none" w:sz="0" w:space="0" w:color="auto"/>
                <w:right w:val="none" w:sz="0" w:space="0" w:color="auto"/>
              </w:divBdr>
            </w:div>
            <w:div w:id="1686639859">
              <w:marLeft w:val="0"/>
              <w:marRight w:val="0"/>
              <w:marTop w:val="0"/>
              <w:marBottom w:val="0"/>
              <w:divBdr>
                <w:top w:val="none" w:sz="0" w:space="0" w:color="auto"/>
                <w:left w:val="none" w:sz="0" w:space="0" w:color="auto"/>
                <w:bottom w:val="none" w:sz="0" w:space="0" w:color="auto"/>
                <w:right w:val="none" w:sz="0" w:space="0" w:color="auto"/>
              </w:divBdr>
            </w:div>
            <w:div w:id="1703435778">
              <w:marLeft w:val="0"/>
              <w:marRight w:val="0"/>
              <w:marTop w:val="0"/>
              <w:marBottom w:val="0"/>
              <w:divBdr>
                <w:top w:val="none" w:sz="0" w:space="0" w:color="auto"/>
                <w:left w:val="none" w:sz="0" w:space="0" w:color="auto"/>
                <w:bottom w:val="none" w:sz="0" w:space="0" w:color="auto"/>
                <w:right w:val="none" w:sz="0" w:space="0" w:color="auto"/>
              </w:divBdr>
            </w:div>
            <w:div w:id="1712265215">
              <w:marLeft w:val="0"/>
              <w:marRight w:val="0"/>
              <w:marTop w:val="0"/>
              <w:marBottom w:val="0"/>
              <w:divBdr>
                <w:top w:val="none" w:sz="0" w:space="0" w:color="auto"/>
                <w:left w:val="none" w:sz="0" w:space="0" w:color="auto"/>
                <w:bottom w:val="none" w:sz="0" w:space="0" w:color="auto"/>
                <w:right w:val="none" w:sz="0" w:space="0" w:color="auto"/>
              </w:divBdr>
            </w:div>
            <w:div w:id="1771772927">
              <w:marLeft w:val="0"/>
              <w:marRight w:val="0"/>
              <w:marTop w:val="0"/>
              <w:marBottom w:val="0"/>
              <w:divBdr>
                <w:top w:val="none" w:sz="0" w:space="0" w:color="auto"/>
                <w:left w:val="none" w:sz="0" w:space="0" w:color="auto"/>
                <w:bottom w:val="none" w:sz="0" w:space="0" w:color="auto"/>
                <w:right w:val="none" w:sz="0" w:space="0" w:color="auto"/>
              </w:divBdr>
            </w:div>
            <w:div w:id="1829665196">
              <w:marLeft w:val="0"/>
              <w:marRight w:val="0"/>
              <w:marTop w:val="0"/>
              <w:marBottom w:val="0"/>
              <w:divBdr>
                <w:top w:val="none" w:sz="0" w:space="0" w:color="auto"/>
                <w:left w:val="none" w:sz="0" w:space="0" w:color="auto"/>
                <w:bottom w:val="none" w:sz="0" w:space="0" w:color="auto"/>
                <w:right w:val="none" w:sz="0" w:space="0" w:color="auto"/>
              </w:divBdr>
            </w:div>
            <w:div w:id="1864778898">
              <w:marLeft w:val="0"/>
              <w:marRight w:val="0"/>
              <w:marTop w:val="0"/>
              <w:marBottom w:val="0"/>
              <w:divBdr>
                <w:top w:val="none" w:sz="0" w:space="0" w:color="auto"/>
                <w:left w:val="none" w:sz="0" w:space="0" w:color="auto"/>
                <w:bottom w:val="none" w:sz="0" w:space="0" w:color="auto"/>
                <w:right w:val="none" w:sz="0" w:space="0" w:color="auto"/>
              </w:divBdr>
            </w:div>
            <w:div w:id="1868593542">
              <w:marLeft w:val="0"/>
              <w:marRight w:val="0"/>
              <w:marTop w:val="0"/>
              <w:marBottom w:val="0"/>
              <w:divBdr>
                <w:top w:val="none" w:sz="0" w:space="0" w:color="auto"/>
                <w:left w:val="none" w:sz="0" w:space="0" w:color="auto"/>
                <w:bottom w:val="none" w:sz="0" w:space="0" w:color="auto"/>
                <w:right w:val="none" w:sz="0" w:space="0" w:color="auto"/>
              </w:divBdr>
            </w:div>
            <w:div w:id="21040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3641">
      <w:bodyDiv w:val="1"/>
      <w:marLeft w:val="0"/>
      <w:marRight w:val="0"/>
      <w:marTop w:val="0"/>
      <w:marBottom w:val="0"/>
      <w:divBdr>
        <w:top w:val="none" w:sz="0" w:space="0" w:color="auto"/>
        <w:left w:val="none" w:sz="0" w:space="0" w:color="auto"/>
        <w:bottom w:val="none" w:sz="0" w:space="0" w:color="auto"/>
        <w:right w:val="none" w:sz="0" w:space="0" w:color="auto"/>
      </w:divBdr>
      <w:divsChild>
        <w:div w:id="1827476706">
          <w:marLeft w:val="0"/>
          <w:marRight w:val="0"/>
          <w:marTop w:val="0"/>
          <w:marBottom w:val="0"/>
          <w:divBdr>
            <w:top w:val="none" w:sz="0" w:space="0" w:color="auto"/>
            <w:left w:val="none" w:sz="0" w:space="0" w:color="auto"/>
            <w:bottom w:val="none" w:sz="0" w:space="0" w:color="auto"/>
            <w:right w:val="none" w:sz="0" w:space="0" w:color="auto"/>
          </w:divBdr>
          <w:divsChild>
            <w:div w:id="18245660">
              <w:marLeft w:val="0"/>
              <w:marRight w:val="0"/>
              <w:marTop w:val="0"/>
              <w:marBottom w:val="0"/>
              <w:divBdr>
                <w:top w:val="none" w:sz="0" w:space="0" w:color="auto"/>
                <w:left w:val="none" w:sz="0" w:space="0" w:color="auto"/>
                <w:bottom w:val="none" w:sz="0" w:space="0" w:color="auto"/>
                <w:right w:val="none" w:sz="0" w:space="0" w:color="auto"/>
              </w:divBdr>
            </w:div>
            <w:div w:id="37828883">
              <w:marLeft w:val="0"/>
              <w:marRight w:val="0"/>
              <w:marTop w:val="0"/>
              <w:marBottom w:val="0"/>
              <w:divBdr>
                <w:top w:val="none" w:sz="0" w:space="0" w:color="auto"/>
                <w:left w:val="none" w:sz="0" w:space="0" w:color="auto"/>
                <w:bottom w:val="none" w:sz="0" w:space="0" w:color="auto"/>
                <w:right w:val="none" w:sz="0" w:space="0" w:color="auto"/>
              </w:divBdr>
            </w:div>
            <w:div w:id="61565942">
              <w:marLeft w:val="0"/>
              <w:marRight w:val="0"/>
              <w:marTop w:val="0"/>
              <w:marBottom w:val="0"/>
              <w:divBdr>
                <w:top w:val="none" w:sz="0" w:space="0" w:color="auto"/>
                <w:left w:val="none" w:sz="0" w:space="0" w:color="auto"/>
                <w:bottom w:val="none" w:sz="0" w:space="0" w:color="auto"/>
                <w:right w:val="none" w:sz="0" w:space="0" w:color="auto"/>
              </w:divBdr>
            </w:div>
            <w:div w:id="345179419">
              <w:marLeft w:val="0"/>
              <w:marRight w:val="0"/>
              <w:marTop w:val="0"/>
              <w:marBottom w:val="0"/>
              <w:divBdr>
                <w:top w:val="none" w:sz="0" w:space="0" w:color="auto"/>
                <w:left w:val="none" w:sz="0" w:space="0" w:color="auto"/>
                <w:bottom w:val="none" w:sz="0" w:space="0" w:color="auto"/>
                <w:right w:val="none" w:sz="0" w:space="0" w:color="auto"/>
              </w:divBdr>
            </w:div>
            <w:div w:id="349918281">
              <w:marLeft w:val="0"/>
              <w:marRight w:val="0"/>
              <w:marTop w:val="0"/>
              <w:marBottom w:val="0"/>
              <w:divBdr>
                <w:top w:val="none" w:sz="0" w:space="0" w:color="auto"/>
                <w:left w:val="none" w:sz="0" w:space="0" w:color="auto"/>
                <w:bottom w:val="none" w:sz="0" w:space="0" w:color="auto"/>
                <w:right w:val="none" w:sz="0" w:space="0" w:color="auto"/>
              </w:divBdr>
            </w:div>
            <w:div w:id="410663864">
              <w:marLeft w:val="0"/>
              <w:marRight w:val="0"/>
              <w:marTop w:val="0"/>
              <w:marBottom w:val="0"/>
              <w:divBdr>
                <w:top w:val="none" w:sz="0" w:space="0" w:color="auto"/>
                <w:left w:val="none" w:sz="0" w:space="0" w:color="auto"/>
                <w:bottom w:val="none" w:sz="0" w:space="0" w:color="auto"/>
                <w:right w:val="none" w:sz="0" w:space="0" w:color="auto"/>
              </w:divBdr>
            </w:div>
            <w:div w:id="508715301">
              <w:marLeft w:val="0"/>
              <w:marRight w:val="0"/>
              <w:marTop w:val="0"/>
              <w:marBottom w:val="0"/>
              <w:divBdr>
                <w:top w:val="none" w:sz="0" w:space="0" w:color="auto"/>
                <w:left w:val="none" w:sz="0" w:space="0" w:color="auto"/>
                <w:bottom w:val="none" w:sz="0" w:space="0" w:color="auto"/>
                <w:right w:val="none" w:sz="0" w:space="0" w:color="auto"/>
              </w:divBdr>
            </w:div>
            <w:div w:id="643195465">
              <w:marLeft w:val="0"/>
              <w:marRight w:val="0"/>
              <w:marTop w:val="0"/>
              <w:marBottom w:val="0"/>
              <w:divBdr>
                <w:top w:val="none" w:sz="0" w:space="0" w:color="auto"/>
                <w:left w:val="none" w:sz="0" w:space="0" w:color="auto"/>
                <w:bottom w:val="none" w:sz="0" w:space="0" w:color="auto"/>
                <w:right w:val="none" w:sz="0" w:space="0" w:color="auto"/>
              </w:divBdr>
            </w:div>
            <w:div w:id="712539870">
              <w:marLeft w:val="0"/>
              <w:marRight w:val="0"/>
              <w:marTop w:val="0"/>
              <w:marBottom w:val="0"/>
              <w:divBdr>
                <w:top w:val="none" w:sz="0" w:space="0" w:color="auto"/>
                <w:left w:val="none" w:sz="0" w:space="0" w:color="auto"/>
                <w:bottom w:val="none" w:sz="0" w:space="0" w:color="auto"/>
                <w:right w:val="none" w:sz="0" w:space="0" w:color="auto"/>
              </w:divBdr>
            </w:div>
            <w:div w:id="742024923">
              <w:marLeft w:val="0"/>
              <w:marRight w:val="0"/>
              <w:marTop w:val="0"/>
              <w:marBottom w:val="0"/>
              <w:divBdr>
                <w:top w:val="none" w:sz="0" w:space="0" w:color="auto"/>
                <w:left w:val="none" w:sz="0" w:space="0" w:color="auto"/>
                <w:bottom w:val="none" w:sz="0" w:space="0" w:color="auto"/>
                <w:right w:val="none" w:sz="0" w:space="0" w:color="auto"/>
              </w:divBdr>
            </w:div>
            <w:div w:id="783962432">
              <w:marLeft w:val="0"/>
              <w:marRight w:val="0"/>
              <w:marTop w:val="0"/>
              <w:marBottom w:val="0"/>
              <w:divBdr>
                <w:top w:val="none" w:sz="0" w:space="0" w:color="auto"/>
                <w:left w:val="none" w:sz="0" w:space="0" w:color="auto"/>
                <w:bottom w:val="none" w:sz="0" w:space="0" w:color="auto"/>
                <w:right w:val="none" w:sz="0" w:space="0" w:color="auto"/>
              </w:divBdr>
            </w:div>
            <w:div w:id="791364583">
              <w:marLeft w:val="0"/>
              <w:marRight w:val="0"/>
              <w:marTop w:val="0"/>
              <w:marBottom w:val="0"/>
              <w:divBdr>
                <w:top w:val="none" w:sz="0" w:space="0" w:color="auto"/>
                <w:left w:val="none" w:sz="0" w:space="0" w:color="auto"/>
                <w:bottom w:val="none" w:sz="0" w:space="0" w:color="auto"/>
                <w:right w:val="none" w:sz="0" w:space="0" w:color="auto"/>
              </w:divBdr>
            </w:div>
            <w:div w:id="968778948">
              <w:marLeft w:val="0"/>
              <w:marRight w:val="0"/>
              <w:marTop w:val="0"/>
              <w:marBottom w:val="0"/>
              <w:divBdr>
                <w:top w:val="none" w:sz="0" w:space="0" w:color="auto"/>
                <w:left w:val="none" w:sz="0" w:space="0" w:color="auto"/>
                <w:bottom w:val="none" w:sz="0" w:space="0" w:color="auto"/>
                <w:right w:val="none" w:sz="0" w:space="0" w:color="auto"/>
              </w:divBdr>
            </w:div>
            <w:div w:id="1047073428">
              <w:marLeft w:val="0"/>
              <w:marRight w:val="0"/>
              <w:marTop w:val="0"/>
              <w:marBottom w:val="0"/>
              <w:divBdr>
                <w:top w:val="none" w:sz="0" w:space="0" w:color="auto"/>
                <w:left w:val="none" w:sz="0" w:space="0" w:color="auto"/>
                <w:bottom w:val="none" w:sz="0" w:space="0" w:color="auto"/>
                <w:right w:val="none" w:sz="0" w:space="0" w:color="auto"/>
              </w:divBdr>
            </w:div>
            <w:div w:id="1056007954">
              <w:marLeft w:val="0"/>
              <w:marRight w:val="0"/>
              <w:marTop w:val="0"/>
              <w:marBottom w:val="0"/>
              <w:divBdr>
                <w:top w:val="none" w:sz="0" w:space="0" w:color="auto"/>
                <w:left w:val="none" w:sz="0" w:space="0" w:color="auto"/>
                <w:bottom w:val="none" w:sz="0" w:space="0" w:color="auto"/>
                <w:right w:val="none" w:sz="0" w:space="0" w:color="auto"/>
              </w:divBdr>
            </w:div>
            <w:div w:id="1087774922">
              <w:marLeft w:val="0"/>
              <w:marRight w:val="0"/>
              <w:marTop w:val="0"/>
              <w:marBottom w:val="0"/>
              <w:divBdr>
                <w:top w:val="none" w:sz="0" w:space="0" w:color="auto"/>
                <w:left w:val="none" w:sz="0" w:space="0" w:color="auto"/>
                <w:bottom w:val="none" w:sz="0" w:space="0" w:color="auto"/>
                <w:right w:val="none" w:sz="0" w:space="0" w:color="auto"/>
              </w:divBdr>
            </w:div>
            <w:div w:id="1130434816">
              <w:marLeft w:val="0"/>
              <w:marRight w:val="0"/>
              <w:marTop w:val="0"/>
              <w:marBottom w:val="0"/>
              <w:divBdr>
                <w:top w:val="none" w:sz="0" w:space="0" w:color="auto"/>
                <w:left w:val="none" w:sz="0" w:space="0" w:color="auto"/>
                <w:bottom w:val="none" w:sz="0" w:space="0" w:color="auto"/>
                <w:right w:val="none" w:sz="0" w:space="0" w:color="auto"/>
              </w:divBdr>
            </w:div>
            <w:div w:id="1462571661">
              <w:marLeft w:val="0"/>
              <w:marRight w:val="0"/>
              <w:marTop w:val="0"/>
              <w:marBottom w:val="0"/>
              <w:divBdr>
                <w:top w:val="none" w:sz="0" w:space="0" w:color="auto"/>
                <w:left w:val="none" w:sz="0" w:space="0" w:color="auto"/>
                <w:bottom w:val="none" w:sz="0" w:space="0" w:color="auto"/>
                <w:right w:val="none" w:sz="0" w:space="0" w:color="auto"/>
              </w:divBdr>
            </w:div>
            <w:div w:id="1496454682">
              <w:marLeft w:val="0"/>
              <w:marRight w:val="0"/>
              <w:marTop w:val="0"/>
              <w:marBottom w:val="0"/>
              <w:divBdr>
                <w:top w:val="none" w:sz="0" w:space="0" w:color="auto"/>
                <w:left w:val="none" w:sz="0" w:space="0" w:color="auto"/>
                <w:bottom w:val="none" w:sz="0" w:space="0" w:color="auto"/>
                <w:right w:val="none" w:sz="0" w:space="0" w:color="auto"/>
              </w:divBdr>
            </w:div>
            <w:div w:id="1711879480">
              <w:marLeft w:val="0"/>
              <w:marRight w:val="0"/>
              <w:marTop w:val="0"/>
              <w:marBottom w:val="0"/>
              <w:divBdr>
                <w:top w:val="none" w:sz="0" w:space="0" w:color="auto"/>
                <w:left w:val="none" w:sz="0" w:space="0" w:color="auto"/>
                <w:bottom w:val="none" w:sz="0" w:space="0" w:color="auto"/>
                <w:right w:val="none" w:sz="0" w:space="0" w:color="auto"/>
              </w:divBdr>
            </w:div>
            <w:div w:id="1716002037">
              <w:marLeft w:val="0"/>
              <w:marRight w:val="0"/>
              <w:marTop w:val="0"/>
              <w:marBottom w:val="0"/>
              <w:divBdr>
                <w:top w:val="none" w:sz="0" w:space="0" w:color="auto"/>
                <w:left w:val="none" w:sz="0" w:space="0" w:color="auto"/>
                <w:bottom w:val="none" w:sz="0" w:space="0" w:color="auto"/>
                <w:right w:val="none" w:sz="0" w:space="0" w:color="auto"/>
              </w:divBdr>
            </w:div>
            <w:div w:id="1755668096">
              <w:marLeft w:val="0"/>
              <w:marRight w:val="0"/>
              <w:marTop w:val="0"/>
              <w:marBottom w:val="0"/>
              <w:divBdr>
                <w:top w:val="none" w:sz="0" w:space="0" w:color="auto"/>
                <w:left w:val="none" w:sz="0" w:space="0" w:color="auto"/>
                <w:bottom w:val="none" w:sz="0" w:space="0" w:color="auto"/>
                <w:right w:val="none" w:sz="0" w:space="0" w:color="auto"/>
              </w:divBdr>
            </w:div>
            <w:div w:id="1834906766">
              <w:marLeft w:val="0"/>
              <w:marRight w:val="0"/>
              <w:marTop w:val="0"/>
              <w:marBottom w:val="0"/>
              <w:divBdr>
                <w:top w:val="none" w:sz="0" w:space="0" w:color="auto"/>
                <w:left w:val="none" w:sz="0" w:space="0" w:color="auto"/>
                <w:bottom w:val="none" w:sz="0" w:space="0" w:color="auto"/>
                <w:right w:val="none" w:sz="0" w:space="0" w:color="auto"/>
              </w:divBdr>
            </w:div>
            <w:div w:id="1927230968">
              <w:marLeft w:val="0"/>
              <w:marRight w:val="0"/>
              <w:marTop w:val="0"/>
              <w:marBottom w:val="0"/>
              <w:divBdr>
                <w:top w:val="none" w:sz="0" w:space="0" w:color="auto"/>
                <w:left w:val="none" w:sz="0" w:space="0" w:color="auto"/>
                <w:bottom w:val="none" w:sz="0" w:space="0" w:color="auto"/>
                <w:right w:val="none" w:sz="0" w:space="0" w:color="auto"/>
              </w:divBdr>
            </w:div>
            <w:div w:id="19531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vhAoU1374/IT3120-PTTKHT/blob/main/Sequence%20Diagram/UC%20Qu%E1%BA%A3n%20L%C3%BD%20V%C3%A9/%C4%90%E1%BA%B7t-V%C3%A9.mmd"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dvhAoU1374/IT3120-PTTKHT/blob/main/Database%20Design/ER.mmd"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dvhAoU1374/IT3120-PTTKHT/blob/main/Sequence%20Diagram/UC%20Qu%E1%BA%A3n%20L%C3%BD%20V%C3%A9/Thanh-To%C3%A1n.jp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A5D59-A816-4A1A-A18B-6DB5B5EEC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2461</TotalTime>
  <Pages>1</Pages>
  <Words>1305</Words>
  <Characters>7442</Characters>
  <Application>Microsoft Office Word</Application>
  <DocSecurity>4</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8730</CharactersWithSpaces>
  <SharedDoc>false</SharedDoc>
  <HLinks>
    <vt:vector size="18" baseType="variant">
      <vt:variant>
        <vt:i4>327755</vt:i4>
      </vt:variant>
      <vt:variant>
        <vt:i4>6</vt:i4>
      </vt:variant>
      <vt:variant>
        <vt:i4>0</vt:i4>
      </vt:variant>
      <vt:variant>
        <vt:i4>5</vt:i4>
      </vt:variant>
      <vt:variant>
        <vt:lpwstr>https://github.com/dvhAoU1374/IT3120-PTTKHT/blob/main/Database Design/ER.mmd</vt:lpwstr>
      </vt:variant>
      <vt:variant>
        <vt:lpwstr/>
      </vt:variant>
      <vt:variant>
        <vt:i4>7340153</vt:i4>
      </vt:variant>
      <vt:variant>
        <vt:i4>3</vt:i4>
      </vt:variant>
      <vt:variant>
        <vt:i4>0</vt:i4>
      </vt:variant>
      <vt:variant>
        <vt:i4>5</vt:i4>
      </vt:variant>
      <vt:variant>
        <vt:lpwstr>https://github.com/dvhAoU1374/IT3120-PTTKHT/blob/main/Sequence Diagram/UC Qu%E1%BA%A3n L%C3%BD V%C3%A9/Thanh-To%C3%A1n.jpg</vt:lpwstr>
      </vt:variant>
      <vt:variant>
        <vt:lpwstr/>
      </vt:variant>
      <vt:variant>
        <vt:i4>3670065</vt:i4>
      </vt:variant>
      <vt:variant>
        <vt:i4>0</vt:i4>
      </vt:variant>
      <vt:variant>
        <vt:i4>0</vt:i4>
      </vt:variant>
      <vt:variant>
        <vt:i4>5</vt:i4>
      </vt:variant>
      <vt:variant>
        <vt:lpwstr>https://github.com/dvhAoU1374/IT3120-PTTKHT/blob/main/Sequence Diagram/UC Qu%E1%BA%A3n L%C3%BD V%C3%A9/%C4%90%E1%BA%B7t-V%C3%A9.mmd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Vu Hoang 20224987</dc:creator>
  <cp:keywords/>
  <dc:description/>
  <cp:lastModifiedBy>Duong Vu Hoang 20224987</cp:lastModifiedBy>
  <cp:revision>449</cp:revision>
  <dcterms:created xsi:type="dcterms:W3CDTF">2025-05-05T16:03:00Z</dcterms:created>
  <dcterms:modified xsi:type="dcterms:W3CDTF">2025-05-30T06:44:00Z</dcterms:modified>
</cp:coreProperties>
</file>