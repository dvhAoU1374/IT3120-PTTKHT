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bookmark0"/>
    <w:bookmarkEnd w:id="0"/>
    <w:p w14:paraId="75706068" w14:textId="77777777" w:rsidR="001546EF" w:rsidRPr="00F5458E" w:rsidRDefault="001546EF" w:rsidP="001E4AE8">
      <w:pPr>
        <w:ind w:right="49"/>
        <w:jc w:val="center"/>
        <w:rPr>
          <w:rFonts w:cs="Times New Roman"/>
          <w:b/>
          <w:sz w:val="32"/>
          <w:szCs w:val="32"/>
        </w:rPr>
      </w:pPr>
      <w:r w:rsidRPr="00F5458E">
        <w:rPr>
          <w:rFonts w:cs="Times New Roman"/>
          <w:noProof/>
          <w:sz w:val="32"/>
          <w:szCs w:val="32"/>
        </w:rPr>
        <mc:AlternateContent>
          <mc:Choice Requires="wpg">
            <w:drawing>
              <wp:anchor distT="0" distB="0" distL="0" distR="0" simplePos="0" relativeHeight="251658240" behindDoc="1" locked="0" layoutInCell="1" allowOverlap="1" wp14:anchorId="775C3B60" wp14:editId="51554A57">
                <wp:simplePos x="0" y="0"/>
                <wp:positionH relativeFrom="margin">
                  <wp:align>left</wp:align>
                </wp:positionH>
                <wp:positionV relativeFrom="margin">
                  <wp:align>center</wp:align>
                </wp:positionV>
                <wp:extent cx="7076941" cy="9409430"/>
                <wp:effectExtent l="0" t="0" r="10160" b="12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6941" cy="9409430"/>
                          <a:chOff x="0" y="0"/>
                          <a:chExt cx="6319469" cy="9737470"/>
                        </a:xfrm>
                      </wpg:grpSpPr>
                      <wps:wsp>
                        <wps:cNvPr id="2" name="Graphic 2"/>
                        <wps:cNvSpPr/>
                        <wps:spPr>
                          <a:xfrm>
                            <a:off x="39014" y="9509518"/>
                            <a:ext cx="187960" cy="187960"/>
                          </a:xfrm>
                          <a:custGeom>
                            <a:avLst/>
                            <a:gdLst/>
                            <a:ahLst/>
                            <a:cxnLst/>
                            <a:rect l="l" t="t" r="r" b="b"/>
                            <a:pathLst>
                              <a:path w="187960" h="187960">
                                <a:moveTo>
                                  <a:pt x="187452" y="129235"/>
                                </a:moveTo>
                                <a:lnTo>
                                  <a:pt x="58216" y="129235"/>
                                </a:lnTo>
                                <a:lnTo>
                                  <a:pt x="58216" y="0"/>
                                </a:lnTo>
                                <a:lnTo>
                                  <a:pt x="0" y="0"/>
                                </a:lnTo>
                                <a:lnTo>
                                  <a:pt x="0" y="129235"/>
                                </a:lnTo>
                                <a:lnTo>
                                  <a:pt x="0" y="187744"/>
                                </a:lnTo>
                                <a:lnTo>
                                  <a:pt x="58216" y="187744"/>
                                </a:lnTo>
                                <a:lnTo>
                                  <a:pt x="187452" y="187744"/>
                                </a:lnTo>
                                <a:lnTo>
                                  <a:pt x="187452" y="129235"/>
                                </a:lnTo>
                                <a:close/>
                              </a:path>
                            </a:pathLst>
                          </a:custGeom>
                          <a:solidFill>
                            <a:srgbClr val="000080"/>
                          </a:solidFill>
                        </wps:spPr>
                        <wps:bodyPr wrap="square" lIns="0" tIns="0" rIns="0" bIns="0" rtlCol="0">
                          <a:prstTxWarp prst="textNoShape">
                            <a:avLst/>
                          </a:prstTxWarp>
                          <a:noAutofit/>
                        </wps:bodyPr>
                      </wps:wsp>
                      <wps:wsp>
                        <wps:cNvPr id="3" name="Graphic 3"/>
                        <wps:cNvSpPr/>
                        <wps:spPr>
                          <a:xfrm>
                            <a:off x="0" y="9509505"/>
                            <a:ext cx="226695" cy="227965"/>
                          </a:xfrm>
                          <a:custGeom>
                            <a:avLst/>
                            <a:gdLst/>
                            <a:ahLst/>
                            <a:cxnLst/>
                            <a:rect l="l" t="t" r="r" b="b"/>
                            <a:pathLst>
                              <a:path w="226695" h="227965">
                                <a:moveTo>
                                  <a:pt x="137160" y="29870"/>
                                </a:moveTo>
                                <a:lnTo>
                                  <a:pt x="7924" y="29870"/>
                                </a:lnTo>
                                <a:lnTo>
                                  <a:pt x="7924" y="0"/>
                                </a:lnTo>
                                <a:lnTo>
                                  <a:pt x="0" y="0"/>
                                </a:lnTo>
                                <a:lnTo>
                                  <a:pt x="0" y="29870"/>
                                </a:lnTo>
                                <a:lnTo>
                                  <a:pt x="0" y="38404"/>
                                </a:lnTo>
                                <a:lnTo>
                                  <a:pt x="7924" y="38404"/>
                                </a:lnTo>
                                <a:lnTo>
                                  <a:pt x="137160" y="38404"/>
                                </a:lnTo>
                                <a:lnTo>
                                  <a:pt x="137160" y="29870"/>
                                </a:lnTo>
                                <a:close/>
                              </a:path>
                              <a:path w="226695" h="227965">
                                <a:moveTo>
                                  <a:pt x="226466" y="218846"/>
                                </a:moveTo>
                                <a:lnTo>
                                  <a:pt x="186842" y="218846"/>
                                </a:lnTo>
                                <a:lnTo>
                                  <a:pt x="186842" y="88087"/>
                                </a:lnTo>
                                <a:lnTo>
                                  <a:pt x="186842" y="79552"/>
                                </a:lnTo>
                                <a:lnTo>
                                  <a:pt x="178003" y="79552"/>
                                </a:lnTo>
                                <a:lnTo>
                                  <a:pt x="146913" y="79552"/>
                                </a:lnTo>
                                <a:lnTo>
                                  <a:pt x="146913" y="29870"/>
                                </a:lnTo>
                                <a:lnTo>
                                  <a:pt x="138988" y="29870"/>
                                </a:lnTo>
                                <a:lnTo>
                                  <a:pt x="138988" y="79552"/>
                                </a:lnTo>
                                <a:lnTo>
                                  <a:pt x="7924" y="79552"/>
                                </a:lnTo>
                                <a:lnTo>
                                  <a:pt x="0" y="79552"/>
                                </a:lnTo>
                                <a:lnTo>
                                  <a:pt x="0" y="88087"/>
                                </a:lnTo>
                                <a:lnTo>
                                  <a:pt x="0" y="218846"/>
                                </a:lnTo>
                                <a:lnTo>
                                  <a:pt x="0" y="227380"/>
                                </a:lnTo>
                                <a:lnTo>
                                  <a:pt x="7924" y="227380"/>
                                </a:lnTo>
                                <a:lnTo>
                                  <a:pt x="137160" y="227380"/>
                                </a:lnTo>
                                <a:lnTo>
                                  <a:pt x="137160" y="218846"/>
                                </a:lnTo>
                                <a:lnTo>
                                  <a:pt x="7924" y="218846"/>
                                </a:lnTo>
                                <a:lnTo>
                                  <a:pt x="7924" y="88087"/>
                                </a:lnTo>
                                <a:lnTo>
                                  <a:pt x="138988" y="88087"/>
                                </a:lnTo>
                                <a:lnTo>
                                  <a:pt x="138988" y="227380"/>
                                </a:lnTo>
                                <a:lnTo>
                                  <a:pt x="146913" y="227380"/>
                                </a:lnTo>
                                <a:lnTo>
                                  <a:pt x="146913" y="88087"/>
                                </a:lnTo>
                                <a:lnTo>
                                  <a:pt x="178003" y="88087"/>
                                </a:lnTo>
                                <a:lnTo>
                                  <a:pt x="178003" y="218846"/>
                                </a:lnTo>
                                <a:lnTo>
                                  <a:pt x="178003" y="227380"/>
                                </a:lnTo>
                                <a:lnTo>
                                  <a:pt x="186842" y="227380"/>
                                </a:lnTo>
                                <a:lnTo>
                                  <a:pt x="226466" y="227380"/>
                                </a:lnTo>
                                <a:lnTo>
                                  <a:pt x="226466" y="218846"/>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39014" y="39928"/>
                            <a:ext cx="187960" cy="187960"/>
                          </a:xfrm>
                          <a:custGeom>
                            <a:avLst/>
                            <a:gdLst/>
                            <a:ahLst/>
                            <a:cxnLst/>
                            <a:rect l="l" t="t" r="r" b="b"/>
                            <a:pathLst>
                              <a:path w="187960" h="187960">
                                <a:moveTo>
                                  <a:pt x="187452" y="76"/>
                                </a:moveTo>
                                <a:lnTo>
                                  <a:pt x="58216" y="76"/>
                                </a:lnTo>
                                <a:lnTo>
                                  <a:pt x="0" y="0"/>
                                </a:lnTo>
                                <a:lnTo>
                                  <a:pt x="0" y="58293"/>
                                </a:lnTo>
                                <a:lnTo>
                                  <a:pt x="0" y="187452"/>
                                </a:lnTo>
                                <a:lnTo>
                                  <a:pt x="58216" y="187452"/>
                                </a:lnTo>
                                <a:lnTo>
                                  <a:pt x="58216" y="58293"/>
                                </a:lnTo>
                                <a:lnTo>
                                  <a:pt x="187452" y="58293"/>
                                </a:lnTo>
                                <a:lnTo>
                                  <a:pt x="187452" y="76"/>
                                </a:lnTo>
                                <a:close/>
                              </a:path>
                            </a:pathLst>
                          </a:custGeom>
                          <a:solidFill>
                            <a:srgbClr val="000080"/>
                          </a:solidFill>
                        </wps:spPr>
                        <wps:bodyPr wrap="square" lIns="0" tIns="0" rIns="0" bIns="0" rtlCol="0">
                          <a:prstTxWarp prst="textNoShape">
                            <a:avLst/>
                          </a:prstTxWarp>
                          <a:noAutofit/>
                        </wps:bodyPr>
                      </wps:wsp>
                      <wps:wsp>
                        <wps:cNvPr id="5" name="Graphic 5"/>
                        <wps:cNvSpPr/>
                        <wps:spPr>
                          <a:xfrm>
                            <a:off x="0" y="0"/>
                            <a:ext cx="226695" cy="227965"/>
                          </a:xfrm>
                          <a:custGeom>
                            <a:avLst/>
                            <a:gdLst/>
                            <a:ahLst/>
                            <a:cxnLst/>
                            <a:rect l="l" t="t" r="r" b="b"/>
                            <a:pathLst>
                              <a:path w="226695" h="227965">
                                <a:moveTo>
                                  <a:pt x="196596" y="139344"/>
                                </a:moveTo>
                                <a:lnTo>
                                  <a:pt x="146913" y="139344"/>
                                </a:lnTo>
                                <a:lnTo>
                                  <a:pt x="146913" y="8559"/>
                                </a:lnTo>
                                <a:lnTo>
                                  <a:pt x="146913" y="25"/>
                                </a:lnTo>
                                <a:lnTo>
                                  <a:pt x="138988" y="0"/>
                                </a:lnTo>
                                <a:lnTo>
                                  <a:pt x="0" y="25"/>
                                </a:lnTo>
                                <a:lnTo>
                                  <a:pt x="0" y="8559"/>
                                </a:lnTo>
                                <a:lnTo>
                                  <a:pt x="0" y="137845"/>
                                </a:lnTo>
                                <a:lnTo>
                                  <a:pt x="7924" y="137845"/>
                                </a:lnTo>
                                <a:lnTo>
                                  <a:pt x="7924" y="8559"/>
                                </a:lnTo>
                                <a:lnTo>
                                  <a:pt x="138988" y="8559"/>
                                </a:lnTo>
                                <a:lnTo>
                                  <a:pt x="138988" y="139344"/>
                                </a:lnTo>
                                <a:lnTo>
                                  <a:pt x="0" y="139344"/>
                                </a:lnTo>
                                <a:lnTo>
                                  <a:pt x="0" y="147878"/>
                                </a:lnTo>
                                <a:lnTo>
                                  <a:pt x="138988" y="147878"/>
                                </a:lnTo>
                                <a:lnTo>
                                  <a:pt x="138988" y="178917"/>
                                </a:lnTo>
                                <a:lnTo>
                                  <a:pt x="7924" y="178917"/>
                                </a:lnTo>
                                <a:lnTo>
                                  <a:pt x="0" y="178917"/>
                                </a:lnTo>
                                <a:lnTo>
                                  <a:pt x="0" y="187756"/>
                                </a:lnTo>
                                <a:lnTo>
                                  <a:pt x="0" y="227380"/>
                                </a:lnTo>
                                <a:lnTo>
                                  <a:pt x="7924" y="227380"/>
                                </a:lnTo>
                                <a:lnTo>
                                  <a:pt x="7924" y="187756"/>
                                </a:lnTo>
                                <a:lnTo>
                                  <a:pt x="138988" y="187756"/>
                                </a:lnTo>
                                <a:lnTo>
                                  <a:pt x="146913" y="187756"/>
                                </a:lnTo>
                                <a:lnTo>
                                  <a:pt x="146913" y="178917"/>
                                </a:lnTo>
                                <a:lnTo>
                                  <a:pt x="146913" y="147878"/>
                                </a:lnTo>
                                <a:lnTo>
                                  <a:pt x="196596" y="147878"/>
                                </a:lnTo>
                                <a:lnTo>
                                  <a:pt x="196596" y="139344"/>
                                </a:lnTo>
                                <a:close/>
                              </a:path>
                              <a:path w="226695" h="227965">
                                <a:moveTo>
                                  <a:pt x="226466" y="25"/>
                                </a:moveTo>
                                <a:lnTo>
                                  <a:pt x="188671" y="25"/>
                                </a:lnTo>
                                <a:lnTo>
                                  <a:pt x="188671" y="8559"/>
                                </a:lnTo>
                                <a:lnTo>
                                  <a:pt x="188671" y="137845"/>
                                </a:lnTo>
                                <a:lnTo>
                                  <a:pt x="196583" y="137845"/>
                                </a:lnTo>
                                <a:lnTo>
                                  <a:pt x="196583" y="8559"/>
                                </a:lnTo>
                                <a:lnTo>
                                  <a:pt x="226466" y="8559"/>
                                </a:lnTo>
                                <a:lnTo>
                                  <a:pt x="226466" y="25"/>
                                </a:lnTo>
                                <a:close/>
                              </a:path>
                            </a:pathLst>
                          </a:custGeom>
                          <a:solidFill>
                            <a:srgbClr val="000000"/>
                          </a:solidFill>
                        </wps:spPr>
                        <wps:bodyPr wrap="square" lIns="0" tIns="0" rIns="0" bIns="0" rtlCol="0">
                          <a:prstTxWarp prst="textNoShape">
                            <a:avLst/>
                          </a:prstTxWarp>
                          <a:noAutofit/>
                        </wps:bodyPr>
                      </wps:wsp>
                      <wps:wsp>
                        <wps:cNvPr id="6" name="Graphic 6"/>
                        <wps:cNvSpPr/>
                        <wps:spPr>
                          <a:xfrm>
                            <a:off x="228600" y="9638741"/>
                            <a:ext cx="231775" cy="59055"/>
                          </a:xfrm>
                          <a:custGeom>
                            <a:avLst/>
                            <a:gdLst/>
                            <a:ahLst/>
                            <a:cxnLst/>
                            <a:rect l="l" t="t" r="r" b="b"/>
                            <a:pathLst>
                              <a:path w="231775" h="59055">
                                <a:moveTo>
                                  <a:pt x="231647" y="0"/>
                                </a:moveTo>
                                <a:lnTo>
                                  <a:pt x="0" y="0"/>
                                </a:lnTo>
                                <a:lnTo>
                                  <a:pt x="0" y="58521"/>
                                </a:lnTo>
                                <a:lnTo>
                                  <a:pt x="231647" y="58521"/>
                                </a:lnTo>
                                <a:lnTo>
                                  <a:pt x="231647" y="0"/>
                                </a:lnTo>
                                <a:close/>
                              </a:path>
                            </a:pathLst>
                          </a:custGeom>
                          <a:solidFill>
                            <a:srgbClr val="000080"/>
                          </a:solidFill>
                        </wps:spPr>
                        <wps:bodyPr wrap="square" lIns="0" tIns="0" rIns="0" bIns="0" rtlCol="0">
                          <a:prstTxWarp prst="textNoShape">
                            <a:avLst/>
                          </a:prstTxWarp>
                          <a:noAutofit/>
                        </wps:bodyPr>
                      </wps:wsp>
                      <wps:wsp>
                        <wps:cNvPr id="7" name="Graphic 7"/>
                        <wps:cNvSpPr/>
                        <wps:spPr>
                          <a:xfrm>
                            <a:off x="228600" y="9728352"/>
                            <a:ext cx="231775" cy="8890"/>
                          </a:xfrm>
                          <a:custGeom>
                            <a:avLst/>
                            <a:gdLst/>
                            <a:ahLst/>
                            <a:cxnLst/>
                            <a:rect l="l" t="t" r="r" b="b"/>
                            <a:pathLst>
                              <a:path w="231775" h="8890">
                                <a:moveTo>
                                  <a:pt x="231647" y="0"/>
                                </a:moveTo>
                                <a:lnTo>
                                  <a:pt x="0" y="0"/>
                                </a:lnTo>
                                <a:lnTo>
                                  <a:pt x="0" y="8534"/>
                                </a:lnTo>
                                <a:lnTo>
                                  <a:pt x="231647" y="8534"/>
                                </a:lnTo>
                                <a:lnTo>
                                  <a:pt x="231647" y="0"/>
                                </a:lnTo>
                                <a:close/>
                              </a:path>
                            </a:pathLst>
                          </a:custGeom>
                          <a:solidFill>
                            <a:srgbClr val="000000"/>
                          </a:solidFill>
                        </wps:spPr>
                        <wps:bodyPr wrap="square" lIns="0" tIns="0" rIns="0" bIns="0" rtlCol="0">
                          <a:prstTxWarp prst="textNoShape">
                            <a:avLst/>
                          </a:prstTxWarp>
                          <a:noAutofit/>
                        </wps:bodyPr>
                      </wps:wsp>
                      <wps:wsp>
                        <wps:cNvPr id="8" name="Graphic 8"/>
                        <wps:cNvSpPr/>
                        <wps:spPr>
                          <a:xfrm>
                            <a:off x="461772" y="9638741"/>
                            <a:ext cx="232410" cy="59055"/>
                          </a:xfrm>
                          <a:custGeom>
                            <a:avLst/>
                            <a:gdLst/>
                            <a:ahLst/>
                            <a:cxnLst/>
                            <a:rect l="l" t="t" r="r" b="b"/>
                            <a:pathLst>
                              <a:path w="232410" h="59055">
                                <a:moveTo>
                                  <a:pt x="231952" y="0"/>
                                </a:moveTo>
                                <a:lnTo>
                                  <a:pt x="0" y="0"/>
                                </a:lnTo>
                                <a:lnTo>
                                  <a:pt x="0" y="58521"/>
                                </a:lnTo>
                                <a:lnTo>
                                  <a:pt x="231952" y="58521"/>
                                </a:lnTo>
                                <a:lnTo>
                                  <a:pt x="231952" y="0"/>
                                </a:lnTo>
                                <a:close/>
                              </a:path>
                            </a:pathLst>
                          </a:custGeom>
                          <a:solidFill>
                            <a:srgbClr val="000080"/>
                          </a:solidFill>
                        </wps:spPr>
                        <wps:bodyPr wrap="square" lIns="0" tIns="0" rIns="0" bIns="0" rtlCol="0">
                          <a:prstTxWarp prst="textNoShape">
                            <a:avLst/>
                          </a:prstTxWarp>
                          <a:noAutofit/>
                        </wps:bodyPr>
                      </wps:wsp>
                      <wps:wsp>
                        <wps:cNvPr id="9" name="Graphic 9"/>
                        <wps:cNvSpPr/>
                        <wps:spPr>
                          <a:xfrm>
                            <a:off x="461772" y="9728352"/>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694893" y="9638741"/>
                            <a:ext cx="232410" cy="59055"/>
                          </a:xfrm>
                          <a:custGeom>
                            <a:avLst/>
                            <a:gdLst/>
                            <a:ahLst/>
                            <a:cxnLst/>
                            <a:rect l="l" t="t" r="r" b="b"/>
                            <a:pathLst>
                              <a:path w="232410" h="59055">
                                <a:moveTo>
                                  <a:pt x="231952" y="0"/>
                                </a:moveTo>
                                <a:lnTo>
                                  <a:pt x="0" y="0"/>
                                </a:lnTo>
                                <a:lnTo>
                                  <a:pt x="0" y="58521"/>
                                </a:lnTo>
                                <a:lnTo>
                                  <a:pt x="231952" y="58521"/>
                                </a:lnTo>
                                <a:lnTo>
                                  <a:pt x="231952" y="0"/>
                                </a:lnTo>
                                <a:close/>
                              </a:path>
                            </a:pathLst>
                          </a:custGeom>
                          <a:solidFill>
                            <a:srgbClr val="000080"/>
                          </a:solidFill>
                        </wps:spPr>
                        <wps:bodyPr wrap="square" lIns="0" tIns="0" rIns="0" bIns="0" rtlCol="0">
                          <a:prstTxWarp prst="textNoShape">
                            <a:avLst/>
                          </a:prstTxWarp>
                          <a:noAutofit/>
                        </wps:bodyPr>
                      </wps:wsp>
                      <wps:wsp>
                        <wps:cNvPr id="11" name="Graphic 11"/>
                        <wps:cNvSpPr/>
                        <wps:spPr>
                          <a:xfrm>
                            <a:off x="694893" y="9728352"/>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928065"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13" name="Graphic 13"/>
                        <wps:cNvSpPr/>
                        <wps:spPr>
                          <a:xfrm>
                            <a:off x="928065"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4" name="Graphic 14"/>
                        <wps:cNvSpPr/>
                        <wps:spPr>
                          <a:xfrm>
                            <a:off x="1162761"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15" name="Graphic 15"/>
                        <wps:cNvSpPr/>
                        <wps:spPr>
                          <a:xfrm>
                            <a:off x="1162761"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1397838" y="9638741"/>
                            <a:ext cx="233679" cy="59055"/>
                          </a:xfrm>
                          <a:custGeom>
                            <a:avLst/>
                            <a:gdLst/>
                            <a:ahLst/>
                            <a:cxnLst/>
                            <a:rect l="l" t="t" r="r" b="b"/>
                            <a:pathLst>
                              <a:path w="233679" h="59055">
                                <a:moveTo>
                                  <a:pt x="233171" y="0"/>
                                </a:moveTo>
                                <a:lnTo>
                                  <a:pt x="0" y="0"/>
                                </a:lnTo>
                                <a:lnTo>
                                  <a:pt x="0" y="58521"/>
                                </a:lnTo>
                                <a:lnTo>
                                  <a:pt x="233171" y="58521"/>
                                </a:lnTo>
                                <a:lnTo>
                                  <a:pt x="233171" y="0"/>
                                </a:lnTo>
                                <a:close/>
                              </a:path>
                            </a:pathLst>
                          </a:custGeom>
                          <a:solidFill>
                            <a:srgbClr val="000080"/>
                          </a:solidFill>
                        </wps:spPr>
                        <wps:bodyPr wrap="square" lIns="0" tIns="0" rIns="0" bIns="0" rtlCol="0">
                          <a:prstTxWarp prst="textNoShape">
                            <a:avLst/>
                          </a:prstTxWarp>
                          <a:noAutofit/>
                        </wps:bodyPr>
                      </wps:wsp>
                      <wps:wsp>
                        <wps:cNvPr id="17" name="Graphic 17"/>
                        <wps:cNvSpPr/>
                        <wps:spPr>
                          <a:xfrm>
                            <a:off x="1397838" y="9728352"/>
                            <a:ext cx="233679" cy="8890"/>
                          </a:xfrm>
                          <a:custGeom>
                            <a:avLst/>
                            <a:gdLst/>
                            <a:ahLst/>
                            <a:cxnLst/>
                            <a:rect l="l" t="t" r="r" b="b"/>
                            <a:pathLst>
                              <a:path w="233679" h="8890">
                                <a:moveTo>
                                  <a:pt x="233171" y="0"/>
                                </a:moveTo>
                                <a:lnTo>
                                  <a:pt x="0" y="0"/>
                                </a:lnTo>
                                <a:lnTo>
                                  <a:pt x="0" y="8534"/>
                                </a:lnTo>
                                <a:lnTo>
                                  <a:pt x="233171" y="8534"/>
                                </a:lnTo>
                                <a:lnTo>
                                  <a:pt x="233171"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1632534" y="9638741"/>
                            <a:ext cx="233679" cy="59055"/>
                          </a:xfrm>
                          <a:custGeom>
                            <a:avLst/>
                            <a:gdLst/>
                            <a:ahLst/>
                            <a:cxnLst/>
                            <a:rect l="l" t="t" r="r" b="b"/>
                            <a:pathLst>
                              <a:path w="233679" h="59055">
                                <a:moveTo>
                                  <a:pt x="233172" y="0"/>
                                </a:moveTo>
                                <a:lnTo>
                                  <a:pt x="0" y="0"/>
                                </a:lnTo>
                                <a:lnTo>
                                  <a:pt x="0" y="58521"/>
                                </a:lnTo>
                                <a:lnTo>
                                  <a:pt x="233172" y="58521"/>
                                </a:lnTo>
                                <a:lnTo>
                                  <a:pt x="233172" y="0"/>
                                </a:lnTo>
                                <a:close/>
                              </a:path>
                            </a:pathLst>
                          </a:custGeom>
                          <a:solidFill>
                            <a:srgbClr val="000080"/>
                          </a:solidFill>
                        </wps:spPr>
                        <wps:bodyPr wrap="square" lIns="0" tIns="0" rIns="0" bIns="0" rtlCol="0">
                          <a:prstTxWarp prst="textNoShape">
                            <a:avLst/>
                          </a:prstTxWarp>
                          <a:noAutofit/>
                        </wps:bodyPr>
                      </wps:wsp>
                      <wps:wsp>
                        <wps:cNvPr id="19" name="Graphic 19"/>
                        <wps:cNvSpPr/>
                        <wps:spPr>
                          <a:xfrm>
                            <a:off x="1632534" y="9728352"/>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1867230"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21" name="Graphic 21"/>
                        <wps:cNvSpPr/>
                        <wps:spPr>
                          <a:xfrm>
                            <a:off x="1867230"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2101926"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23" name="Graphic 23"/>
                        <wps:cNvSpPr/>
                        <wps:spPr>
                          <a:xfrm>
                            <a:off x="2101926"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2336622"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2336622"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2571318"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27" name="Graphic 27"/>
                        <wps:cNvSpPr/>
                        <wps:spPr>
                          <a:xfrm>
                            <a:off x="2571318"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2806014"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29" name="Graphic 29"/>
                        <wps:cNvSpPr/>
                        <wps:spPr>
                          <a:xfrm>
                            <a:off x="2806014"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3040964" y="9638741"/>
                            <a:ext cx="233679" cy="59055"/>
                          </a:xfrm>
                          <a:custGeom>
                            <a:avLst/>
                            <a:gdLst/>
                            <a:ahLst/>
                            <a:cxnLst/>
                            <a:rect l="l" t="t" r="r" b="b"/>
                            <a:pathLst>
                              <a:path w="233679" h="59055">
                                <a:moveTo>
                                  <a:pt x="233172" y="0"/>
                                </a:moveTo>
                                <a:lnTo>
                                  <a:pt x="0" y="0"/>
                                </a:lnTo>
                                <a:lnTo>
                                  <a:pt x="0" y="58521"/>
                                </a:lnTo>
                                <a:lnTo>
                                  <a:pt x="233172" y="58521"/>
                                </a:lnTo>
                                <a:lnTo>
                                  <a:pt x="233172" y="0"/>
                                </a:lnTo>
                                <a:close/>
                              </a:path>
                            </a:pathLst>
                          </a:custGeom>
                          <a:solidFill>
                            <a:srgbClr val="000080"/>
                          </a:solidFill>
                        </wps:spPr>
                        <wps:bodyPr wrap="square" lIns="0" tIns="0" rIns="0" bIns="0" rtlCol="0">
                          <a:prstTxWarp prst="textNoShape">
                            <a:avLst/>
                          </a:prstTxWarp>
                          <a:noAutofit/>
                        </wps:bodyPr>
                      </wps:wsp>
                      <wps:wsp>
                        <wps:cNvPr id="31" name="Graphic 31"/>
                        <wps:cNvSpPr/>
                        <wps:spPr>
                          <a:xfrm>
                            <a:off x="3040964" y="9728352"/>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3275660" y="9638741"/>
                            <a:ext cx="233679" cy="59055"/>
                          </a:xfrm>
                          <a:custGeom>
                            <a:avLst/>
                            <a:gdLst/>
                            <a:ahLst/>
                            <a:cxnLst/>
                            <a:rect l="l" t="t" r="r" b="b"/>
                            <a:pathLst>
                              <a:path w="233679" h="59055">
                                <a:moveTo>
                                  <a:pt x="233172" y="0"/>
                                </a:moveTo>
                                <a:lnTo>
                                  <a:pt x="0" y="0"/>
                                </a:lnTo>
                                <a:lnTo>
                                  <a:pt x="0" y="58521"/>
                                </a:lnTo>
                                <a:lnTo>
                                  <a:pt x="233172" y="58521"/>
                                </a:lnTo>
                                <a:lnTo>
                                  <a:pt x="233172" y="0"/>
                                </a:lnTo>
                                <a:close/>
                              </a:path>
                            </a:pathLst>
                          </a:custGeom>
                          <a:solidFill>
                            <a:srgbClr val="000080"/>
                          </a:solidFill>
                        </wps:spPr>
                        <wps:bodyPr wrap="square" lIns="0" tIns="0" rIns="0" bIns="0" rtlCol="0">
                          <a:prstTxWarp prst="textNoShape">
                            <a:avLst/>
                          </a:prstTxWarp>
                          <a:noAutofit/>
                        </wps:bodyPr>
                      </wps:wsp>
                      <wps:wsp>
                        <wps:cNvPr id="33" name="Graphic 33"/>
                        <wps:cNvSpPr/>
                        <wps:spPr>
                          <a:xfrm>
                            <a:off x="3275660" y="9728352"/>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3510356"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35" name="Graphic 35"/>
                        <wps:cNvSpPr/>
                        <wps:spPr>
                          <a:xfrm>
                            <a:off x="3510356"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3745052"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37" name="Graphic 37"/>
                        <wps:cNvSpPr/>
                        <wps:spPr>
                          <a:xfrm>
                            <a:off x="3745052"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3979748"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39" name="Graphic 39"/>
                        <wps:cNvSpPr/>
                        <wps:spPr>
                          <a:xfrm>
                            <a:off x="3979748"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4214444"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41" name="Graphic 41"/>
                        <wps:cNvSpPr/>
                        <wps:spPr>
                          <a:xfrm>
                            <a:off x="4214444"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42" name="Graphic 42"/>
                        <wps:cNvSpPr/>
                        <wps:spPr>
                          <a:xfrm>
                            <a:off x="4449521" y="9638741"/>
                            <a:ext cx="233679" cy="59055"/>
                          </a:xfrm>
                          <a:custGeom>
                            <a:avLst/>
                            <a:gdLst/>
                            <a:ahLst/>
                            <a:cxnLst/>
                            <a:rect l="l" t="t" r="r" b="b"/>
                            <a:pathLst>
                              <a:path w="233679" h="59055">
                                <a:moveTo>
                                  <a:pt x="233172" y="0"/>
                                </a:moveTo>
                                <a:lnTo>
                                  <a:pt x="0" y="0"/>
                                </a:lnTo>
                                <a:lnTo>
                                  <a:pt x="0" y="58521"/>
                                </a:lnTo>
                                <a:lnTo>
                                  <a:pt x="233172" y="58521"/>
                                </a:lnTo>
                                <a:lnTo>
                                  <a:pt x="233172" y="0"/>
                                </a:lnTo>
                                <a:close/>
                              </a:path>
                            </a:pathLst>
                          </a:custGeom>
                          <a:solidFill>
                            <a:srgbClr val="000080"/>
                          </a:solidFill>
                        </wps:spPr>
                        <wps:bodyPr wrap="square" lIns="0" tIns="0" rIns="0" bIns="0" rtlCol="0">
                          <a:prstTxWarp prst="textNoShape">
                            <a:avLst/>
                          </a:prstTxWarp>
                          <a:noAutofit/>
                        </wps:bodyPr>
                      </wps:wsp>
                      <wps:wsp>
                        <wps:cNvPr id="43" name="Graphic 43"/>
                        <wps:cNvSpPr/>
                        <wps:spPr>
                          <a:xfrm>
                            <a:off x="4449521" y="9728352"/>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4684217" y="9638741"/>
                            <a:ext cx="233679" cy="59055"/>
                          </a:xfrm>
                          <a:custGeom>
                            <a:avLst/>
                            <a:gdLst/>
                            <a:ahLst/>
                            <a:cxnLst/>
                            <a:rect l="l" t="t" r="r" b="b"/>
                            <a:pathLst>
                              <a:path w="233679" h="59055">
                                <a:moveTo>
                                  <a:pt x="233172" y="0"/>
                                </a:moveTo>
                                <a:lnTo>
                                  <a:pt x="0" y="0"/>
                                </a:lnTo>
                                <a:lnTo>
                                  <a:pt x="0" y="58521"/>
                                </a:lnTo>
                                <a:lnTo>
                                  <a:pt x="233172" y="58521"/>
                                </a:lnTo>
                                <a:lnTo>
                                  <a:pt x="233172" y="0"/>
                                </a:lnTo>
                                <a:close/>
                              </a:path>
                            </a:pathLst>
                          </a:custGeom>
                          <a:solidFill>
                            <a:srgbClr val="000080"/>
                          </a:solidFill>
                        </wps:spPr>
                        <wps:bodyPr wrap="square" lIns="0" tIns="0" rIns="0" bIns="0" rtlCol="0">
                          <a:prstTxWarp prst="textNoShape">
                            <a:avLst/>
                          </a:prstTxWarp>
                          <a:noAutofit/>
                        </wps:bodyPr>
                      </wps:wsp>
                      <wps:wsp>
                        <wps:cNvPr id="45" name="Graphic 45"/>
                        <wps:cNvSpPr/>
                        <wps:spPr>
                          <a:xfrm>
                            <a:off x="4684217" y="9728352"/>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46" name="Graphic 46"/>
                        <wps:cNvSpPr/>
                        <wps:spPr>
                          <a:xfrm>
                            <a:off x="4918913"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47" name="Graphic 47"/>
                        <wps:cNvSpPr/>
                        <wps:spPr>
                          <a:xfrm>
                            <a:off x="4918913"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5153609"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49" name="Graphic 49"/>
                        <wps:cNvSpPr/>
                        <wps:spPr>
                          <a:xfrm>
                            <a:off x="5153609"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5388305"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51" name="Graphic 51"/>
                        <wps:cNvSpPr/>
                        <wps:spPr>
                          <a:xfrm>
                            <a:off x="5388305"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5623001"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53" name="Graphic 53"/>
                        <wps:cNvSpPr/>
                        <wps:spPr>
                          <a:xfrm>
                            <a:off x="5623001"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5857697"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55" name="Graphic 55"/>
                        <wps:cNvSpPr/>
                        <wps:spPr>
                          <a:xfrm>
                            <a:off x="5857697"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228600" y="40005"/>
                            <a:ext cx="231775" cy="58419"/>
                          </a:xfrm>
                          <a:custGeom>
                            <a:avLst/>
                            <a:gdLst/>
                            <a:ahLst/>
                            <a:cxnLst/>
                            <a:rect l="l" t="t" r="r" b="b"/>
                            <a:pathLst>
                              <a:path w="231775" h="58419">
                                <a:moveTo>
                                  <a:pt x="231647" y="0"/>
                                </a:moveTo>
                                <a:lnTo>
                                  <a:pt x="0" y="0"/>
                                </a:lnTo>
                                <a:lnTo>
                                  <a:pt x="0" y="58216"/>
                                </a:lnTo>
                                <a:lnTo>
                                  <a:pt x="231647" y="58216"/>
                                </a:lnTo>
                                <a:lnTo>
                                  <a:pt x="231647" y="0"/>
                                </a:lnTo>
                                <a:close/>
                              </a:path>
                            </a:pathLst>
                          </a:custGeom>
                          <a:solidFill>
                            <a:srgbClr val="000080"/>
                          </a:solidFill>
                        </wps:spPr>
                        <wps:bodyPr wrap="square" lIns="0" tIns="0" rIns="0" bIns="0" rtlCol="0">
                          <a:prstTxWarp prst="textNoShape">
                            <a:avLst/>
                          </a:prstTxWarp>
                          <a:noAutofit/>
                        </wps:bodyPr>
                      </wps:wsp>
                      <wps:wsp>
                        <wps:cNvPr id="57" name="Graphic 57"/>
                        <wps:cNvSpPr/>
                        <wps:spPr>
                          <a:xfrm>
                            <a:off x="228600" y="25"/>
                            <a:ext cx="231775" cy="8890"/>
                          </a:xfrm>
                          <a:custGeom>
                            <a:avLst/>
                            <a:gdLst/>
                            <a:ahLst/>
                            <a:cxnLst/>
                            <a:rect l="l" t="t" r="r" b="b"/>
                            <a:pathLst>
                              <a:path w="231775" h="8890">
                                <a:moveTo>
                                  <a:pt x="231647" y="0"/>
                                </a:moveTo>
                                <a:lnTo>
                                  <a:pt x="0" y="0"/>
                                </a:lnTo>
                                <a:lnTo>
                                  <a:pt x="0" y="8534"/>
                                </a:lnTo>
                                <a:lnTo>
                                  <a:pt x="231647" y="8534"/>
                                </a:lnTo>
                                <a:lnTo>
                                  <a:pt x="231647" y="0"/>
                                </a:lnTo>
                                <a:close/>
                              </a:path>
                            </a:pathLst>
                          </a:custGeom>
                          <a:solidFill>
                            <a:srgbClr val="000000"/>
                          </a:solidFill>
                        </wps:spPr>
                        <wps:bodyPr wrap="square" lIns="0" tIns="0" rIns="0" bIns="0" rtlCol="0">
                          <a:prstTxWarp prst="textNoShape">
                            <a:avLst/>
                          </a:prstTxWarp>
                          <a:noAutofit/>
                        </wps:bodyPr>
                      </wps:wsp>
                      <wps:wsp>
                        <wps:cNvPr id="58" name="Graphic 58"/>
                        <wps:cNvSpPr/>
                        <wps:spPr>
                          <a:xfrm>
                            <a:off x="461772" y="40005"/>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59" name="Graphic 59"/>
                        <wps:cNvSpPr/>
                        <wps:spPr>
                          <a:xfrm>
                            <a:off x="461772" y="25"/>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694893" y="40005"/>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61" name="Graphic 61"/>
                        <wps:cNvSpPr/>
                        <wps:spPr>
                          <a:xfrm>
                            <a:off x="694893" y="25"/>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928065"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63" name="Graphic 63"/>
                        <wps:cNvSpPr/>
                        <wps:spPr>
                          <a:xfrm>
                            <a:off x="928065"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1162761"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65" name="Graphic 65"/>
                        <wps:cNvSpPr/>
                        <wps:spPr>
                          <a:xfrm>
                            <a:off x="1162761"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1397838" y="40005"/>
                            <a:ext cx="233679" cy="58419"/>
                          </a:xfrm>
                          <a:custGeom>
                            <a:avLst/>
                            <a:gdLst/>
                            <a:ahLst/>
                            <a:cxnLst/>
                            <a:rect l="l" t="t" r="r" b="b"/>
                            <a:pathLst>
                              <a:path w="233679" h="58419">
                                <a:moveTo>
                                  <a:pt x="233171" y="0"/>
                                </a:moveTo>
                                <a:lnTo>
                                  <a:pt x="0" y="0"/>
                                </a:lnTo>
                                <a:lnTo>
                                  <a:pt x="0" y="58216"/>
                                </a:lnTo>
                                <a:lnTo>
                                  <a:pt x="233171" y="58216"/>
                                </a:lnTo>
                                <a:lnTo>
                                  <a:pt x="233171" y="0"/>
                                </a:lnTo>
                                <a:close/>
                              </a:path>
                            </a:pathLst>
                          </a:custGeom>
                          <a:solidFill>
                            <a:srgbClr val="000080"/>
                          </a:solidFill>
                        </wps:spPr>
                        <wps:bodyPr wrap="square" lIns="0" tIns="0" rIns="0" bIns="0" rtlCol="0">
                          <a:prstTxWarp prst="textNoShape">
                            <a:avLst/>
                          </a:prstTxWarp>
                          <a:noAutofit/>
                        </wps:bodyPr>
                      </wps:wsp>
                      <wps:wsp>
                        <wps:cNvPr id="67" name="Graphic 67"/>
                        <wps:cNvSpPr/>
                        <wps:spPr>
                          <a:xfrm>
                            <a:off x="1397838" y="25"/>
                            <a:ext cx="233679" cy="8890"/>
                          </a:xfrm>
                          <a:custGeom>
                            <a:avLst/>
                            <a:gdLst/>
                            <a:ahLst/>
                            <a:cxnLst/>
                            <a:rect l="l" t="t" r="r" b="b"/>
                            <a:pathLst>
                              <a:path w="233679" h="8890">
                                <a:moveTo>
                                  <a:pt x="233171" y="0"/>
                                </a:moveTo>
                                <a:lnTo>
                                  <a:pt x="0" y="0"/>
                                </a:lnTo>
                                <a:lnTo>
                                  <a:pt x="0" y="8534"/>
                                </a:lnTo>
                                <a:lnTo>
                                  <a:pt x="233171" y="8534"/>
                                </a:lnTo>
                                <a:lnTo>
                                  <a:pt x="233171"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1632534" y="4000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69" name="Graphic 69"/>
                        <wps:cNvSpPr/>
                        <wps:spPr>
                          <a:xfrm>
                            <a:off x="1632534" y="25"/>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1867230"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71" name="Graphic 71"/>
                        <wps:cNvSpPr/>
                        <wps:spPr>
                          <a:xfrm>
                            <a:off x="1867230"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2101926"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73" name="Graphic 73"/>
                        <wps:cNvSpPr/>
                        <wps:spPr>
                          <a:xfrm>
                            <a:off x="2101926"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2336622"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75" name="Graphic 75"/>
                        <wps:cNvSpPr/>
                        <wps:spPr>
                          <a:xfrm>
                            <a:off x="2336622"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2571318"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77" name="Graphic 77"/>
                        <wps:cNvSpPr/>
                        <wps:spPr>
                          <a:xfrm>
                            <a:off x="2571318"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2806014"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79" name="Graphic 79"/>
                        <wps:cNvSpPr/>
                        <wps:spPr>
                          <a:xfrm>
                            <a:off x="2806014"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3040964" y="4000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81" name="Graphic 81"/>
                        <wps:cNvSpPr/>
                        <wps:spPr>
                          <a:xfrm>
                            <a:off x="3040964" y="25"/>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3275660" y="4000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83" name="Graphic 83"/>
                        <wps:cNvSpPr/>
                        <wps:spPr>
                          <a:xfrm>
                            <a:off x="3275660" y="25"/>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3510356"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85" name="Graphic 85"/>
                        <wps:cNvSpPr/>
                        <wps:spPr>
                          <a:xfrm>
                            <a:off x="3510356"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3745052"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87" name="Graphic 87"/>
                        <wps:cNvSpPr/>
                        <wps:spPr>
                          <a:xfrm>
                            <a:off x="3745052"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3979748"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89" name="Graphic 89"/>
                        <wps:cNvSpPr/>
                        <wps:spPr>
                          <a:xfrm>
                            <a:off x="3979748"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4214444"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91" name="Graphic 91"/>
                        <wps:cNvSpPr/>
                        <wps:spPr>
                          <a:xfrm>
                            <a:off x="4214444"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4449521" y="4000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93" name="Graphic 93"/>
                        <wps:cNvSpPr/>
                        <wps:spPr>
                          <a:xfrm>
                            <a:off x="4449521" y="25"/>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94" name="Graphic 94"/>
                        <wps:cNvSpPr/>
                        <wps:spPr>
                          <a:xfrm>
                            <a:off x="4684217" y="4000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95" name="Graphic 95"/>
                        <wps:cNvSpPr/>
                        <wps:spPr>
                          <a:xfrm>
                            <a:off x="4684217" y="25"/>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4918913"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97" name="Graphic 97"/>
                        <wps:cNvSpPr/>
                        <wps:spPr>
                          <a:xfrm>
                            <a:off x="4918913"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5153609"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99" name="Graphic 99"/>
                        <wps:cNvSpPr/>
                        <wps:spPr>
                          <a:xfrm>
                            <a:off x="5153609"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5388305"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01" name="Graphic 101"/>
                        <wps:cNvSpPr/>
                        <wps:spPr>
                          <a:xfrm>
                            <a:off x="5388305"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5623001"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03" name="Graphic 103"/>
                        <wps:cNvSpPr/>
                        <wps:spPr>
                          <a:xfrm>
                            <a:off x="5623001"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5857697"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05" name="Graphic 105"/>
                        <wps:cNvSpPr/>
                        <wps:spPr>
                          <a:xfrm>
                            <a:off x="5857697"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6092647" y="9509518"/>
                            <a:ext cx="187325" cy="187960"/>
                          </a:xfrm>
                          <a:custGeom>
                            <a:avLst/>
                            <a:gdLst/>
                            <a:ahLst/>
                            <a:cxnLst/>
                            <a:rect l="l" t="t" r="r" b="b"/>
                            <a:pathLst>
                              <a:path w="187325" h="187960">
                                <a:moveTo>
                                  <a:pt x="186880" y="0"/>
                                </a:moveTo>
                                <a:lnTo>
                                  <a:pt x="129286" y="0"/>
                                </a:lnTo>
                                <a:lnTo>
                                  <a:pt x="129286" y="129235"/>
                                </a:lnTo>
                                <a:lnTo>
                                  <a:pt x="0" y="129235"/>
                                </a:lnTo>
                                <a:lnTo>
                                  <a:pt x="0" y="187744"/>
                                </a:lnTo>
                                <a:lnTo>
                                  <a:pt x="129286" y="187744"/>
                                </a:lnTo>
                                <a:lnTo>
                                  <a:pt x="186842" y="187744"/>
                                </a:lnTo>
                                <a:lnTo>
                                  <a:pt x="186880" y="0"/>
                                </a:lnTo>
                                <a:close/>
                              </a:path>
                            </a:pathLst>
                          </a:custGeom>
                          <a:solidFill>
                            <a:srgbClr val="000080"/>
                          </a:solidFill>
                        </wps:spPr>
                        <wps:bodyPr wrap="square" lIns="0" tIns="0" rIns="0" bIns="0" rtlCol="0">
                          <a:prstTxWarp prst="textNoShape">
                            <a:avLst/>
                          </a:prstTxWarp>
                          <a:noAutofit/>
                        </wps:bodyPr>
                      </wps:wsp>
                      <wps:wsp>
                        <wps:cNvPr id="107" name="Graphic 107"/>
                        <wps:cNvSpPr/>
                        <wps:spPr>
                          <a:xfrm>
                            <a:off x="6092647" y="9509505"/>
                            <a:ext cx="226695" cy="227965"/>
                          </a:xfrm>
                          <a:custGeom>
                            <a:avLst/>
                            <a:gdLst/>
                            <a:ahLst/>
                            <a:cxnLst/>
                            <a:rect l="l" t="t" r="r" b="b"/>
                            <a:pathLst>
                              <a:path w="226695" h="227965">
                                <a:moveTo>
                                  <a:pt x="37795" y="218846"/>
                                </a:moveTo>
                                <a:lnTo>
                                  <a:pt x="37769" y="89611"/>
                                </a:lnTo>
                                <a:lnTo>
                                  <a:pt x="29845" y="89611"/>
                                </a:lnTo>
                                <a:lnTo>
                                  <a:pt x="29845" y="218846"/>
                                </a:lnTo>
                                <a:lnTo>
                                  <a:pt x="0" y="218846"/>
                                </a:lnTo>
                                <a:lnTo>
                                  <a:pt x="0" y="227380"/>
                                </a:lnTo>
                                <a:lnTo>
                                  <a:pt x="29845" y="227380"/>
                                </a:lnTo>
                                <a:lnTo>
                                  <a:pt x="37769" y="227380"/>
                                </a:lnTo>
                                <a:lnTo>
                                  <a:pt x="37795" y="218846"/>
                                </a:lnTo>
                                <a:close/>
                              </a:path>
                              <a:path w="226695" h="227965">
                                <a:moveTo>
                                  <a:pt x="226479" y="0"/>
                                </a:moveTo>
                                <a:lnTo>
                                  <a:pt x="218567" y="0"/>
                                </a:lnTo>
                                <a:lnTo>
                                  <a:pt x="218567" y="39928"/>
                                </a:lnTo>
                                <a:lnTo>
                                  <a:pt x="87426" y="39928"/>
                                </a:lnTo>
                                <a:lnTo>
                                  <a:pt x="79502" y="39928"/>
                                </a:lnTo>
                                <a:lnTo>
                                  <a:pt x="79502" y="48463"/>
                                </a:lnTo>
                                <a:lnTo>
                                  <a:pt x="79502" y="79552"/>
                                </a:lnTo>
                                <a:lnTo>
                                  <a:pt x="29845" y="79552"/>
                                </a:lnTo>
                                <a:lnTo>
                                  <a:pt x="29845" y="88087"/>
                                </a:lnTo>
                                <a:lnTo>
                                  <a:pt x="79502" y="88087"/>
                                </a:lnTo>
                                <a:lnTo>
                                  <a:pt x="79502" y="218846"/>
                                </a:lnTo>
                                <a:lnTo>
                                  <a:pt x="79502" y="227380"/>
                                </a:lnTo>
                                <a:lnTo>
                                  <a:pt x="87426" y="227380"/>
                                </a:lnTo>
                                <a:lnTo>
                                  <a:pt x="218567" y="227380"/>
                                </a:lnTo>
                                <a:lnTo>
                                  <a:pt x="226415" y="227380"/>
                                </a:lnTo>
                                <a:lnTo>
                                  <a:pt x="226479" y="89611"/>
                                </a:lnTo>
                                <a:lnTo>
                                  <a:pt x="218567" y="89611"/>
                                </a:lnTo>
                                <a:lnTo>
                                  <a:pt x="218567" y="218846"/>
                                </a:lnTo>
                                <a:lnTo>
                                  <a:pt x="87426" y="218846"/>
                                </a:lnTo>
                                <a:lnTo>
                                  <a:pt x="87426" y="88087"/>
                                </a:lnTo>
                                <a:lnTo>
                                  <a:pt x="226441" y="88087"/>
                                </a:lnTo>
                                <a:lnTo>
                                  <a:pt x="226441" y="79552"/>
                                </a:lnTo>
                                <a:lnTo>
                                  <a:pt x="87426" y="79552"/>
                                </a:lnTo>
                                <a:lnTo>
                                  <a:pt x="87426" y="48463"/>
                                </a:lnTo>
                                <a:lnTo>
                                  <a:pt x="218567" y="48463"/>
                                </a:lnTo>
                                <a:lnTo>
                                  <a:pt x="226415" y="48463"/>
                                </a:lnTo>
                                <a:lnTo>
                                  <a:pt x="226479" y="0"/>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6092647" y="39928"/>
                            <a:ext cx="187325" cy="187960"/>
                          </a:xfrm>
                          <a:custGeom>
                            <a:avLst/>
                            <a:gdLst/>
                            <a:ahLst/>
                            <a:cxnLst/>
                            <a:rect l="l" t="t" r="r" b="b"/>
                            <a:pathLst>
                              <a:path w="187325" h="187960">
                                <a:moveTo>
                                  <a:pt x="186880" y="0"/>
                                </a:moveTo>
                                <a:lnTo>
                                  <a:pt x="129286" y="0"/>
                                </a:lnTo>
                                <a:lnTo>
                                  <a:pt x="0" y="76"/>
                                </a:lnTo>
                                <a:lnTo>
                                  <a:pt x="0" y="58293"/>
                                </a:lnTo>
                                <a:lnTo>
                                  <a:pt x="129286" y="58293"/>
                                </a:lnTo>
                                <a:lnTo>
                                  <a:pt x="129286" y="187452"/>
                                </a:lnTo>
                                <a:lnTo>
                                  <a:pt x="186880" y="187452"/>
                                </a:lnTo>
                                <a:lnTo>
                                  <a:pt x="186880" y="0"/>
                                </a:lnTo>
                                <a:close/>
                              </a:path>
                            </a:pathLst>
                          </a:custGeom>
                          <a:solidFill>
                            <a:srgbClr val="000080"/>
                          </a:solidFill>
                        </wps:spPr>
                        <wps:bodyPr wrap="square" lIns="0" tIns="0" rIns="0" bIns="0" rtlCol="0">
                          <a:prstTxWarp prst="textNoShape">
                            <a:avLst/>
                          </a:prstTxWarp>
                          <a:noAutofit/>
                        </wps:bodyPr>
                      </wps:wsp>
                      <wps:wsp>
                        <wps:cNvPr id="109" name="Graphic 109"/>
                        <wps:cNvSpPr/>
                        <wps:spPr>
                          <a:xfrm>
                            <a:off x="6092647" y="24"/>
                            <a:ext cx="226695" cy="227965"/>
                          </a:xfrm>
                          <a:custGeom>
                            <a:avLst/>
                            <a:gdLst/>
                            <a:ahLst/>
                            <a:cxnLst/>
                            <a:rect l="l" t="t" r="r" b="b"/>
                            <a:pathLst>
                              <a:path w="226695" h="227965">
                                <a:moveTo>
                                  <a:pt x="226479" y="188950"/>
                                </a:moveTo>
                                <a:lnTo>
                                  <a:pt x="218567" y="188950"/>
                                </a:lnTo>
                                <a:lnTo>
                                  <a:pt x="89281" y="188976"/>
                                </a:lnTo>
                                <a:lnTo>
                                  <a:pt x="89281" y="197510"/>
                                </a:lnTo>
                                <a:lnTo>
                                  <a:pt x="218567" y="197510"/>
                                </a:lnTo>
                                <a:lnTo>
                                  <a:pt x="218567" y="227355"/>
                                </a:lnTo>
                                <a:lnTo>
                                  <a:pt x="226479" y="227355"/>
                                </a:lnTo>
                                <a:lnTo>
                                  <a:pt x="226479" y="188950"/>
                                </a:lnTo>
                                <a:close/>
                              </a:path>
                              <a:path w="226695" h="227965">
                                <a:moveTo>
                                  <a:pt x="226479" y="25"/>
                                </a:moveTo>
                                <a:lnTo>
                                  <a:pt x="89281" y="0"/>
                                </a:lnTo>
                                <a:lnTo>
                                  <a:pt x="89281" y="8534"/>
                                </a:lnTo>
                                <a:lnTo>
                                  <a:pt x="218567" y="8534"/>
                                </a:lnTo>
                                <a:lnTo>
                                  <a:pt x="218567" y="139319"/>
                                </a:lnTo>
                                <a:lnTo>
                                  <a:pt x="87426" y="139319"/>
                                </a:lnTo>
                                <a:lnTo>
                                  <a:pt x="87426" y="0"/>
                                </a:lnTo>
                                <a:lnTo>
                                  <a:pt x="79502" y="0"/>
                                </a:lnTo>
                                <a:lnTo>
                                  <a:pt x="79502" y="139319"/>
                                </a:lnTo>
                                <a:lnTo>
                                  <a:pt x="47548" y="139319"/>
                                </a:lnTo>
                                <a:lnTo>
                                  <a:pt x="47548" y="8534"/>
                                </a:lnTo>
                                <a:lnTo>
                                  <a:pt x="47548" y="25"/>
                                </a:lnTo>
                                <a:lnTo>
                                  <a:pt x="0" y="0"/>
                                </a:lnTo>
                                <a:lnTo>
                                  <a:pt x="0" y="8534"/>
                                </a:lnTo>
                                <a:lnTo>
                                  <a:pt x="39624" y="8534"/>
                                </a:lnTo>
                                <a:lnTo>
                                  <a:pt x="39624" y="139319"/>
                                </a:lnTo>
                                <a:lnTo>
                                  <a:pt x="39624" y="147853"/>
                                </a:lnTo>
                                <a:lnTo>
                                  <a:pt x="47548" y="147853"/>
                                </a:lnTo>
                                <a:lnTo>
                                  <a:pt x="79502" y="147853"/>
                                </a:lnTo>
                                <a:lnTo>
                                  <a:pt x="79502" y="197510"/>
                                </a:lnTo>
                                <a:lnTo>
                                  <a:pt x="87426" y="197510"/>
                                </a:lnTo>
                                <a:lnTo>
                                  <a:pt x="87426" y="147853"/>
                                </a:lnTo>
                                <a:lnTo>
                                  <a:pt x="218567" y="147853"/>
                                </a:lnTo>
                                <a:lnTo>
                                  <a:pt x="226466" y="147853"/>
                                </a:lnTo>
                                <a:lnTo>
                                  <a:pt x="226479" y="25"/>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6221933" y="228600"/>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11" name="Graphic 111"/>
                        <wps:cNvSpPr/>
                        <wps:spPr>
                          <a:xfrm>
                            <a:off x="6311214" y="22860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12" name="Graphic 112"/>
                        <wps:cNvSpPr/>
                        <wps:spPr>
                          <a:xfrm>
                            <a:off x="6221933" y="460248"/>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13" name="Graphic 113"/>
                        <wps:cNvSpPr/>
                        <wps:spPr>
                          <a:xfrm>
                            <a:off x="6311214" y="46024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14" name="Graphic 114"/>
                        <wps:cNvSpPr/>
                        <wps:spPr>
                          <a:xfrm>
                            <a:off x="6221933" y="692200"/>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15" name="Graphic 115"/>
                        <wps:cNvSpPr/>
                        <wps:spPr>
                          <a:xfrm>
                            <a:off x="6311214" y="692200"/>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16" name="Graphic 116"/>
                        <wps:cNvSpPr/>
                        <wps:spPr>
                          <a:xfrm>
                            <a:off x="6221933" y="923848"/>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17" name="Graphic 117"/>
                        <wps:cNvSpPr/>
                        <wps:spPr>
                          <a:xfrm>
                            <a:off x="6311214" y="923848"/>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18" name="Graphic 118"/>
                        <wps:cNvSpPr/>
                        <wps:spPr>
                          <a:xfrm>
                            <a:off x="6221933" y="1155496"/>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19" name="Graphic 119"/>
                        <wps:cNvSpPr/>
                        <wps:spPr>
                          <a:xfrm>
                            <a:off x="6311214" y="1155496"/>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20" name="Graphic 120"/>
                        <wps:cNvSpPr/>
                        <wps:spPr>
                          <a:xfrm>
                            <a:off x="6221933" y="1387144"/>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21" name="Graphic 121"/>
                        <wps:cNvSpPr/>
                        <wps:spPr>
                          <a:xfrm>
                            <a:off x="6311214" y="1387144"/>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22" name="Graphic 122"/>
                        <wps:cNvSpPr/>
                        <wps:spPr>
                          <a:xfrm>
                            <a:off x="6221933" y="1618869"/>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23" name="Graphic 123"/>
                        <wps:cNvSpPr/>
                        <wps:spPr>
                          <a:xfrm>
                            <a:off x="6311214" y="1618869"/>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24" name="Graphic 124"/>
                        <wps:cNvSpPr/>
                        <wps:spPr>
                          <a:xfrm>
                            <a:off x="6221933" y="1850517"/>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25" name="Graphic 125"/>
                        <wps:cNvSpPr/>
                        <wps:spPr>
                          <a:xfrm>
                            <a:off x="6311214" y="185051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26" name="Graphic 126"/>
                        <wps:cNvSpPr/>
                        <wps:spPr>
                          <a:xfrm>
                            <a:off x="6221933" y="2082164"/>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27" name="Graphic 127"/>
                        <wps:cNvSpPr/>
                        <wps:spPr>
                          <a:xfrm>
                            <a:off x="6311214" y="2082164"/>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28" name="Graphic 128"/>
                        <wps:cNvSpPr/>
                        <wps:spPr>
                          <a:xfrm>
                            <a:off x="6221933" y="2313813"/>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29" name="Graphic 129"/>
                        <wps:cNvSpPr/>
                        <wps:spPr>
                          <a:xfrm>
                            <a:off x="6311214" y="2313813"/>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30" name="Graphic 130"/>
                        <wps:cNvSpPr/>
                        <wps:spPr>
                          <a:xfrm>
                            <a:off x="6221933" y="2545460"/>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31" name="Graphic 131"/>
                        <wps:cNvSpPr/>
                        <wps:spPr>
                          <a:xfrm>
                            <a:off x="6311214" y="254546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32" name="Graphic 132"/>
                        <wps:cNvSpPr/>
                        <wps:spPr>
                          <a:xfrm>
                            <a:off x="6221933" y="2777108"/>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33" name="Graphic 133"/>
                        <wps:cNvSpPr/>
                        <wps:spPr>
                          <a:xfrm>
                            <a:off x="6311214" y="277710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34" name="Graphic 134"/>
                        <wps:cNvSpPr/>
                        <wps:spPr>
                          <a:xfrm>
                            <a:off x="6221933" y="3008757"/>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35" name="Graphic 135"/>
                        <wps:cNvSpPr/>
                        <wps:spPr>
                          <a:xfrm>
                            <a:off x="6311214" y="300875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36" name="Graphic 136"/>
                        <wps:cNvSpPr/>
                        <wps:spPr>
                          <a:xfrm>
                            <a:off x="6221933" y="3240709"/>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37" name="Graphic 137"/>
                        <wps:cNvSpPr/>
                        <wps:spPr>
                          <a:xfrm>
                            <a:off x="6311214" y="3240709"/>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38" name="Graphic 138"/>
                        <wps:cNvSpPr/>
                        <wps:spPr>
                          <a:xfrm>
                            <a:off x="6221933" y="3472357"/>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39" name="Graphic 139"/>
                        <wps:cNvSpPr/>
                        <wps:spPr>
                          <a:xfrm>
                            <a:off x="6311214" y="3472357"/>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40" name="Graphic 140"/>
                        <wps:cNvSpPr/>
                        <wps:spPr>
                          <a:xfrm>
                            <a:off x="6221933" y="3704005"/>
                            <a:ext cx="57785" cy="230504"/>
                          </a:xfrm>
                          <a:custGeom>
                            <a:avLst/>
                            <a:gdLst/>
                            <a:ahLst/>
                            <a:cxnLst/>
                            <a:rect l="l" t="t" r="r" b="b"/>
                            <a:pathLst>
                              <a:path w="57785" h="230504">
                                <a:moveTo>
                                  <a:pt x="57605" y="0"/>
                                </a:moveTo>
                                <a:lnTo>
                                  <a:pt x="0" y="0"/>
                                </a:lnTo>
                                <a:lnTo>
                                  <a:pt x="0" y="230123"/>
                                </a:lnTo>
                                <a:lnTo>
                                  <a:pt x="57605" y="230123"/>
                                </a:lnTo>
                                <a:lnTo>
                                  <a:pt x="57605" y="0"/>
                                </a:lnTo>
                                <a:close/>
                              </a:path>
                            </a:pathLst>
                          </a:custGeom>
                          <a:solidFill>
                            <a:srgbClr val="000080"/>
                          </a:solidFill>
                        </wps:spPr>
                        <wps:bodyPr wrap="square" lIns="0" tIns="0" rIns="0" bIns="0" rtlCol="0">
                          <a:prstTxWarp prst="textNoShape">
                            <a:avLst/>
                          </a:prstTxWarp>
                          <a:noAutofit/>
                        </wps:bodyPr>
                      </wps:wsp>
                      <wps:wsp>
                        <wps:cNvPr id="141" name="Graphic 141"/>
                        <wps:cNvSpPr/>
                        <wps:spPr>
                          <a:xfrm>
                            <a:off x="6311214" y="3704005"/>
                            <a:ext cx="8255" cy="230504"/>
                          </a:xfrm>
                          <a:custGeom>
                            <a:avLst/>
                            <a:gdLst/>
                            <a:ahLst/>
                            <a:cxnLst/>
                            <a:rect l="l" t="t" r="r" b="b"/>
                            <a:pathLst>
                              <a:path w="8255" h="230504">
                                <a:moveTo>
                                  <a:pt x="7924" y="0"/>
                                </a:moveTo>
                                <a:lnTo>
                                  <a:pt x="0" y="0"/>
                                </a:lnTo>
                                <a:lnTo>
                                  <a:pt x="0" y="230123"/>
                                </a:lnTo>
                                <a:lnTo>
                                  <a:pt x="7924" y="230123"/>
                                </a:lnTo>
                                <a:lnTo>
                                  <a:pt x="7924" y="0"/>
                                </a:lnTo>
                                <a:close/>
                              </a:path>
                            </a:pathLst>
                          </a:custGeom>
                          <a:solidFill>
                            <a:srgbClr val="000000"/>
                          </a:solidFill>
                        </wps:spPr>
                        <wps:bodyPr wrap="square" lIns="0" tIns="0" rIns="0" bIns="0" rtlCol="0">
                          <a:prstTxWarp prst="textNoShape">
                            <a:avLst/>
                          </a:prstTxWarp>
                          <a:noAutofit/>
                        </wps:bodyPr>
                      </wps:wsp>
                      <wps:wsp>
                        <wps:cNvPr id="142" name="Graphic 142"/>
                        <wps:cNvSpPr/>
                        <wps:spPr>
                          <a:xfrm>
                            <a:off x="6221933" y="3935603"/>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43" name="Graphic 143"/>
                        <wps:cNvSpPr/>
                        <wps:spPr>
                          <a:xfrm>
                            <a:off x="6311214" y="3935603"/>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44" name="Graphic 144"/>
                        <wps:cNvSpPr/>
                        <wps:spPr>
                          <a:xfrm>
                            <a:off x="6221933" y="4167251"/>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45" name="Graphic 145"/>
                        <wps:cNvSpPr/>
                        <wps:spPr>
                          <a:xfrm>
                            <a:off x="6311214" y="4167251"/>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46" name="Graphic 146"/>
                        <wps:cNvSpPr/>
                        <wps:spPr>
                          <a:xfrm>
                            <a:off x="6221933" y="4398898"/>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47" name="Graphic 147"/>
                        <wps:cNvSpPr/>
                        <wps:spPr>
                          <a:xfrm>
                            <a:off x="6311214" y="439889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48" name="Graphic 148"/>
                        <wps:cNvSpPr/>
                        <wps:spPr>
                          <a:xfrm>
                            <a:off x="6221933" y="4630546"/>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49" name="Graphic 149"/>
                        <wps:cNvSpPr/>
                        <wps:spPr>
                          <a:xfrm>
                            <a:off x="6311214" y="4630546"/>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50" name="Graphic 150"/>
                        <wps:cNvSpPr/>
                        <wps:spPr>
                          <a:xfrm>
                            <a:off x="6221933" y="4862195"/>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51" name="Graphic 151"/>
                        <wps:cNvSpPr/>
                        <wps:spPr>
                          <a:xfrm>
                            <a:off x="6311214" y="4862195"/>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52" name="Graphic 152"/>
                        <wps:cNvSpPr/>
                        <wps:spPr>
                          <a:xfrm>
                            <a:off x="6221933" y="5093842"/>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53" name="Graphic 153"/>
                        <wps:cNvSpPr/>
                        <wps:spPr>
                          <a:xfrm>
                            <a:off x="6311214" y="5093842"/>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54" name="Graphic 154"/>
                        <wps:cNvSpPr/>
                        <wps:spPr>
                          <a:xfrm>
                            <a:off x="6221933" y="5325490"/>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55" name="Graphic 155"/>
                        <wps:cNvSpPr/>
                        <wps:spPr>
                          <a:xfrm>
                            <a:off x="6311214" y="532549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56" name="Graphic 156"/>
                        <wps:cNvSpPr/>
                        <wps:spPr>
                          <a:xfrm>
                            <a:off x="6221933" y="5557443"/>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57" name="Graphic 157"/>
                        <wps:cNvSpPr/>
                        <wps:spPr>
                          <a:xfrm>
                            <a:off x="6311214" y="5557443"/>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58" name="Graphic 158"/>
                        <wps:cNvSpPr/>
                        <wps:spPr>
                          <a:xfrm>
                            <a:off x="6221933" y="5789091"/>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59" name="Graphic 159"/>
                        <wps:cNvSpPr/>
                        <wps:spPr>
                          <a:xfrm>
                            <a:off x="6311214" y="5789091"/>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60" name="Graphic 160"/>
                        <wps:cNvSpPr/>
                        <wps:spPr>
                          <a:xfrm>
                            <a:off x="6221933" y="6020739"/>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61" name="Graphic 161"/>
                        <wps:cNvSpPr/>
                        <wps:spPr>
                          <a:xfrm>
                            <a:off x="6311214" y="6020739"/>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62" name="Graphic 162"/>
                        <wps:cNvSpPr/>
                        <wps:spPr>
                          <a:xfrm>
                            <a:off x="6221933" y="6252464"/>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63" name="Graphic 163"/>
                        <wps:cNvSpPr/>
                        <wps:spPr>
                          <a:xfrm>
                            <a:off x="6311214" y="6252464"/>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64" name="Graphic 164"/>
                        <wps:cNvSpPr/>
                        <wps:spPr>
                          <a:xfrm>
                            <a:off x="6221933" y="6484111"/>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65" name="Graphic 165"/>
                        <wps:cNvSpPr/>
                        <wps:spPr>
                          <a:xfrm>
                            <a:off x="6311214" y="6484111"/>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66" name="Graphic 166"/>
                        <wps:cNvSpPr/>
                        <wps:spPr>
                          <a:xfrm>
                            <a:off x="6221933" y="6715759"/>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67" name="Graphic 167"/>
                        <wps:cNvSpPr/>
                        <wps:spPr>
                          <a:xfrm>
                            <a:off x="6311214" y="6715759"/>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68" name="Graphic 168"/>
                        <wps:cNvSpPr/>
                        <wps:spPr>
                          <a:xfrm>
                            <a:off x="6221933" y="6947407"/>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69" name="Graphic 169"/>
                        <wps:cNvSpPr/>
                        <wps:spPr>
                          <a:xfrm>
                            <a:off x="6311214" y="694740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70" name="Graphic 170"/>
                        <wps:cNvSpPr/>
                        <wps:spPr>
                          <a:xfrm>
                            <a:off x="6221933" y="7179056"/>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71" name="Graphic 171"/>
                        <wps:cNvSpPr/>
                        <wps:spPr>
                          <a:xfrm>
                            <a:off x="6311214" y="7179056"/>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72" name="Graphic 172"/>
                        <wps:cNvSpPr/>
                        <wps:spPr>
                          <a:xfrm>
                            <a:off x="6221933" y="7410704"/>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prstTxWarp prst="textNoShape">
                            <a:avLst/>
                          </a:prstTxWarp>
                          <a:noAutofit/>
                        </wps:bodyPr>
                      </wps:wsp>
                      <wps:wsp>
                        <wps:cNvPr id="173" name="Graphic 173"/>
                        <wps:cNvSpPr/>
                        <wps:spPr>
                          <a:xfrm>
                            <a:off x="6311214" y="7410704"/>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174" name="Graphic 174"/>
                        <wps:cNvSpPr/>
                        <wps:spPr>
                          <a:xfrm>
                            <a:off x="6221933" y="7643876"/>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prstTxWarp prst="textNoShape">
                            <a:avLst/>
                          </a:prstTxWarp>
                          <a:noAutofit/>
                        </wps:bodyPr>
                      </wps:wsp>
                      <wps:wsp>
                        <wps:cNvPr id="175" name="Graphic 175"/>
                        <wps:cNvSpPr/>
                        <wps:spPr>
                          <a:xfrm>
                            <a:off x="6311214" y="7643876"/>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176" name="Graphic 176"/>
                        <wps:cNvSpPr/>
                        <wps:spPr>
                          <a:xfrm>
                            <a:off x="6221933" y="7877352"/>
                            <a:ext cx="57785" cy="231775"/>
                          </a:xfrm>
                          <a:custGeom>
                            <a:avLst/>
                            <a:gdLst/>
                            <a:ahLst/>
                            <a:cxnLst/>
                            <a:rect l="l" t="t" r="r" b="b"/>
                            <a:pathLst>
                              <a:path w="57785" h="231775">
                                <a:moveTo>
                                  <a:pt x="57605" y="0"/>
                                </a:moveTo>
                                <a:lnTo>
                                  <a:pt x="0" y="0"/>
                                </a:lnTo>
                                <a:lnTo>
                                  <a:pt x="0" y="231648"/>
                                </a:lnTo>
                                <a:lnTo>
                                  <a:pt x="57605" y="231648"/>
                                </a:lnTo>
                                <a:lnTo>
                                  <a:pt x="57605" y="0"/>
                                </a:lnTo>
                                <a:close/>
                              </a:path>
                            </a:pathLst>
                          </a:custGeom>
                          <a:solidFill>
                            <a:srgbClr val="000080"/>
                          </a:solidFill>
                        </wps:spPr>
                        <wps:bodyPr wrap="square" lIns="0" tIns="0" rIns="0" bIns="0" rtlCol="0">
                          <a:prstTxWarp prst="textNoShape">
                            <a:avLst/>
                          </a:prstTxWarp>
                          <a:noAutofit/>
                        </wps:bodyPr>
                      </wps:wsp>
                      <wps:wsp>
                        <wps:cNvPr id="177" name="Graphic 177"/>
                        <wps:cNvSpPr/>
                        <wps:spPr>
                          <a:xfrm>
                            <a:off x="6311214" y="7877352"/>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0000"/>
                          </a:solidFill>
                        </wps:spPr>
                        <wps:bodyPr wrap="square" lIns="0" tIns="0" rIns="0" bIns="0" rtlCol="0">
                          <a:prstTxWarp prst="textNoShape">
                            <a:avLst/>
                          </a:prstTxWarp>
                          <a:noAutofit/>
                        </wps:bodyPr>
                      </wps:wsp>
                      <wps:wsp>
                        <wps:cNvPr id="178" name="Graphic 178"/>
                        <wps:cNvSpPr/>
                        <wps:spPr>
                          <a:xfrm>
                            <a:off x="6221933" y="8110525"/>
                            <a:ext cx="57785" cy="231775"/>
                          </a:xfrm>
                          <a:custGeom>
                            <a:avLst/>
                            <a:gdLst/>
                            <a:ahLst/>
                            <a:cxnLst/>
                            <a:rect l="l" t="t" r="r" b="b"/>
                            <a:pathLst>
                              <a:path w="57785" h="231775">
                                <a:moveTo>
                                  <a:pt x="57605" y="0"/>
                                </a:moveTo>
                                <a:lnTo>
                                  <a:pt x="0" y="0"/>
                                </a:lnTo>
                                <a:lnTo>
                                  <a:pt x="0" y="231648"/>
                                </a:lnTo>
                                <a:lnTo>
                                  <a:pt x="57605" y="231648"/>
                                </a:lnTo>
                                <a:lnTo>
                                  <a:pt x="57605" y="0"/>
                                </a:lnTo>
                                <a:close/>
                              </a:path>
                            </a:pathLst>
                          </a:custGeom>
                          <a:solidFill>
                            <a:srgbClr val="000080"/>
                          </a:solidFill>
                        </wps:spPr>
                        <wps:bodyPr wrap="square" lIns="0" tIns="0" rIns="0" bIns="0" rtlCol="0">
                          <a:prstTxWarp prst="textNoShape">
                            <a:avLst/>
                          </a:prstTxWarp>
                          <a:noAutofit/>
                        </wps:bodyPr>
                      </wps:wsp>
                      <wps:wsp>
                        <wps:cNvPr id="179" name="Graphic 179"/>
                        <wps:cNvSpPr/>
                        <wps:spPr>
                          <a:xfrm>
                            <a:off x="6311214" y="8110525"/>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0000"/>
                          </a:solidFill>
                        </wps:spPr>
                        <wps:bodyPr wrap="square" lIns="0" tIns="0" rIns="0" bIns="0" rtlCol="0">
                          <a:prstTxWarp prst="textNoShape">
                            <a:avLst/>
                          </a:prstTxWarp>
                          <a:noAutofit/>
                        </wps:bodyPr>
                      </wps:wsp>
                      <wps:wsp>
                        <wps:cNvPr id="180" name="Graphic 180"/>
                        <wps:cNvSpPr/>
                        <wps:spPr>
                          <a:xfrm>
                            <a:off x="6221933" y="8343696"/>
                            <a:ext cx="57785" cy="231775"/>
                          </a:xfrm>
                          <a:custGeom>
                            <a:avLst/>
                            <a:gdLst/>
                            <a:ahLst/>
                            <a:cxnLst/>
                            <a:rect l="l" t="t" r="r" b="b"/>
                            <a:pathLst>
                              <a:path w="57785" h="231775">
                                <a:moveTo>
                                  <a:pt x="57605" y="0"/>
                                </a:moveTo>
                                <a:lnTo>
                                  <a:pt x="0" y="0"/>
                                </a:lnTo>
                                <a:lnTo>
                                  <a:pt x="0" y="231648"/>
                                </a:lnTo>
                                <a:lnTo>
                                  <a:pt x="57605" y="231648"/>
                                </a:lnTo>
                                <a:lnTo>
                                  <a:pt x="57605" y="0"/>
                                </a:lnTo>
                                <a:close/>
                              </a:path>
                            </a:pathLst>
                          </a:custGeom>
                          <a:solidFill>
                            <a:srgbClr val="000080"/>
                          </a:solidFill>
                        </wps:spPr>
                        <wps:bodyPr wrap="square" lIns="0" tIns="0" rIns="0" bIns="0" rtlCol="0">
                          <a:prstTxWarp prst="textNoShape">
                            <a:avLst/>
                          </a:prstTxWarp>
                          <a:noAutofit/>
                        </wps:bodyPr>
                      </wps:wsp>
                      <wps:wsp>
                        <wps:cNvPr id="181" name="Graphic 181"/>
                        <wps:cNvSpPr/>
                        <wps:spPr>
                          <a:xfrm>
                            <a:off x="6311214" y="8343696"/>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0000"/>
                          </a:solidFill>
                        </wps:spPr>
                        <wps:bodyPr wrap="square" lIns="0" tIns="0" rIns="0" bIns="0" rtlCol="0">
                          <a:prstTxWarp prst="textNoShape">
                            <a:avLst/>
                          </a:prstTxWarp>
                          <a:noAutofit/>
                        </wps:bodyPr>
                      </wps:wsp>
                      <wps:wsp>
                        <wps:cNvPr id="182" name="Graphic 182"/>
                        <wps:cNvSpPr/>
                        <wps:spPr>
                          <a:xfrm>
                            <a:off x="6221933" y="8576868"/>
                            <a:ext cx="57785" cy="231775"/>
                          </a:xfrm>
                          <a:custGeom>
                            <a:avLst/>
                            <a:gdLst/>
                            <a:ahLst/>
                            <a:cxnLst/>
                            <a:rect l="l" t="t" r="r" b="b"/>
                            <a:pathLst>
                              <a:path w="57785" h="231775">
                                <a:moveTo>
                                  <a:pt x="57605" y="0"/>
                                </a:moveTo>
                                <a:lnTo>
                                  <a:pt x="0" y="0"/>
                                </a:lnTo>
                                <a:lnTo>
                                  <a:pt x="0" y="231647"/>
                                </a:lnTo>
                                <a:lnTo>
                                  <a:pt x="57605" y="231647"/>
                                </a:lnTo>
                                <a:lnTo>
                                  <a:pt x="57605" y="0"/>
                                </a:lnTo>
                                <a:close/>
                              </a:path>
                            </a:pathLst>
                          </a:custGeom>
                          <a:solidFill>
                            <a:srgbClr val="000080"/>
                          </a:solidFill>
                        </wps:spPr>
                        <wps:bodyPr wrap="square" lIns="0" tIns="0" rIns="0" bIns="0" rtlCol="0">
                          <a:prstTxWarp prst="textNoShape">
                            <a:avLst/>
                          </a:prstTxWarp>
                          <a:noAutofit/>
                        </wps:bodyPr>
                      </wps:wsp>
                      <wps:wsp>
                        <wps:cNvPr id="183" name="Graphic 183"/>
                        <wps:cNvSpPr/>
                        <wps:spPr>
                          <a:xfrm>
                            <a:off x="6311214" y="8576868"/>
                            <a:ext cx="8255" cy="231775"/>
                          </a:xfrm>
                          <a:custGeom>
                            <a:avLst/>
                            <a:gdLst/>
                            <a:ahLst/>
                            <a:cxnLst/>
                            <a:rect l="l" t="t" r="r" b="b"/>
                            <a:pathLst>
                              <a:path w="8255" h="231775">
                                <a:moveTo>
                                  <a:pt x="7924" y="0"/>
                                </a:moveTo>
                                <a:lnTo>
                                  <a:pt x="0" y="0"/>
                                </a:lnTo>
                                <a:lnTo>
                                  <a:pt x="0" y="231647"/>
                                </a:lnTo>
                                <a:lnTo>
                                  <a:pt x="7924" y="231647"/>
                                </a:lnTo>
                                <a:lnTo>
                                  <a:pt x="7924" y="0"/>
                                </a:lnTo>
                                <a:close/>
                              </a:path>
                            </a:pathLst>
                          </a:custGeom>
                          <a:solidFill>
                            <a:srgbClr val="000000"/>
                          </a:solidFill>
                        </wps:spPr>
                        <wps:bodyPr wrap="square" lIns="0" tIns="0" rIns="0" bIns="0" rtlCol="0">
                          <a:prstTxWarp prst="textNoShape">
                            <a:avLst/>
                          </a:prstTxWarp>
                          <a:noAutofit/>
                        </wps:bodyPr>
                      </wps:wsp>
                      <wps:wsp>
                        <wps:cNvPr id="184" name="Graphic 184"/>
                        <wps:cNvSpPr/>
                        <wps:spPr>
                          <a:xfrm>
                            <a:off x="6221933" y="8809990"/>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prstTxWarp prst="textNoShape">
                            <a:avLst/>
                          </a:prstTxWarp>
                          <a:noAutofit/>
                        </wps:bodyPr>
                      </wps:wsp>
                      <wps:wsp>
                        <wps:cNvPr id="185" name="Graphic 185"/>
                        <wps:cNvSpPr/>
                        <wps:spPr>
                          <a:xfrm>
                            <a:off x="6311214" y="8809990"/>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186" name="Graphic 186"/>
                        <wps:cNvSpPr/>
                        <wps:spPr>
                          <a:xfrm>
                            <a:off x="6221933" y="9043161"/>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prstTxWarp prst="textNoShape">
                            <a:avLst/>
                          </a:prstTxWarp>
                          <a:noAutofit/>
                        </wps:bodyPr>
                      </wps:wsp>
                      <wps:wsp>
                        <wps:cNvPr id="187" name="Graphic 187"/>
                        <wps:cNvSpPr/>
                        <wps:spPr>
                          <a:xfrm>
                            <a:off x="6311214" y="9043161"/>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188" name="Graphic 188"/>
                        <wps:cNvSpPr/>
                        <wps:spPr>
                          <a:xfrm>
                            <a:off x="6221933" y="9276333"/>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prstTxWarp prst="textNoShape">
                            <a:avLst/>
                          </a:prstTxWarp>
                          <a:noAutofit/>
                        </wps:bodyPr>
                      </wps:wsp>
                      <wps:wsp>
                        <wps:cNvPr id="189" name="Graphic 189"/>
                        <wps:cNvSpPr/>
                        <wps:spPr>
                          <a:xfrm>
                            <a:off x="6311214" y="9276333"/>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190" name="Graphic 190"/>
                        <wps:cNvSpPr/>
                        <wps:spPr>
                          <a:xfrm>
                            <a:off x="39014" y="228600"/>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191" name="Graphic 191"/>
                        <wps:cNvSpPr/>
                        <wps:spPr>
                          <a:xfrm>
                            <a:off x="0" y="22860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92" name="Graphic 192"/>
                        <wps:cNvSpPr/>
                        <wps:spPr>
                          <a:xfrm>
                            <a:off x="39014" y="460248"/>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193" name="Graphic 193"/>
                        <wps:cNvSpPr/>
                        <wps:spPr>
                          <a:xfrm>
                            <a:off x="0" y="46024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94" name="Graphic 194"/>
                        <wps:cNvSpPr/>
                        <wps:spPr>
                          <a:xfrm>
                            <a:off x="39014" y="692200"/>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195" name="Graphic 195"/>
                        <wps:cNvSpPr/>
                        <wps:spPr>
                          <a:xfrm>
                            <a:off x="0" y="692200"/>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96" name="Graphic 196"/>
                        <wps:cNvSpPr/>
                        <wps:spPr>
                          <a:xfrm>
                            <a:off x="39014" y="923848"/>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197" name="Graphic 197"/>
                        <wps:cNvSpPr/>
                        <wps:spPr>
                          <a:xfrm>
                            <a:off x="0" y="923848"/>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98" name="Graphic 198"/>
                        <wps:cNvSpPr/>
                        <wps:spPr>
                          <a:xfrm>
                            <a:off x="39014" y="1155496"/>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199" name="Graphic 199"/>
                        <wps:cNvSpPr/>
                        <wps:spPr>
                          <a:xfrm>
                            <a:off x="0" y="1155496"/>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00" name="Graphic 200"/>
                        <wps:cNvSpPr/>
                        <wps:spPr>
                          <a:xfrm>
                            <a:off x="39014" y="1387144"/>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201" name="Graphic 201"/>
                        <wps:cNvSpPr/>
                        <wps:spPr>
                          <a:xfrm>
                            <a:off x="0" y="1387144"/>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02" name="Graphic 202"/>
                        <wps:cNvSpPr/>
                        <wps:spPr>
                          <a:xfrm>
                            <a:off x="39014" y="1618869"/>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03" name="Graphic 203"/>
                        <wps:cNvSpPr/>
                        <wps:spPr>
                          <a:xfrm>
                            <a:off x="0" y="1618869"/>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04" name="Graphic 204"/>
                        <wps:cNvSpPr/>
                        <wps:spPr>
                          <a:xfrm>
                            <a:off x="39014" y="1850517"/>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05" name="Graphic 205"/>
                        <wps:cNvSpPr/>
                        <wps:spPr>
                          <a:xfrm>
                            <a:off x="0" y="185051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06" name="Graphic 206"/>
                        <wps:cNvSpPr/>
                        <wps:spPr>
                          <a:xfrm>
                            <a:off x="39014" y="2082164"/>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07" name="Graphic 207"/>
                        <wps:cNvSpPr/>
                        <wps:spPr>
                          <a:xfrm>
                            <a:off x="0" y="2082164"/>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08" name="Graphic 208"/>
                        <wps:cNvSpPr/>
                        <wps:spPr>
                          <a:xfrm>
                            <a:off x="39014" y="2313813"/>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09" name="Graphic 209"/>
                        <wps:cNvSpPr/>
                        <wps:spPr>
                          <a:xfrm>
                            <a:off x="0" y="2313813"/>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10" name="Graphic 210"/>
                        <wps:cNvSpPr/>
                        <wps:spPr>
                          <a:xfrm>
                            <a:off x="39014" y="2545460"/>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11" name="Graphic 211"/>
                        <wps:cNvSpPr/>
                        <wps:spPr>
                          <a:xfrm>
                            <a:off x="0" y="254546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12" name="Graphic 212"/>
                        <wps:cNvSpPr/>
                        <wps:spPr>
                          <a:xfrm>
                            <a:off x="39014" y="2777108"/>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13" name="Graphic 213"/>
                        <wps:cNvSpPr/>
                        <wps:spPr>
                          <a:xfrm>
                            <a:off x="0" y="277710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14" name="Graphic 214"/>
                        <wps:cNvSpPr/>
                        <wps:spPr>
                          <a:xfrm>
                            <a:off x="39014" y="3008757"/>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15" name="Graphic 215"/>
                        <wps:cNvSpPr/>
                        <wps:spPr>
                          <a:xfrm>
                            <a:off x="0" y="300875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16" name="Graphic 216"/>
                        <wps:cNvSpPr/>
                        <wps:spPr>
                          <a:xfrm>
                            <a:off x="39014" y="3240709"/>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217" name="Graphic 217"/>
                        <wps:cNvSpPr/>
                        <wps:spPr>
                          <a:xfrm>
                            <a:off x="0" y="3240709"/>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18" name="Graphic 218"/>
                        <wps:cNvSpPr/>
                        <wps:spPr>
                          <a:xfrm>
                            <a:off x="39014" y="3472357"/>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219" name="Graphic 219"/>
                        <wps:cNvSpPr/>
                        <wps:spPr>
                          <a:xfrm>
                            <a:off x="0" y="3472357"/>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20" name="Graphic 220"/>
                        <wps:cNvSpPr/>
                        <wps:spPr>
                          <a:xfrm>
                            <a:off x="39014" y="3704005"/>
                            <a:ext cx="58419" cy="230504"/>
                          </a:xfrm>
                          <a:custGeom>
                            <a:avLst/>
                            <a:gdLst/>
                            <a:ahLst/>
                            <a:cxnLst/>
                            <a:rect l="l" t="t" r="r" b="b"/>
                            <a:pathLst>
                              <a:path w="58419" h="230504">
                                <a:moveTo>
                                  <a:pt x="58216" y="0"/>
                                </a:moveTo>
                                <a:lnTo>
                                  <a:pt x="0" y="0"/>
                                </a:lnTo>
                                <a:lnTo>
                                  <a:pt x="0" y="230123"/>
                                </a:lnTo>
                                <a:lnTo>
                                  <a:pt x="58216" y="230123"/>
                                </a:lnTo>
                                <a:lnTo>
                                  <a:pt x="58216" y="0"/>
                                </a:lnTo>
                                <a:close/>
                              </a:path>
                            </a:pathLst>
                          </a:custGeom>
                          <a:solidFill>
                            <a:srgbClr val="000080"/>
                          </a:solidFill>
                        </wps:spPr>
                        <wps:bodyPr wrap="square" lIns="0" tIns="0" rIns="0" bIns="0" rtlCol="0">
                          <a:prstTxWarp prst="textNoShape">
                            <a:avLst/>
                          </a:prstTxWarp>
                          <a:noAutofit/>
                        </wps:bodyPr>
                      </wps:wsp>
                      <wps:wsp>
                        <wps:cNvPr id="221" name="Graphic 221"/>
                        <wps:cNvSpPr/>
                        <wps:spPr>
                          <a:xfrm>
                            <a:off x="0" y="3704005"/>
                            <a:ext cx="8255" cy="230504"/>
                          </a:xfrm>
                          <a:custGeom>
                            <a:avLst/>
                            <a:gdLst/>
                            <a:ahLst/>
                            <a:cxnLst/>
                            <a:rect l="l" t="t" r="r" b="b"/>
                            <a:pathLst>
                              <a:path w="8255" h="230504">
                                <a:moveTo>
                                  <a:pt x="7924" y="0"/>
                                </a:moveTo>
                                <a:lnTo>
                                  <a:pt x="0" y="0"/>
                                </a:lnTo>
                                <a:lnTo>
                                  <a:pt x="0" y="230123"/>
                                </a:lnTo>
                                <a:lnTo>
                                  <a:pt x="7924" y="230123"/>
                                </a:lnTo>
                                <a:lnTo>
                                  <a:pt x="7924" y="0"/>
                                </a:lnTo>
                                <a:close/>
                              </a:path>
                            </a:pathLst>
                          </a:custGeom>
                          <a:solidFill>
                            <a:srgbClr val="000000"/>
                          </a:solidFill>
                        </wps:spPr>
                        <wps:bodyPr wrap="square" lIns="0" tIns="0" rIns="0" bIns="0" rtlCol="0">
                          <a:prstTxWarp prst="textNoShape">
                            <a:avLst/>
                          </a:prstTxWarp>
                          <a:noAutofit/>
                        </wps:bodyPr>
                      </wps:wsp>
                      <wps:wsp>
                        <wps:cNvPr id="222" name="Graphic 222"/>
                        <wps:cNvSpPr/>
                        <wps:spPr>
                          <a:xfrm>
                            <a:off x="39014" y="3935603"/>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23" name="Graphic 223"/>
                        <wps:cNvSpPr/>
                        <wps:spPr>
                          <a:xfrm>
                            <a:off x="0" y="3935603"/>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24" name="Graphic 224"/>
                        <wps:cNvSpPr/>
                        <wps:spPr>
                          <a:xfrm>
                            <a:off x="39014" y="4167251"/>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25" name="Graphic 225"/>
                        <wps:cNvSpPr/>
                        <wps:spPr>
                          <a:xfrm>
                            <a:off x="0" y="4167251"/>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26" name="Graphic 226"/>
                        <wps:cNvSpPr/>
                        <wps:spPr>
                          <a:xfrm>
                            <a:off x="39014" y="4398898"/>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27" name="Graphic 227"/>
                        <wps:cNvSpPr/>
                        <wps:spPr>
                          <a:xfrm>
                            <a:off x="0" y="439889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28" name="Graphic 228"/>
                        <wps:cNvSpPr/>
                        <wps:spPr>
                          <a:xfrm>
                            <a:off x="39014" y="4630546"/>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29" name="Graphic 229"/>
                        <wps:cNvSpPr/>
                        <wps:spPr>
                          <a:xfrm>
                            <a:off x="0" y="4630546"/>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30" name="Graphic 230"/>
                        <wps:cNvSpPr/>
                        <wps:spPr>
                          <a:xfrm>
                            <a:off x="39014" y="4862195"/>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31" name="Graphic 231"/>
                        <wps:cNvSpPr/>
                        <wps:spPr>
                          <a:xfrm>
                            <a:off x="0" y="4862195"/>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32" name="Graphic 232"/>
                        <wps:cNvSpPr/>
                        <wps:spPr>
                          <a:xfrm>
                            <a:off x="39014" y="5093842"/>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33" name="Graphic 233"/>
                        <wps:cNvSpPr/>
                        <wps:spPr>
                          <a:xfrm>
                            <a:off x="0" y="5093842"/>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34" name="Graphic 234"/>
                        <wps:cNvSpPr/>
                        <wps:spPr>
                          <a:xfrm>
                            <a:off x="39014" y="5325490"/>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35" name="Graphic 235"/>
                        <wps:cNvSpPr/>
                        <wps:spPr>
                          <a:xfrm>
                            <a:off x="0" y="532549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36" name="Graphic 236"/>
                        <wps:cNvSpPr/>
                        <wps:spPr>
                          <a:xfrm>
                            <a:off x="39014" y="5557443"/>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237" name="Graphic 237"/>
                        <wps:cNvSpPr/>
                        <wps:spPr>
                          <a:xfrm>
                            <a:off x="0" y="5557443"/>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38" name="Graphic 238"/>
                        <wps:cNvSpPr/>
                        <wps:spPr>
                          <a:xfrm>
                            <a:off x="39014" y="5789091"/>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239" name="Graphic 239"/>
                        <wps:cNvSpPr/>
                        <wps:spPr>
                          <a:xfrm>
                            <a:off x="0" y="5789091"/>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40" name="Graphic 240"/>
                        <wps:cNvSpPr/>
                        <wps:spPr>
                          <a:xfrm>
                            <a:off x="39014" y="6020739"/>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241" name="Graphic 241"/>
                        <wps:cNvSpPr/>
                        <wps:spPr>
                          <a:xfrm>
                            <a:off x="0" y="6020739"/>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42" name="Graphic 242"/>
                        <wps:cNvSpPr/>
                        <wps:spPr>
                          <a:xfrm>
                            <a:off x="39014" y="6252464"/>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43" name="Graphic 243"/>
                        <wps:cNvSpPr/>
                        <wps:spPr>
                          <a:xfrm>
                            <a:off x="0" y="6252464"/>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44" name="Graphic 244"/>
                        <wps:cNvSpPr/>
                        <wps:spPr>
                          <a:xfrm>
                            <a:off x="39014" y="6484111"/>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45" name="Graphic 245"/>
                        <wps:cNvSpPr/>
                        <wps:spPr>
                          <a:xfrm>
                            <a:off x="0" y="6484111"/>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46" name="Graphic 246"/>
                        <wps:cNvSpPr/>
                        <wps:spPr>
                          <a:xfrm>
                            <a:off x="39014" y="6715759"/>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47" name="Graphic 247"/>
                        <wps:cNvSpPr/>
                        <wps:spPr>
                          <a:xfrm>
                            <a:off x="0" y="6715759"/>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48" name="Graphic 248"/>
                        <wps:cNvSpPr/>
                        <wps:spPr>
                          <a:xfrm>
                            <a:off x="39014" y="6947407"/>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49" name="Graphic 249"/>
                        <wps:cNvSpPr/>
                        <wps:spPr>
                          <a:xfrm>
                            <a:off x="0" y="694740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50" name="Graphic 250"/>
                        <wps:cNvSpPr/>
                        <wps:spPr>
                          <a:xfrm>
                            <a:off x="39014" y="7179056"/>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51" name="Graphic 251"/>
                        <wps:cNvSpPr/>
                        <wps:spPr>
                          <a:xfrm>
                            <a:off x="0" y="7179056"/>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52" name="Graphic 252"/>
                        <wps:cNvSpPr/>
                        <wps:spPr>
                          <a:xfrm>
                            <a:off x="39014" y="7410704"/>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53" name="Graphic 253"/>
                        <wps:cNvSpPr/>
                        <wps:spPr>
                          <a:xfrm>
                            <a:off x="0" y="7410704"/>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254" name="Graphic 254"/>
                        <wps:cNvSpPr/>
                        <wps:spPr>
                          <a:xfrm>
                            <a:off x="39014" y="7643876"/>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55" name="Graphic 255"/>
                        <wps:cNvSpPr/>
                        <wps:spPr>
                          <a:xfrm>
                            <a:off x="0" y="7643876"/>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256" name="Graphic 256"/>
                        <wps:cNvSpPr/>
                        <wps:spPr>
                          <a:xfrm>
                            <a:off x="39014" y="7877352"/>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prstTxWarp prst="textNoShape">
                            <a:avLst/>
                          </a:prstTxWarp>
                          <a:noAutofit/>
                        </wps:bodyPr>
                      </wps:wsp>
                      <wps:wsp>
                        <wps:cNvPr id="257" name="Graphic 257"/>
                        <wps:cNvSpPr/>
                        <wps:spPr>
                          <a:xfrm>
                            <a:off x="0" y="7877352"/>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0000"/>
                          </a:solidFill>
                        </wps:spPr>
                        <wps:bodyPr wrap="square" lIns="0" tIns="0" rIns="0" bIns="0" rtlCol="0">
                          <a:prstTxWarp prst="textNoShape">
                            <a:avLst/>
                          </a:prstTxWarp>
                          <a:noAutofit/>
                        </wps:bodyPr>
                      </wps:wsp>
                      <wps:wsp>
                        <wps:cNvPr id="258" name="Graphic 258"/>
                        <wps:cNvSpPr/>
                        <wps:spPr>
                          <a:xfrm>
                            <a:off x="39014" y="8110525"/>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prstTxWarp prst="textNoShape">
                            <a:avLst/>
                          </a:prstTxWarp>
                          <a:noAutofit/>
                        </wps:bodyPr>
                      </wps:wsp>
                      <wps:wsp>
                        <wps:cNvPr id="259" name="Graphic 259"/>
                        <wps:cNvSpPr/>
                        <wps:spPr>
                          <a:xfrm>
                            <a:off x="0" y="8110525"/>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0000"/>
                          </a:solidFill>
                        </wps:spPr>
                        <wps:bodyPr wrap="square" lIns="0" tIns="0" rIns="0" bIns="0" rtlCol="0">
                          <a:prstTxWarp prst="textNoShape">
                            <a:avLst/>
                          </a:prstTxWarp>
                          <a:noAutofit/>
                        </wps:bodyPr>
                      </wps:wsp>
                      <wps:wsp>
                        <wps:cNvPr id="260" name="Graphic 260"/>
                        <wps:cNvSpPr/>
                        <wps:spPr>
                          <a:xfrm>
                            <a:off x="39014" y="8343696"/>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prstTxWarp prst="textNoShape">
                            <a:avLst/>
                          </a:prstTxWarp>
                          <a:noAutofit/>
                        </wps:bodyPr>
                      </wps:wsp>
                      <wps:wsp>
                        <wps:cNvPr id="261" name="Graphic 261"/>
                        <wps:cNvSpPr/>
                        <wps:spPr>
                          <a:xfrm>
                            <a:off x="0" y="8343696"/>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0000"/>
                          </a:solidFill>
                        </wps:spPr>
                        <wps:bodyPr wrap="square" lIns="0" tIns="0" rIns="0" bIns="0" rtlCol="0">
                          <a:prstTxWarp prst="textNoShape">
                            <a:avLst/>
                          </a:prstTxWarp>
                          <a:noAutofit/>
                        </wps:bodyPr>
                      </wps:wsp>
                      <wps:wsp>
                        <wps:cNvPr id="262" name="Graphic 262"/>
                        <wps:cNvSpPr/>
                        <wps:spPr>
                          <a:xfrm>
                            <a:off x="39014" y="8576868"/>
                            <a:ext cx="58419" cy="231775"/>
                          </a:xfrm>
                          <a:custGeom>
                            <a:avLst/>
                            <a:gdLst/>
                            <a:ahLst/>
                            <a:cxnLst/>
                            <a:rect l="l" t="t" r="r" b="b"/>
                            <a:pathLst>
                              <a:path w="58419" h="231775">
                                <a:moveTo>
                                  <a:pt x="58216" y="0"/>
                                </a:moveTo>
                                <a:lnTo>
                                  <a:pt x="0" y="0"/>
                                </a:lnTo>
                                <a:lnTo>
                                  <a:pt x="0" y="231647"/>
                                </a:lnTo>
                                <a:lnTo>
                                  <a:pt x="58216" y="231647"/>
                                </a:lnTo>
                                <a:lnTo>
                                  <a:pt x="58216" y="0"/>
                                </a:lnTo>
                                <a:close/>
                              </a:path>
                            </a:pathLst>
                          </a:custGeom>
                          <a:solidFill>
                            <a:srgbClr val="000080"/>
                          </a:solidFill>
                        </wps:spPr>
                        <wps:bodyPr wrap="square" lIns="0" tIns="0" rIns="0" bIns="0" rtlCol="0">
                          <a:prstTxWarp prst="textNoShape">
                            <a:avLst/>
                          </a:prstTxWarp>
                          <a:noAutofit/>
                        </wps:bodyPr>
                      </wps:wsp>
                      <wps:wsp>
                        <wps:cNvPr id="263" name="Graphic 263"/>
                        <wps:cNvSpPr/>
                        <wps:spPr>
                          <a:xfrm>
                            <a:off x="0" y="8576868"/>
                            <a:ext cx="8255" cy="231775"/>
                          </a:xfrm>
                          <a:custGeom>
                            <a:avLst/>
                            <a:gdLst/>
                            <a:ahLst/>
                            <a:cxnLst/>
                            <a:rect l="l" t="t" r="r" b="b"/>
                            <a:pathLst>
                              <a:path w="8255" h="231775">
                                <a:moveTo>
                                  <a:pt x="7924" y="0"/>
                                </a:moveTo>
                                <a:lnTo>
                                  <a:pt x="0" y="0"/>
                                </a:lnTo>
                                <a:lnTo>
                                  <a:pt x="0" y="231647"/>
                                </a:lnTo>
                                <a:lnTo>
                                  <a:pt x="7924" y="231647"/>
                                </a:lnTo>
                                <a:lnTo>
                                  <a:pt x="7924" y="0"/>
                                </a:lnTo>
                                <a:close/>
                              </a:path>
                            </a:pathLst>
                          </a:custGeom>
                          <a:solidFill>
                            <a:srgbClr val="000000"/>
                          </a:solidFill>
                        </wps:spPr>
                        <wps:bodyPr wrap="square" lIns="0" tIns="0" rIns="0" bIns="0" rtlCol="0">
                          <a:prstTxWarp prst="textNoShape">
                            <a:avLst/>
                          </a:prstTxWarp>
                          <a:noAutofit/>
                        </wps:bodyPr>
                      </wps:wsp>
                      <wps:wsp>
                        <wps:cNvPr id="264" name="Graphic 264"/>
                        <wps:cNvSpPr/>
                        <wps:spPr>
                          <a:xfrm>
                            <a:off x="39014" y="8809990"/>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65" name="Graphic 265"/>
                        <wps:cNvSpPr/>
                        <wps:spPr>
                          <a:xfrm>
                            <a:off x="0" y="8809990"/>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266" name="Graphic 266"/>
                        <wps:cNvSpPr/>
                        <wps:spPr>
                          <a:xfrm>
                            <a:off x="39014" y="9043161"/>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67" name="Graphic 267"/>
                        <wps:cNvSpPr/>
                        <wps:spPr>
                          <a:xfrm>
                            <a:off x="0" y="9043161"/>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268" name="Graphic 268"/>
                        <wps:cNvSpPr/>
                        <wps:spPr>
                          <a:xfrm>
                            <a:off x="39014" y="9276333"/>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69" name="Graphic 269"/>
                        <wps:cNvSpPr/>
                        <wps:spPr>
                          <a:xfrm>
                            <a:off x="0" y="9276333"/>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2FA655" id="Group 1" o:spid="_x0000_s1026" style="position:absolute;margin-left:0;margin-top:0;width:557.25pt;height:740.9pt;z-index:-251658240;mso-wrap-distance-left:0;mso-wrap-distance-right:0;mso-position-horizontal:left;mso-position-horizontal-relative:margin;mso-position-vertical:center;mso-position-vertical-relative:margin;mso-width-relative:margin;mso-height-relative:margin" coordsize="63194,97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">
                <v:shape id="Graphic 2" o:spid="_x0000_s1027" style="position:absolute;left:390;top:95095;width:1879;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" path="m187452,129235r-129236,l58216,,,,,129235r,58509l58216,187744r129236,l187452,129235xe" fillcolor="navy" stroked="f">
                  <v:path arrowok="t"/>
                </v:shape>
                <v:shape id="Graphic 3" o:spid="_x0000_s1028" style="position:absolute;top:95095;width:2266;height:2279;visibility:visible;mso-wrap-style:square;v-text-anchor:top" coordsize="22669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" path="m137160,29870r-129236,l7924,,,,,29870r,8534l7924,38404r129236,l137160,29870xem226466,218846r-39624,l186842,88087r,-8535l178003,79552r-31090,l146913,29870r-7925,l138988,79552r-131064,l,79552r,8535l,218846r,8534l7924,227380r129236,l137160,218846r-129236,l7924,88087r131064,l138988,227380r7925,l146913,88087r31090,l178003,218846r,8534l186842,227380r39624,l226466,218846xe" fillcolor="black" stroked="f">
                  <v:path arrowok="t"/>
                </v:shape>
                <v:shape id="Graphic 4" o:spid="_x0000_s1029" style="position:absolute;left:390;top:399;width:1879;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" path="m187452,76l58216,76,,,,58293,,187452r58216,l58216,58293r129236,l187452,76xe" fillcolor="navy" stroked="f">
                  <v:path arrowok="t"/>
                </v:shape>
                <v:shape id="Graphic 5" o:spid="_x0000_s1030" style="position:absolute;width:2266;height:2279;visibility:visible;mso-wrap-style:square;v-text-anchor:top" coordsize="22669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" path="m196596,139344r-49683,l146913,8559r,-8534l138988,,,25,,8559,,137845r7924,l7924,8559r131064,l138988,139344,,139344r,8534l138988,147878r,31039l7924,178917r-7924,l,187756r,39624l7924,227380r,-39624l138988,187756r7925,l146913,178917r,-31039l196596,147878r,-8534xem226466,25r-37795,l188671,8559r,129286l196583,137845r,-129286l226466,8559r,-8534xe" fillcolor="black" stroked="f">
                  <v:path arrowok="t"/>
                </v:shape>
                <v:shape id="Graphic 6" o:spid="_x0000_s1031" style="position:absolute;left:2286;top:96387;width:2317;height:590;visibility:visible;mso-wrap-style:square;v-text-anchor:top" coordsize="23177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" path="m231647,l,,,58521r231647,l231647,xe" fillcolor="navy" stroked="f">
                  <v:path arrowok="t"/>
                </v:shape>
                <v:shape id="Graphic 7" o:spid="_x0000_s1032" style="position:absolute;left:2286;top:97283;width:2317;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" path="m231647,l,,,8534r231647,l231647,xe" fillcolor="black" stroked="f">
                  <v:path arrowok="t"/>
                </v:shape>
                <v:shape id="Graphic 8" o:spid="_x0000_s1033" style="position:absolute;left:4617;top:96387;width:2324;height:590;visibility:visible;mso-wrap-style:square;v-text-anchor:top" coordsize="23241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" path="m231952,l,,,58521r231952,l231952,xe" fillcolor="navy" stroked="f">
                  <v:path arrowok="t"/>
                </v:shape>
                <v:shape id="Graphic 9" o:spid="_x0000_s1034" style="position:absolute;left:4617;top:97283;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" path="m231952,l,,,8534r231952,l231952,xe" fillcolor="black" stroked="f">
                  <v:path arrowok="t"/>
                </v:shape>
                <v:shape id="Graphic 10" o:spid="_x0000_s1035" style="position:absolute;left:6948;top:96387;width:2325;height:590;visibility:visible;mso-wrap-style:square;v-text-anchor:top" coordsize="23241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" path="m231952,l,,,58521r231952,l231952,xe" fillcolor="navy" stroked="f">
                  <v:path arrowok="t"/>
                </v:shape>
                <v:shape id="Graphic 11" o:spid="_x0000_s1036" style="position:absolute;left:6948;top:97283;width:2325;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" path="m231952,l,,,8534r231952,l231952,xe" fillcolor="black" stroked="f">
                  <v:path arrowok="t"/>
                </v:shape>
                <v:shape id="Graphic 12" o:spid="_x0000_s1037" style="position:absolute;left:9280;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" path="m233476,l,,,58521r233476,l233476,xe" fillcolor="navy" stroked="f">
                  <v:path arrowok="t"/>
                </v:shape>
                <v:shape id="Graphic 13" o:spid="_x0000_s1038" style="position:absolute;left:9280;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" path="m233476,l,,,8534r233476,l233476,xe" fillcolor="black" stroked="f">
                  <v:path arrowok="t"/>
                </v:shape>
                <v:shape id="Graphic 14" o:spid="_x0000_s1039" style="position:absolute;left:11627;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" path="m233476,l,,,58521r233476,l233476,xe" fillcolor="navy" stroked="f">
                  <v:path arrowok="t"/>
                </v:shape>
                <v:shape id="Graphic 15" o:spid="_x0000_s1040" style="position:absolute;left:11627;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" path="m233476,l,,,8534r233476,l233476,xe" fillcolor="black" stroked="f">
                  <v:path arrowok="t"/>
                </v:shape>
                <v:shape id="Graphic 16" o:spid="_x0000_s1041" style="position:absolute;left:13978;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" path="m233171,l,,,58521r233171,l233171,xe" fillcolor="navy" stroked="f">
                  <v:path arrowok="t"/>
                </v:shape>
                <v:shape id="Graphic 17" o:spid="_x0000_s1042" style="position:absolute;left:13978;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" path="m233171,l,,,8534r233171,l233171,xe" fillcolor="black" stroked="f">
                  <v:path arrowok="t"/>
                </v:shape>
                <v:shape id="Graphic 18" o:spid="_x0000_s1043" style="position:absolute;left:16325;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" path="m233172,l,,,58521r233172,l233172,xe" fillcolor="navy" stroked="f">
                  <v:path arrowok="t"/>
                </v:shape>
                <v:shape id="Graphic 19" o:spid="_x0000_s1044" style="position:absolute;left:16325;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" path="m233172,l,,,8534r233172,l233172,xe" fillcolor="black" stroked="f">
                  <v:path arrowok="t"/>
                </v:shape>
                <v:shape id="Graphic 20" o:spid="_x0000_s1045" style="position:absolute;left:18672;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" path="m233476,l,,,58521r233476,l233476,xe" fillcolor="navy" stroked="f">
                  <v:path arrowok="t"/>
                </v:shape>
                <v:shape id="Graphic 21" o:spid="_x0000_s1046" style="position:absolute;left:18672;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" path="m233476,l,,,8534r233476,l233476,xe" fillcolor="black" stroked="f">
                  <v:path arrowok="t"/>
                </v:shape>
                <v:shape id="Graphic 22" o:spid="_x0000_s1047" style="position:absolute;left:21019;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" path="m233476,l,,,58521r233476,l233476,xe" fillcolor="navy" stroked="f">
                  <v:path arrowok="t"/>
                </v:shape>
                <v:shape id="Graphic 23" o:spid="_x0000_s1048" style="position:absolute;left:21019;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" path="m233476,l,,,8534r233476,l233476,xe" fillcolor="black" stroked="f">
                  <v:path arrowok="t"/>
                </v:shape>
                <v:shape id="Graphic 24" o:spid="_x0000_s1049" style="position:absolute;left:23366;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" path="m233476,l,,,58521r233476,l233476,xe" fillcolor="navy" stroked="f">
                  <v:path arrowok="t"/>
                </v:shape>
                <v:shape id="Graphic 25" o:spid="_x0000_s1050" style="position:absolute;left:23366;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" path="m233476,l,,,8534r233476,l233476,xe" fillcolor="black" stroked="f">
                  <v:path arrowok="t"/>
                </v:shape>
                <v:shape id="Graphic 26" o:spid="_x0000_s1051" style="position:absolute;left:25713;top:96387;width:2336;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" path="m233476,l,,,58521r233476,l233476,xe" fillcolor="navy" stroked="f">
                  <v:path arrowok="t"/>
                </v:shape>
                <v:shape id="Graphic 27" o:spid="_x0000_s1052" style="position:absolute;left:25713;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" path="m233476,l,,,8534r233476,l233476,xe" fillcolor="black" stroked="f">
                  <v:path arrowok="t"/>
                </v:shape>
                <v:shape id="Graphic 28" o:spid="_x0000_s1053" style="position:absolute;left:28060;top:96387;width:2336;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" path="m233476,l,,,58521r233476,l233476,xe" fillcolor="navy" stroked="f">
                  <v:path arrowok="t"/>
                </v:shape>
                <v:shape id="Graphic 29" o:spid="_x0000_s1054" style="position:absolute;left:28060;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" path="m233476,l,,,8534r233476,l233476,xe" fillcolor="black" stroked="f">
                  <v:path arrowok="t"/>
                </v:shape>
                <v:shape id="Graphic 30" o:spid="_x0000_s1055" style="position:absolute;left:30409;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" path="m233172,l,,,58521r233172,l233172,xe" fillcolor="navy" stroked="f">
                  <v:path arrowok="t"/>
                </v:shape>
                <v:shape id="Graphic 31" o:spid="_x0000_s1056" style="position:absolute;left:30409;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" path="m233172,l,,,8534r233172,l233172,xe" fillcolor="black" stroked="f">
                  <v:path arrowok="t"/>
                </v:shape>
                <v:shape id="Graphic 32" o:spid="_x0000_s1057" style="position:absolute;left:32756;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" path="m233172,l,,,58521r233172,l233172,xe" fillcolor="navy" stroked="f">
                  <v:path arrowok="t"/>
                </v:shape>
                <v:shape id="Graphic 33" o:spid="_x0000_s1058" style="position:absolute;left:32756;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" path="m233172,l,,,8534r233172,l233172,xe" fillcolor="black" stroked="f">
                  <v:path arrowok="t"/>
                </v:shape>
                <v:shape id="Graphic 34" o:spid="_x0000_s1059" style="position:absolute;left:35103;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" path="m233476,l,,,58521r233476,l233476,xe" fillcolor="navy" stroked="f">
                  <v:path arrowok="t"/>
                </v:shape>
                <v:shape id="Graphic 35" o:spid="_x0000_s1060" style="position:absolute;left:35103;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" path="m233476,l,,,8534r233476,l233476,xe" fillcolor="black" stroked="f">
                  <v:path arrowok="t"/>
                </v:shape>
                <v:shape id="Graphic 36" o:spid="_x0000_s1061" style="position:absolute;left:37450;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" path="m233476,l,,,58521r233476,l233476,xe" fillcolor="navy" stroked="f">
                  <v:path arrowok="t"/>
                </v:shape>
                <v:shape id="Graphic 37" o:spid="_x0000_s1062" style="position:absolute;left:37450;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" path="m233476,l,,,8534r233476,l233476,xe" fillcolor="black" stroked="f">
                  <v:path arrowok="t"/>
                </v:shape>
                <v:shape id="Graphic 38" o:spid="_x0000_s1063" style="position:absolute;left:39797;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" path="m233476,l,,,58521r233476,l233476,xe" fillcolor="navy" stroked="f">
                  <v:path arrowok="t"/>
                </v:shape>
                <v:shape id="Graphic 39" o:spid="_x0000_s1064" style="position:absolute;left:39797;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" path="m233476,l,,,8534r233476,l233476,xe" fillcolor="black" stroked="f">
                  <v:path arrowok="t"/>
                </v:shape>
                <v:shape id="Graphic 40" o:spid="_x0000_s1065" style="position:absolute;left:42144;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" path="m233476,l,,,58521r233476,l233476,xe" fillcolor="navy" stroked="f">
                  <v:path arrowok="t"/>
                </v:shape>
                <v:shape id="Graphic 41" o:spid="_x0000_s1066" style="position:absolute;left:42144;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" path="m233476,l,,,8534r233476,l233476,xe" fillcolor="black" stroked="f">
                  <v:path arrowok="t"/>
                </v:shape>
                <v:shape id="Graphic 42" o:spid="_x0000_s1067" style="position:absolute;left:44495;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" path="m233172,l,,,58521r233172,l233172,xe" fillcolor="navy" stroked="f">
                  <v:path arrowok="t"/>
                </v:shape>
                <v:shape id="Graphic 43" o:spid="_x0000_s1068" style="position:absolute;left:44495;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" path="m233172,l,,,8534r233172,l233172,xe" fillcolor="black" stroked="f">
                  <v:path arrowok="t"/>
                </v:shape>
                <v:shape id="Graphic 44" o:spid="_x0000_s1069" style="position:absolute;left:46842;top:96387;width:2336;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" path="m233172,l,,,58521r233172,l233172,xe" fillcolor="navy" stroked="f">
                  <v:path arrowok="t"/>
                </v:shape>
                <v:shape id="Graphic 45" o:spid="_x0000_s1070" style="position:absolute;left:46842;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" path="m233172,l,,,8534r233172,l233172,xe" fillcolor="black" stroked="f">
                  <v:path arrowok="t"/>
                </v:shape>
                <v:shape id="Graphic 46" o:spid="_x0000_s1071" style="position:absolute;left:49189;top:96387;width:2336;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" path="m233476,l,,,58521r233476,l233476,xe" fillcolor="navy" stroked="f">
                  <v:path arrowok="t"/>
                </v:shape>
                <v:shape id="Graphic 47" o:spid="_x0000_s1072" style="position:absolute;left:49189;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" path="m233476,l,,,8534r233476,l233476,xe" fillcolor="black" stroked="f">
                  <v:path arrowok="t"/>
                </v:shape>
                <v:shape id="Graphic 48" o:spid="_x0000_s1073" style="position:absolute;left:51536;top:96387;width:2336;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" path="m233476,l,,,58521r233476,l233476,xe" fillcolor="navy" stroked="f">
                  <v:path arrowok="t"/>
                </v:shape>
                <v:shape id="Graphic 49" o:spid="_x0000_s1074" style="position:absolute;left:51536;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" path="m233476,l,,,8534r233476,l233476,xe" fillcolor="black" stroked="f">
                  <v:path arrowok="t"/>
                </v:shape>
                <v:shape id="Graphic 50" o:spid="_x0000_s1075" style="position:absolute;left:53883;top:96387;width:2336;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" path="m233476,l,,,58521r233476,l233476,xe" fillcolor="navy" stroked="f">
                  <v:path arrowok="t"/>
                </v:shape>
                <v:shape id="Graphic 51" o:spid="_x0000_s1076" style="position:absolute;left:53883;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" path="m233476,l,,,8534r233476,l233476,xe" fillcolor="black" stroked="f">
                  <v:path arrowok="t"/>
                </v:shape>
                <v:shape id="Graphic 52" o:spid="_x0000_s1077" style="position:absolute;left:56230;top:96387;width:2336;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" path="m233476,l,,,58521r233476,l233476,xe" fillcolor="navy" stroked="f">
                  <v:path arrowok="t"/>
                </v:shape>
                <v:shape id="Graphic 53" o:spid="_x0000_s1078" style="position:absolute;left:56230;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" path="m233476,l,,,8534r233476,l233476,xe" fillcolor="black" stroked="f">
                  <v:path arrowok="t"/>
                </v:shape>
                <v:shape id="Graphic 54" o:spid="_x0000_s1079" style="position:absolute;left:58576;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" path="m233476,l,,,58521r233476,l233476,xe" fillcolor="navy" stroked="f">
                  <v:path arrowok="t"/>
                </v:shape>
                <v:shape id="Graphic 55" o:spid="_x0000_s1080" style="position:absolute;left:58576;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" path="m233476,l,,,8534r233476,l233476,xe" fillcolor="black" stroked="f">
                  <v:path arrowok="t"/>
                </v:shape>
                <v:shape id="Graphic 56" o:spid="_x0000_s1081" style="position:absolute;left:2286;top:400;width:2317;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" path="m231647,l,,,58216r231647,l231647,xe" fillcolor="navy" stroked="f">
                  <v:path arrowok="t"/>
                </v:shape>
                <v:shape id="Graphic 57" o:spid="_x0000_s1082" style="position:absolute;left:2286;width:2317;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" path="m231647,l,,,8534r231647,l231647,xe" fillcolor="black" stroked="f">
                  <v:path arrowok="t"/>
                </v:shape>
                <v:shape id="Graphic 58" o:spid="_x0000_s1083" style="position:absolute;left:4617;top:400;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" path="m231952,l,,,58216r231952,l231952,xe" fillcolor="navy" stroked="f">
                  <v:path arrowok="t"/>
                </v:shape>
                <v:shape id="Graphic 59" o:spid="_x0000_s1084" style="position:absolute;left:4617;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" path="m231952,l,,,8534r231952,l231952,xe" fillcolor="black" stroked="f">
                  <v:path arrowok="t"/>
                </v:shape>
                <v:shape id="Graphic 60" o:spid="_x0000_s1085" style="position:absolute;left:6948;top:400;width:2325;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" path="m231952,l,,,58216r231952,l231952,xe" fillcolor="navy" stroked="f">
                  <v:path arrowok="t"/>
                </v:shape>
                <v:shape id="Graphic 61" o:spid="_x0000_s1086" style="position:absolute;left:6948;width:2325;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" path="m231952,l,,,8534r231952,l231952,xe" fillcolor="black" stroked="f">
                  <v:path arrowok="t"/>
                </v:shape>
                <v:shape id="Graphic 62" o:spid="_x0000_s1087" style="position:absolute;left:9280;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" path="m233476,l,,,58216r233476,l233476,xe" fillcolor="navy" stroked="f">
                  <v:path arrowok="t"/>
                </v:shape>
                <v:shape id="Graphic 63" o:spid="_x0000_s1088" style="position:absolute;left:9280;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" path="m233476,l,,,8534r233476,l233476,xe" fillcolor="black" stroked="f">
                  <v:path arrowok="t"/>
                </v:shape>
                <v:shape id="Graphic 64" o:spid="_x0000_s1089" style="position:absolute;left:11627;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" path="m233476,l,,,58216r233476,l233476,xe" fillcolor="navy" stroked="f">
                  <v:path arrowok="t"/>
                </v:shape>
                <v:shape id="Graphic 65" o:spid="_x0000_s1090" style="position:absolute;left:11627;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" path="m233476,l,,,8534r233476,l233476,xe" fillcolor="black" stroked="f">
                  <v:path arrowok="t"/>
                </v:shape>
                <v:shape id="Graphic 66" o:spid="_x0000_s1091" style="position:absolute;left:13978;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" path="m233171,l,,,58216r233171,l233171,xe" fillcolor="navy" stroked="f">
                  <v:path arrowok="t"/>
                </v:shape>
                <v:shape id="Graphic 67" o:spid="_x0000_s1092" style="position:absolute;left:13978;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" path="m233171,l,,,8534r233171,l233171,xe" fillcolor="black" stroked="f">
                  <v:path arrowok="t"/>
                </v:shape>
                <v:shape id="Graphic 68" o:spid="_x0000_s1093" style="position:absolute;left:16325;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" path="m233172,l,,,58216r233172,l233172,xe" fillcolor="navy" stroked="f">
                  <v:path arrowok="t"/>
                </v:shape>
                <v:shape id="Graphic 69" o:spid="_x0000_s1094" style="position:absolute;left:16325;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" path="m233172,l,,,8534r233172,l233172,xe" fillcolor="black" stroked="f">
                  <v:path arrowok="t"/>
                </v:shape>
                <v:shape id="Graphic 70" o:spid="_x0000_s1095" style="position:absolute;left:18672;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" path="m233476,l,,,58216r233476,l233476,xe" fillcolor="navy" stroked="f">
                  <v:path arrowok="t"/>
                </v:shape>
                <v:shape id="Graphic 71" o:spid="_x0000_s1096" style="position:absolute;left:1867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" path="m233476,l,,,8534r233476,l233476,xe" fillcolor="black" stroked="f">
                  <v:path arrowok="t"/>
                </v:shape>
                <v:shape id="Graphic 72" o:spid="_x0000_s1097" style="position:absolute;left:21019;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" path="m233476,l,,,58216r233476,l233476,xe" fillcolor="navy" stroked="f">
                  <v:path arrowok="t"/>
                </v:shape>
                <v:shape id="Graphic 73" o:spid="_x0000_s1098" style="position:absolute;left:2101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" path="m233476,l,,,8534r233476,l233476,xe" fillcolor="black" stroked="f">
                  <v:path arrowok="t"/>
                </v:shape>
                <v:shape id="Graphic 74" o:spid="_x0000_s1099" style="position:absolute;left:23366;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" path="m233476,l,,,58216r233476,l233476,xe" fillcolor="navy" stroked="f">
                  <v:path arrowok="t"/>
                </v:shape>
                <v:shape id="Graphic 75" o:spid="_x0000_s1100" style="position:absolute;left:23366;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" path="m233476,l,,,8534r233476,l233476,xe" fillcolor="black" stroked="f">
                  <v:path arrowok="t"/>
                </v:shape>
                <v:shape id="Graphic 76" o:spid="_x0000_s1101" style="position:absolute;left:25713;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" path="m233476,l,,,58216r233476,l233476,xe" fillcolor="navy" stroked="f">
                  <v:path arrowok="t"/>
                </v:shape>
                <v:shape id="Graphic 77" o:spid="_x0000_s1102" style="position:absolute;left:2571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" path="m233476,l,,,8534r233476,l233476,xe" fillcolor="black" stroked="f">
                  <v:path arrowok="t"/>
                </v:shape>
                <v:shape id="Graphic 78" o:spid="_x0000_s1103" style="position:absolute;left:28060;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" path="m233476,l,,,58216r233476,l233476,xe" fillcolor="navy" stroked="f">
                  <v:path arrowok="t"/>
                </v:shape>
                <v:shape id="Graphic 79" o:spid="_x0000_s1104" style="position:absolute;left:28060;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" path="m233476,l,,,8534r233476,l233476,xe" fillcolor="black" stroked="f">
                  <v:path arrowok="t"/>
                </v:shape>
                <v:shape id="Graphic 80" o:spid="_x0000_s1105" style="position:absolute;left:30409;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" path="m233172,l,,,58216r233172,l233172,xe" fillcolor="navy" stroked="f">
                  <v:path arrowok="t"/>
                </v:shape>
                <v:shape id="Graphic 81" o:spid="_x0000_s1106" style="position:absolute;left:3040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" path="m233172,l,,,8534r233172,l233172,xe" fillcolor="black" stroked="f">
                  <v:path arrowok="t"/>
                </v:shape>
                <v:shape id="Graphic 82" o:spid="_x0000_s1107" style="position:absolute;left:32756;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" path="m233172,l,,,58216r233172,l233172,xe" fillcolor="navy" stroked="f">
                  <v:path arrowok="t"/>
                </v:shape>
                <v:shape id="Graphic 83" o:spid="_x0000_s1108" style="position:absolute;left:32756;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" path="m233172,l,,,8534r233172,l233172,xe" fillcolor="black" stroked="f">
                  <v:path arrowok="t"/>
                </v:shape>
                <v:shape id="Graphic 84" o:spid="_x0000_s1109" style="position:absolute;left:35103;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" path="m233476,l,,,58216r233476,l233476,xe" fillcolor="navy" stroked="f">
                  <v:path arrowok="t"/>
                </v:shape>
                <v:shape id="Graphic 85" o:spid="_x0000_s1110" style="position:absolute;left:3510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" path="m233476,l,,,8534r233476,l233476,xe" fillcolor="black" stroked="f">
                  <v:path arrowok="t"/>
                </v:shape>
                <v:shape id="Graphic 86" o:spid="_x0000_s1111" style="position:absolute;left:37450;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" path="m233476,l,,,58216r233476,l233476,xe" fillcolor="navy" stroked="f">
                  <v:path arrowok="t"/>
                </v:shape>
                <v:shape id="Graphic 87" o:spid="_x0000_s1112" style="position:absolute;left:37450;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" path="m233476,l,,,8534r233476,l233476,xe" fillcolor="black" stroked="f">
                  <v:path arrowok="t"/>
                </v:shape>
                <v:shape id="Graphic 88" o:spid="_x0000_s1113" style="position:absolute;left:39797;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" path="m233476,l,,,58216r233476,l233476,xe" fillcolor="navy" stroked="f">
                  <v:path arrowok="t"/>
                </v:shape>
                <v:shape id="Graphic 89" o:spid="_x0000_s1114" style="position:absolute;left:39797;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" path="m233476,l,,,8534r233476,l233476,xe" fillcolor="black" stroked="f">
                  <v:path arrowok="t"/>
                </v:shape>
                <v:shape id="Graphic 90" o:spid="_x0000_s1115" style="position:absolute;left:42144;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" path="m233476,l,,,58216r233476,l233476,xe" fillcolor="navy" stroked="f">
                  <v:path arrowok="t"/>
                </v:shape>
                <v:shape id="Graphic 91" o:spid="_x0000_s1116" style="position:absolute;left:42144;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" path="m233476,l,,,8534r233476,l233476,xe" fillcolor="black" stroked="f">
                  <v:path arrowok="t"/>
                </v:shape>
                <v:shape id="Graphic 92" o:spid="_x0000_s1117" style="position:absolute;left:44495;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" path="m233172,l,,,58216r233172,l233172,xe" fillcolor="navy" stroked="f">
                  <v:path arrowok="t"/>
                </v:shape>
                <v:shape id="Graphic 93" o:spid="_x0000_s1118" style="position:absolute;left:44495;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" path="m233172,l,,,8534r233172,l233172,xe" fillcolor="black" stroked="f">
                  <v:path arrowok="t"/>
                </v:shape>
                <v:shape id="Graphic 94" o:spid="_x0000_s1119" style="position:absolute;left:46842;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" path="m233172,l,,,58216r233172,l233172,xe" fillcolor="navy" stroked="f">
                  <v:path arrowok="t"/>
                </v:shape>
                <v:shape id="Graphic 95" o:spid="_x0000_s1120" style="position:absolute;left:46842;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" path="m233172,l,,,8534r233172,l233172,xe" fillcolor="black" stroked="f">
                  <v:path arrowok="t"/>
                </v:shape>
                <v:shape id="Graphic 96" o:spid="_x0000_s1121" style="position:absolute;left:49189;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" path="m233476,l,,,58216r233476,l233476,xe" fillcolor="navy" stroked="f">
                  <v:path arrowok="t"/>
                </v:shape>
                <v:shape id="Graphic 97" o:spid="_x0000_s1122" style="position:absolute;left:49189;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" path="m233476,l,,,8534r233476,l233476,xe" fillcolor="black" stroked="f">
                  <v:path arrowok="t"/>
                </v:shape>
                <v:shape id="Graphic 98" o:spid="_x0000_s1123" style="position:absolute;left:51536;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" path="m233476,l,,,58216r233476,l233476,xe" fillcolor="navy" stroked="f">
                  <v:path arrowok="t"/>
                </v:shape>
                <v:shape id="Graphic 99" o:spid="_x0000_s1124" style="position:absolute;left:51536;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" path="m233476,l,,,8534r233476,l233476,xe" fillcolor="black" stroked="f">
                  <v:path arrowok="t"/>
                </v:shape>
                <v:shape id="Graphic 100" o:spid="_x0000_s1125" style="position:absolute;left:53883;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" path="m233476,l,,,58216r233476,l233476,xe" fillcolor="navy" stroked="f">
                  <v:path arrowok="t"/>
                </v:shape>
                <v:shape id="Graphic 101" o:spid="_x0000_s1126" style="position:absolute;left:538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" path="m233476,l,,,8534r233476,l233476,xe" fillcolor="black" stroked="f">
                  <v:path arrowok="t"/>
                </v:shape>
                <v:shape id="Graphic 102" o:spid="_x0000_s1127" style="position:absolute;left:56230;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" path="m233476,l,,,58216r233476,l233476,xe" fillcolor="navy" stroked="f">
                  <v:path arrowok="t"/>
                </v:shape>
                <v:shape id="Graphic 103" o:spid="_x0000_s1128" style="position:absolute;left:56230;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" path="m233476,l,,,8534r233476,l233476,xe" fillcolor="black" stroked="f">
                  <v:path arrowok="t"/>
                </v:shape>
                <v:shape id="Graphic 104" o:spid="_x0000_s1129" style="position:absolute;left:58576;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" path="m233476,l,,,58216r233476,l233476,xe" fillcolor="navy" stroked="f">
                  <v:path arrowok="t"/>
                </v:shape>
                <v:shape id="Graphic 105" o:spid="_x0000_s1130" style="position:absolute;left:58576;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" path="m233476,l,,,8534r233476,l233476,xe" fillcolor="black" stroked="f">
                  <v:path arrowok="t"/>
                </v:shape>
                <v:shape id="Graphic 106" o:spid="_x0000_s1131" style="position:absolute;left:60926;top:95095;width:1873;height:1879;visibility:visible;mso-wrap-style:square;v-text-anchor:top"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" path="m186880,l129286,r,129235l,129235r,58509l129286,187744r57556,l186880,xe" fillcolor="navy" stroked="f">
                  <v:path arrowok="t"/>
                </v:shape>
                <v:shape id="Graphic 107" o:spid="_x0000_s1132" style="position:absolute;left:60926;top:95095;width:2267;height:2279;visibility:visible;mso-wrap-style:square;v-text-anchor:top" coordsize="22669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" path="m37795,218846l37769,89611r-7924,l29845,218846,,218846r,8534l29845,227380r7924,l37795,218846xem226479,r-7912,l218567,39928r-131141,l79502,39928r,8535l79502,79552r-49657,l29845,88087r49657,l79502,218846r,8534l87426,227380r131141,l226415,227380r64,-137769l218567,89611r,129235l87426,218846r,-130759l226441,88087r,-8535l87426,79552r,-31089l218567,48463r7848,l226479,xe" fillcolor="black" stroked="f">
                  <v:path arrowok="t"/>
                </v:shape>
                <v:shape id="Graphic 108" o:spid="_x0000_s1133" style="position:absolute;left:60926;top:399;width:1873;height:1879;visibility:visible;mso-wrap-style:square;v-text-anchor:top"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" path="m186880,l129286,,,76,,58293r129286,l129286,187452r57594,l186880,xe" fillcolor="navy" stroked="f">
                  <v:path arrowok="t"/>
                </v:shape>
                <v:shape id="Graphic 109" o:spid="_x0000_s1134" style="position:absolute;left:60926;width:2267;height:2279;visibility:visible;mso-wrap-style:square;v-text-anchor:top" coordsize="22669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" path="m226479,188950r-7912,l89281,188976r,8534l218567,197510r,29845l226479,227355r,-38405xem226479,25l89281,r,8534l218567,8534r,130785l87426,139319,87426,,79502,r,139319l47548,139319r,-130785l47548,25,,,,8534r39624,l39624,139319r,8534l47548,147853r31954,l79502,197510r7924,l87426,147853r131141,l226466,147853,226479,25xe" fillcolor="black" stroked="f">
                  <v:path arrowok="t"/>
                </v:shape>
                <v:shape id="Graphic 110" o:spid="_x0000_s1135" style="position:absolute;left:62219;top:2286;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" path="m57605,l,,,230428r57605,l57605,xe" fillcolor="navy" stroked="f">
                  <v:path arrowok="t"/>
                </v:shape>
                <v:shape id="Graphic 111" o:spid="_x0000_s1136" style="position:absolute;left:63112;top:228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" path="m7924,l,,,230428r7924,l7924,xe" fillcolor="black" stroked="f">
                  <v:path arrowok="t"/>
                </v:shape>
                <v:shape id="Graphic 112" o:spid="_x0000_s1137" style="position:absolute;left:62219;top:460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" path="m57605,l,,,230428r57605,l57605,xe" fillcolor="navy" stroked="f">
                  <v:path arrowok="t"/>
                </v:shape>
                <v:shape id="Graphic 113" o:spid="_x0000_s1138" style="position:absolute;left:63112;top:460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" path="m7924,l,,,230428r7924,l7924,xe" fillcolor="black" stroked="f">
                  <v:path arrowok="t"/>
                </v:shape>
                <v:shape id="Graphic 114" o:spid="_x0000_s1139" style="position:absolute;left:62219;top:692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" path="m57605,l,,,230124r57605,l57605,xe" fillcolor="navy" stroked="f">
                  <v:path arrowok="t"/>
                </v:shape>
                <v:shape id="Graphic 115" o:spid="_x0000_s1140" style="position:absolute;left:63112;top:692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" path="m7924,l,,,230124r7924,l7924,xe" fillcolor="black" stroked="f">
                  <v:path arrowok="t"/>
                </v:shape>
                <v:shape id="Graphic 116" o:spid="_x0000_s1141" style="position:absolute;left:62219;top:9238;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" path="m57605,l,,,230124r57605,l57605,xe" fillcolor="navy" stroked="f">
                  <v:path arrowok="t"/>
                </v:shape>
                <v:shape id="Graphic 117" o:spid="_x0000_s1142" style="position:absolute;left:63112;top:92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" path="m7924,l,,,230124r7924,l7924,xe" fillcolor="black" stroked="f">
                  <v:path arrowok="t"/>
                </v:shape>
                <v:shape id="Graphic 118" o:spid="_x0000_s1143" style="position:absolute;left:62219;top:11554;width:578;height:2306;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" path="m57605,l,,,230124r57605,l57605,xe" fillcolor="navy" stroked="f">
                  <v:path arrowok="t"/>
                </v:shape>
                <v:shape id="Graphic 119" o:spid="_x0000_s1144" style="position:absolute;left:63112;top:11554;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" path="m7924,l,,,230124r7924,l7924,xe" fillcolor="black" stroked="f">
                  <v:path arrowok="t"/>
                </v:shape>
                <v:shape id="Graphic 120" o:spid="_x0000_s1145" style="position:absolute;left:62219;top:13871;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" path="m57605,l,,,230124r57605,l57605,xe" fillcolor="navy" stroked="f">
                  <v:path arrowok="t"/>
                </v:shape>
                <v:shape id="Graphic 121" o:spid="_x0000_s1146" style="position:absolute;left:63112;top:1387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" path="m7924,l,,,230124r7924,l7924,xe" fillcolor="black" stroked="f">
                  <v:path arrowok="t"/>
                </v:shape>
                <v:shape id="Graphic 122" o:spid="_x0000_s1147" style="position:absolute;left:62219;top:16188;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" path="m57605,l,,,230428r57605,l57605,xe" fillcolor="navy" stroked="f">
                  <v:path arrowok="t"/>
                </v:shape>
                <v:shape id="Graphic 123" o:spid="_x0000_s1148" style="position:absolute;left:63112;top:1618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" path="m7924,l,,,230428r7924,l7924,xe" fillcolor="black" stroked="f">
                  <v:path arrowok="t"/>
                </v:shape>
                <v:shape id="Graphic 124" o:spid="_x0000_s1149" style="position:absolute;left:62219;top:18505;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" path="m57605,l,,,230428r57605,l57605,xe" fillcolor="navy" stroked="f">
                  <v:path arrowok="t"/>
                </v:shape>
                <v:shape id="Graphic 125" o:spid="_x0000_s1150" style="position:absolute;left:63112;top:1850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" path="m7924,l,,,230428r7924,l7924,xe" fillcolor="black" stroked="f">
                  <v:path arrowok="t"/>
                </v:shape>
                <v:shape id="Graphic 126" o:spid="_x0000_s1151" style="position:absolute;left:62219;top:20821;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" path="m57605,l,,,230428r57605,l57605,xe" fillcolor="navy" stroked="f">
                  <v:path arrowok="t"/>
                </v:shape>
                <v:shape id="Graphic 127" o:spid="_x0000_s1152" style="position:absolute;left:63112;top:2082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" path="m7924,l,,,230428r7924,l7924,xe" fillcolor="black" stroked="f">
                  <v:path arrowok="t"/>
                </v:shape>
                <v:shape id="Graphic 128" o:spid="_x0000_s1153" style="position:absolute;left:62219;top:23138;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" path="m57605,l,,,230428r57605,l57605,xe" fillcolor="navy" stroked="f">
                  <v:path arrowok="t"/>
                </v:shape>
                <v:shape id="Graphic 129" o:spid="_x0000_s1154" style="position:absolute;left:63112;top:231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" path="m7924,l,,,230428r7924,l7924,xe" fillcolor="black" stroked="f">
                  <v:path arrowok="t"/>
                </v:shape>
                <v:shape id="Graphic 130" o:spid="_x0000_s1155" style="position:absolute;left:62219;top:2545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" path="m57605,l,,,230428r57605,l57605,xe" fillcolor="navy" stroked="f">
                  <v:path arrowok="t"/>
                </v:shape>
                <v:shape id="Graphic 131" o:spid="_x0000_s1156" style="position:absolute;left:63112;top:2545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" path="m7924,l,,,230428r7924,l7924,xe" fillcolor="black" stroked="f">
                  <v:path arrowok="t"/>
                </v:shape>
                <v:shape id="Graphic 132" o:spid="_x0000_s1157" style="position:absolute;left:62219;top:27771;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" path="m57605,l,,,230428r57605,l57605,xe" fillcolor="navy" stroked="f">
                  <v:path arrowok="t"/>
                </v:shape>
                <v:shape id="Graphic 133" o:spid="_x0000_s1158" style="position:absolute;left:63112;top:2777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" path="m7924,l,,,230428r7924,l7924,xe" fillcolor="black" stroked="f">
                  <v:path arrowok="t"/>
                </v:shape>
                <v:shape id="Graphic 134" o:spid="_x0000_s1159" style="position:absolute;left:62219;top:30087;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" path="m57605,l,,,230428r57605,l57605,xe" fillcolor="navy" stroked="f">
                  <v:path arrowok="t"/>
                </v:shape>
                <v:shape id="Graphic 135" o:spid="_x0000_s1160" style="position:absolute;left:63112;top:3008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" path="m7924,l,,,230428r7924,l7924,xe" fillcolor="black" stroked="f">
                  <v:path arrowok="t"/>
                </v:shape>
                <v:shape id="Graphic 136" o:spid="_x0000_s1161" style="position:absolute;left:62219;top:32407;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" path="m57605,l,,,230124r57605,l57605,xe" fillcolor="navy" stroked="f">
                  <v:path arrowok="t"/>
                </v:shape>
                <v:shape id="Graphic 137" o:spid="_x0000_s1162" style="position:absolute;left:63112;top:3240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" path="m7924,l,,,230124r7924,l7924,xe" fillcolor="black" stroked="f">
                  <v:path arrowok="t"/>
                </v:shape>
                <v:shape id="Graphic 138" o:spid="_x0000_s1163" style="position:absolute;left:62219;top:34723;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" path="m57605,l,,,230124r57605,l57605,xe" fillcolor="navy" stroked="f">
                  <v:path arrowok="t"/>
                </v:shape>
                <v:shape id="Graphic 139" o:spid="_x0000_s1164" style="position:absolute;left:63112;top:34723;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" path="m7924,l,,,230124r7924,l7924,xe" fillcolor="black" stroked="f">
                  <v:path arrowok="t"/>
                </v:shape>
                <v:shape id="Graphic 140" o:spid="_x0000_s1165" style="position:absolute;left:62219;top:37040;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" path="m57605,l,,,230123r57605,l57605,xe" fillcolor="navy" stroked="f">
                  <v:path arrowok="t"/>
                </v:shape>
                <v:shape id="Graphic 141" o:spid="_x0000_s1166" style="position:absolute;left:63112;top:3704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" path="m7924,l,,,230123r7924,l7924,xe" fillcolor="black" stroked="f">
                  <v:path arrowok="t"/>
                </v:shape>
                <v:shape id="Graphic 142" o:spid="_x0000_s1167" style="position:absolute;left:62219;top:39356;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" path="m57605,l,,,230428r57605,l57605,xe" fillcolor="navy" stroked="f">
                  <v:path arrowok="t"/>
                </v:shape>
                <v:shape id="Graphic 143" o:spid="_x0000_s1168" style="position:absolute;left:63112;top:3935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" path="m7924,l,,,230428r7924,l7924,xe" fillcolor="black" stroked="f">
                  <v:path arrowok="t"/>
                </v:shape>
                <v:shape id="Graphic 144" o:spid="_x0000_s1169" style="position:absolute;left:62219;top:4167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" path="m57605,l,,,230428r57605,l57605,xe" fillcolor="navy" stroked="f">
                  <v:path arrowok="t"/>
                </v:shape>
                <v:shape id="Graphic 145" o:spid="_x0000_s1170" style="position:absolute;left:63112;top:4167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" path="m7924,l,,,230428r7924,l7924,xe" fillcolor="black" stroked="f">
                  <v:path arrowok="t"/>
                </v:shape>
                <v:shape id="Graphic 146" o:spid="_x0000_s1171" style="position:absolute;left:62219;top:43988;width:578;height:2306;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" path="m57605,l,,,230428r57605,l57605,xe" fillcolor="navy" stroked="f">
                  <v:path arrowok="t"/>
                </v:shape>
                <v:shape id="Graphic 147" o:spid="_x0000_s1172" style="position:absolute;left:63112;top:43988;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" path="m7924,l,,,230428r7924,l7924,xe" fillcolor="black" stroked="f">
                  <v:path arrowok="t"/>
                </v:shape>
                <v:shape id="Graphic 148" o:spid="_x0000_s1173" style="position:absolute;left:62219;top:46305;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" path="m57605,l,,,230428r57605,l57605,xe" fillcolor="navy" stroked="f">
                  <v:path arrowok="t"/>
                </v:shape>
                <v:shape id="Graphic 149" o:spid="_x0000_s1174" style="position:absolute;left:63112;top:4630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" path="m7924,l,,,230428r7924,l7924,xe" fillcolor="black" stroked="f">
                  <v:path arrowok="t"/>
                </v:shape>
                <v:shape id="Graphic 150" o:spid="_x0000_s1175" style="position:absolute;left:62219;top:48621;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" path="m57605,l,,,230428r57605,l57605,xe" fillcolor="navy" stroked="f">
                  <v:path arrowok="t"/>
                </v:shape>
                <v:shape id="Graphic 151" o:spid="_x0000_s1176" style="position:absolute;left:63112;top:4862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" path="m7924,l,,,230428r7924,l7924,xe" fillcolor="black" stroked="f">
                  <v:path arrowok="t"/>
                </v:shape>
                <v:shape id="Graphic 152" o:spid="_x0000_s1177" style="position:absolute;left:62219;top:50938;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" path="m57605,l,,,230428r57605,l57605,xe" fillcolor="navy" stroked="f">
                  <v:path arrowok="t"/>
                </v:shape>
                <v:shape id="Graphic 153" o:spid="_x0000_s1178" style="position:absolute;left:63112;top:509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" path="m7924,l,,,230428r7924,l7924,xe" fillcolor="black" stroked="f">
                  <v:path arrowok="t"/>
                </v:shape>
                <v:shape id="Graphic 154" o:spid="_x0000_s1179" style="position:absolute;left:62219;top:5325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" path="m57605,l,,,230428r57605,l57605,xe" fillcolor="navy" stroked="f">
                  <v:path arrowok="t"/>
                </v:shape>
                <v:shape id="Graphic 155" o:spid="_x0000_s1180" style="position:absolute;left:63112;top:5325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" path="m7924,l,,,230428r7924,l7924,xe" fillcolor="black" stroked="f">
                  <v:path arrowok="t"/>
                </v:shape>
                <v:shape id="Graphic 156" o:spid="_x0000_s1181" style="position:absolute;left:62219;top:5557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" path="m57605,l,,,230124r57605,l57605,xe" fillcolor="navy" stroked="f">
                  <v:path arrowok="t"/>
                </v:shape>
                <v:shape id="Graphic 157" o:spid="_x0000_s1182" style="position:absolute;left:63112;top:5557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" path="m7924,l,,,230124r7924,l7924,xe" fillcolor="black" stroked="f">
                  <v:path arrowok="t"/>
                </v:shape>
                <v:shape id="Graphic 158" o:spid="_x0000_s1183" style="position:absolute;left:62219;top:57890;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" path="m57605,l,,,230124r57605,l57605,xe" fillcolor="navy" stroked="f">
                  <v:path arrowok="t"/>
                </v:shape>
                <v:shape id="Graphic 159" o:spid="_x0000_s1184" style="position:absolute;left:63112;top:5789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" path="m7924,l,,,230124r7924,l7924,xe" fillcolor="black" stroked="f">
                  <v:path arrowok="t"/>
                </v:shape>
                <v:shape id="Graphic 160" o:spid="_x0000_s1185" style="position:absolute;left:62219;top:60207;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" path="m57605,l,,,230124r57605,l57605,xe" fillcolor="navy" stroked="f">
                  <v:path arrowok="t"/>
                </v:shape>
                <v:shape id="Graphic 161" o:spid="_x0000_s1186" style="position:absolute;left:63112;top:6020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" path="m7924,l,,,230124r7924,l7924,xe" fillcolor="black" stroked="f">
                  <v:path arrowok="t"/>
                </v:shape>
                <v:shape id="Graphic 162" o:spid="_x0000_s1187" style="position:absolute;left:62219;top:6252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" path="m57605,l,,,230428r57605,l57605,xe" fillcolor="navy" stroked="f">
                  <v:path arrowok="t"/>
                </v:shape>
                <v:shape id="Graphic 163" o:spid="_x0000_s1188" style="position:absolute;left:63112;top:6252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" path="m7924,l,,,230428r7924,l7924,xe" fillcolor="black" stroked="f">
                  <v:path arrowok="t"/>
                </v:shape>
                <v:shape id="Graphic 164" o:spid="_x0000_s1189" style="position:absolute;left:62219;top:64841;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" path="m57605,l,,,230428r57605,l57605,xe" fillcolor="navy" stroked="f">
                  <v:path arrowok="t"/>
                </v:shape>
                <v:shape id="Graphic 165" o:spid="_x0000_s1190" style="position:absolute;left:63112;top:6484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" path="m7924,l,,,230428r7924,l7924,xe" fillcolor="black" stroked="f">
                  <v:path arrowok="t"/>
                </v:shape>
                <v:shape id="Graphic 166" o:spid="_x0000_s1191" style="position:absolute;left:62219;top:67157;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" path="m57605,l,,,230428r57605,l57605,xe" fillcolor="navy" stroked="f">
                  <v:path arrowok="t"/>
                </v:shape>
                <v:shape id="Graphic 167" o:spid="_x0000_s1192" style="position:absolute;left:63112;top:6715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" path="m7924,l,,,230428r7924,l7924,xe" fillcolor="black" stroked="f">
                  <v:path arrowok="t"/>
                </v:shape>
                <v:shape id="Graphic 168" o:spid="_x0000_s1193" style="position:absolute;left:62219;top:6947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" path="m57605,l,,,230428r57605,l57605,xe" fillcolor="navy" stroked="f">
                  <v:path arrowok="t"/>
                </v:shape>
                <v:shape id="Graphic 169" o:spid="_x0000_s1194" style="position:absolute;left:63112;top:6947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" path="m7924,l,,,230428r7924,l7924,xe" fillcolor="black" stroked="f">
                  <v:path arrowok="t"/>
                </v:shape>
                <v:shape id="Graphic 170" o:spid="_x0000_s1195" style="position:absolute;left:62219;top:71790;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" path="m57605,l,,,230428r57605,l57605,xe" fillcolor="navy" stroked="f">
                  <v:path arrowok="t"/>
                </v:shape>
                <v:shape id="Graphic 171" o:spid="_x0000_s1196" style="position:absolute;left:63112;top:7179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" path="m7924,l,,,230428r7924,l7924,xe" fillcolor="black" stroked="f">
                  <v:path arrowok="t"/>
                </v:shape>
                <v:shape id="Graphic 172" o:spid="_x0000_s1197" style="position:absolute;left:62219;top:74107;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" path="m57605,l,,,231952r57605,l57605,xe" fillcolor="navy" stroked="f">
                  <v:path arrowok="t"/>
                </v:shape>
                <v:shape id="Graphic 173" o:spid="_x0000_s1198" style="position:absolute;left:63112;top:74107;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" path="m7924,l,,,231952r7924,l7924,xe" fillcolor="black" stroked="f">
                  <v:path arrowok="t"/>
                </v:shape>
                <v:shape id="Graphic 174" o:spid="_x0000_s1199" style="position:absolute;left:62219;top:76438;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" path="m57605,l,,,231952r57605,l57605,xe" fillcolor="navy" stroked="f">
                  <v:path arrowok="t"/>
                </v:shape>
                <v:shape id="Graphic 175" o:spid="_x0000_s1200" style="position:absolute;left:63112;top:76438;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" path="m7924,l,,,231952r7924,l7924,xe" fillcolor="black" stroked="f">
                  <v:path arrowok="t"/>
                </v:shape>
                <v:shape id="Graphic 176" o:spid="_x0000_s1201" style="position:absolute;left:62219;top:78773;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" path="m57605,l,,,231648r57605,l57605,xe" fillcolor="navy" stroked="f">
                  <v:path arrowok="t"/>
                </v:shape>
                <v:shape id="Graphic 177" o:spid="_x0000_s1202" style="position:absolute;left:63112;top:78773;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" path="m7924,l,,,231648r7924,l7924,xe" fillcolor="black" stroked="f">
                  <v:path arrowok="t"/>
                </v:shape>
                <v:shape id="Graphic 178" o:spid="_x0000_s1203" style="position:absolute;left:62219;top:81105;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" path="m57605,l,,,231648r57605,l57605,xe" fillcolor="navy" stroked="f">
                  <v:path arrowok="t"/>
                </v:shape>
                <v:shape id="Graphic 179" o:spid="_x0000_s1204" style="position:absolute;left:63112;top:81105;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" path="m7924,l,,,231648r7924,l7924,xe" fillcolor="black" stroked="f">
                  <v:path arrowok="t"/>
                </v:shape>
                <v:shape id="Graphic 180" o:spid="_x0000_s1205" style="position:absolute;left:62219;top:83436;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" path="m57605,l,,,231648r57605,l57605,xe" fillcolor="navy" stroked="f">
                  <v:path arrowok="t"/>
                </v:shape>
                <v:shape id="Graphic 181" o:spid="_x0000_s1206" style="position:absolute;left:63112;top:83436;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" path="m7924,l,,,231648r7924,l7924,xe" fillcolor="black" stroked="f">
                  <v:path arrowok="t"/>
                </v:shape>
                <v:shape id="Graphic 182" o:spid="_x0000_s1207" style="position:absolute;left:62219;top:85768;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" path="m57605,l,,,231647r57605,l57605,xe" fillcolor="navy" stroked="f">
                  <v:path arrowok="t"/>
                </v:shape>
                <v:shape id="Graphic 183" o:spid="_x0000_s1208" style="position:absolute;left:63112;top:85768;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" path="m7924,l,,,231647r7924,l7924,xe" fillcolor="black" stroked="f">
                  <v:path arrowok="t"/>
                </v:shape>
                <v:shape id="Graphic 184" o:spid="_x0000_s1209" style="position:absolute;left:62219;top:88099;width:578;height:2325;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" path="m57605,l,,,231952r57605,l57605,xe" fillcolor="navy" stroked="f">
                  <v:path arrowok="t"/>
                </v:shape>
                <v:shape id="Graphic 185" o:spid="_x0000_s1210" style="position:absolute;left:63112;top:88099;width:82;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" path="m7924,l,,,231952r7924,l7924,xe" fillcolor="black" stroked="f">
                  <v:path arrowok="t"/>
                </v:shape>
                <v:shape id="Graphic 186" o:spid="_x0000_s1211" style="position:absolute;left:62219;top:90431;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" path="m57605,l,,,231952r57605,l57605,xe" fillcolor="navy" stroked="f">
                  <v:path arrowok="t"/>
                </v:shape>
                <v:shape id="Graphic 187" o:spid="_x0000_s1212" style="position:absolute;left:63112;top:90431;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" path="m7924,l,,,231952r7924,l7924,xe" fillcolor="black" stroked="f">
                  <v:path arrowok="t"/>
                </v:shape>
                <v:shape id="Graphic 188" o:spid="_x0000_s1213" style="position:absolute;left:62219;top:92763;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" path="m57605,l,,,231952r57605,l57605,xe" fillcolor="navy" stroked="f">
                  <v:path arrowok="t"/>
                </v:shape>
                <v:shape id="Graphic 189" o:spid="_x0000_s1214" style="position:absolute;left:63112;top:92763;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" path="m7924,l,,,231952r7924,l7924,xe" fillcolor="black" stroked="f">
                  <v:path arrowok="t"/>
                </v:shape>
                <v:shape id="Graphic 190" o:spid="_x0000_s1215" style="position:absolute;left:390;top:228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" path="m58216,l,,,230428r58216,l58216,xe" fillcolor="navy" stroked="f">
                  <v:path arrowok="t"/>
                </v:shape>
                <v:shape id="Graphic 191" o:spid="_x0000_s1216" style="position:absolute;top:228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" path="m7924,l,,,230428r7924,l7924,xe" fillcolor="black" stroked="f">
                  <v:path arrowok="t"/>
                </v:shape>
                <v:shape id="Graphic 192" o:spid="_x0000_s1217" style="position:absolute;left:390;top:460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" path="m58216,l,,,230428r58216,l58216,xe" fillcolor="navy" stroked="f">
                  <v:path arrowok="t"/>
                </v:shape>
                <v:shape id="Graphic 193" o:spid="_x0000_s1218" style="position:absolute;top:460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" path="m7924,l,,,230428r7924,l7924,xe" fillcolor="black" stroked="f">
                  <v:path arrowok="t"/>
                </v:shape>
                <v:shape id="Graphic 194" o:spid="_x0000_s1219" style="position:absolute;left:390;top:692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" path="m58216,l,,,230124r58216,l58216,xe" fillcolor="navy" stroked="f">
                  <v:path arrowok="t"/>
                </v:shape>
                <v:shape id="Graphic 195" o:spid="_x0000_s1220" style="position:absolute;top:692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" path="m7924,l,,,230124r7924,l7924,xe" fillcolor="black" stroked="f">
                  <v:path arrowok="t"/>
                </v:shape>
                <v:shape id="Graphic 196" o:spid="_x0000_s1221" style="position:absolute;left:390;top:923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" path="m58216,l,,,230124r58216,l58216,xe" fillcolor="navy" stroked="f">
                  <v:path arrowok="t"/>
                </v:shape>
                <v:shape id="Graphic 197" o:spid="_x0000_s1222" style="position:absolute;top:92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" path="m7924,l,,,230124r7924,l7924,xe" fillcolor="black" stroked="f">
                  <v:path arrowok="t"/>
                </v:shape>
                <v:shape id="Graphic 198" o:spid="_x0000_s1223" style="position:absolute;left:390;top:11554;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" path="m58216,l,,,230124r58216,l58216,xe" fillcolor="navy" stroked="f">
                  <v:path arrowok="t"/>
                </v:shape>
                <v:shape id="Graphic 199" o:spid="_x0000_s1224" style="position:absolute;top:11554;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" path="m7924,l,,,230124r7924,l7924,xe" fillcolor="black" stroked="f">
                  <v:path arrowok="t"/>
                </v:shape>
                <v:shape id="Graphic 200" o:spid="_x0000_s1225" style="position:absolute;left:390;top:1387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" path="m58216,l,,,230124r58216,l58216,xe" fillcolor="navy" stroked="f">
                  <v:path arrowok="t"/>
                </v:shape>
                <v:shape id="Graphic 201" o:spid="_x0000_s1226" style="position:absolute;top:1387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" path="m7924,l,,,230124r7924,l7924,xe" fillcolor="black" stroked="f">
                  <v:path arrowok="t"/>
                </v:shape>
                <v:shape id="Graphic 202" o:spid="_x0000_s1227" style="position:absolute;left:390;top:1618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" path="m58216,l,,,230428r58216,l58216,xe" fillcolor="navy" stroked="f">
                  <v:path arrowok="t"/>
                </v:shape>
                <v:shape id="Graphic 203" o:spid="_x0000_s1228" style="position:absolute;top:1618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" path="m7924,l,,,230428r7924,l7924,xe" fillcolor="black" stroked="f">
                  <v:path arrowok="t"/>
                </v:shape>
                <v:shape id="Graphic 204" o:spid="_x0000_s1229" style="position:absolute;left:390;top:1850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" path="m58216,l,,,230428r58216,l58216,xe" fillcolor="navy" stroked="f">
                  <v:path arrowok="t"/>
                </v:shape>
                <v:shape id="Graphic 205" o:spid="_x0000_s1230" style="position:absolute;top:1850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" path="m7924,l,,,230428r7924,l7924,xe" fillcolor="black" stroked="f">
                  <v:path arrowok="t"/>
                </v:shape>
                <v:shape id="Graphic 206" o:spid="_x0000_s1231" style="position:absolute;left:390;top:2082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" path="m58216,l,,,230428r58216,l58216,xe" fillcolor="navy" stroked="f">
                  <v:path arrowok="t"/>
                </v:shape>
                <v:shape id="Graphic 207" o:spid="_x0000_s1232" style="position:absolute;top:2082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" path="m7924,l,,,230428r7924,l7924,xe" fillcolor="black" stroked="f">
                  <v:path arrowok="t"/>
                </v:shape>
                <v:shape id="Graphic 208" o:spid="_x0000_s1233" style="position:absolute;left:390;top:2313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" path="m58216,l,,,230428r58216,l58216,xe" fillcolor="navy" stroked="f">
                  <v:path arrowok="t"/>
                </v:shape>
                <v:shape id="Graphic 209" o:spid="_x0000_s1234" style="position:absolute;top:231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" path="m7924,l,,,230428r7924,l7924,xe" fillcolor="black" stroked="f">
                  <v:path arrowok="t"/>
                </v:shape>
                <v:shape id="Graphic 210" o:spid="_x0000_s1235" style="position:absolute;left:390;top:2545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" path="m58216,l,,,230428r58216,l58216,xe" fillcolor="navy" stroked="f">
                  <v:path arrowok="t"/>
                </v:shape>
                <v:shape id="Graphic 211" o:spid="_x0000_s1236" style="position:absolute;top:2545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" path="m7924,l,,,230428r7924,l7924,xe" fillcolor="black" stroked="f">
                  <v:path arrowok="t"/>
                </v:shape>
                <v:shape id="Graphic 212" o:spid="_x0000_s1237" style="position:absolute;left:390;top:2777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" path="m58216,l,,,230428r58216,l58216,xe" fillcolor="navy" stroked="f">
                  <v:path arrowok="t"/>
                </v:shape>
                <v:shape id="Graphic 213" o:spid="_x0000_s1238" style="position:absolute;top:2777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" path="m7924,l,,,230428r7924,l7924,xe" fillcolor="black" stroked="f">
                  <v:path arrowok="t"/>
                </v:shape>
                <v:shape id="Graphic 214" o:spid="_x0000_s1239" style="position:absolute;left:390;top:3008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" path="m58216,l,,,230428r58216,l58216,xe" fillcolor="navy" stroked="f">
                  <v:path arrowok="t"/>
                </v:shape>
                <v:shape id="Graphic 215" o:spid="_x0000_s1240" style="position:absolute;top:3008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" path="m7924,l,,,230428r7924,l7924,xe" fillcolor="black" stroked="f">
                  <v:path arrowok="t"/>
                </v:shape>
                <v:shape id="Graphic 216" o:spid="_x0000_s1241" style="position:absolute;left:390;top:3240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" path="m58216,l,,,230124r58216,l58216,xe" fillcolor="navy" stroked="f">
                  <v:path arrowok="t"/>
                </v:shape>
                <v:shape id="Graphic 217" o:spid="_x0000_s1242" style="position:absolute;top:3240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" path="m7924,l,,,230124r7924,l7924,xe" fillcolor="black" stroked="f">
                  <v:path arrowok="t"/>
                </v:shape>
                <v:shape id="Graphic 218" o:spid="_x0000_s1243" style="position:absolute;left:390;top:3472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" path="m58216,l,,,230124r58216,l58216,xe" fillcolor="navy" stroked="f">
                  <v:path arrowok="t"/>
                </v:shape>
                <v:shape id="Graphic 219" o:spid="_x0000_s1244" style="position:absolute;top:34723;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" path="m7924,l,,,230124r7924,l7924,xe" fillcolor="black" stroked="f">
                  <v:path arrowok="t"/>
                </v:shape>
                <v:shape id="Graphic 220" o:spid="_x0000_s1245" style="position:absolute;left:390;top:3704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" path="m58216,l,,,230123r58216,l58216,xe" fillcolor="navy" stroked="f">
                  <v:path arrowok="t"/>
                </v:shape>
                <v:shape id="Graphic 221" o:spid="_x0000_s1246" style="position:absolute;top:3704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" path="m7924,l,,,230123r7924,l7924,xe" fillcolor="black" stroked="f">
                  <v:path arrowok="t"/>
                </v:shape>
                <v:shape id="Graphic 222" o:spid="_x0000_s1247" style="position:absolute;left:390;top:3935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" path="m58216,l,,,230428r58216,l58216,xe" fillcolor="navy" stroked="f">
                  <v:path arrowok="t"/>
                </v:shape>
                <v:shape id="Graphic 223" o:spid="_x0000_s1248" style="position:absolute;top:3935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" path="m7924,l,,,230428r7924,l7924,xe" fillcolor="black" stroked="f">
                  <v:path arrowok="t"/>
                </v:shape>
                <v:shape id="Graphic 224" o:spid="_x0000_s1249" style="position:absolute;left:390;top:4167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" path="m58216,l,,,230428r58216,l58216,xe" fillcolor="navy" stroked="f">
                  <v:path arrowok="t"/>
                </v:shape>
                <v:shape id="Graphic 225" o:spid="_x0000_s1250" style="position:absolute;top:4167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" path="m7924,l,,,230428r7924,l7924,xe" fillcolor="black" stroked="f">
                  <v:path arrowok="t"/>
                </v:shape>
                <v:shape id="Graphic 226" o:spid="_x0000_s1251" style="position:absolute;left:390;top:43988;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" path="m58216,l,,,230428r58216,l58216,xe" fillcolor="navy" stroked="f">
                  <v:path arrowok="t"/>
                </v:shape>
                <v:shape id="Graphic 227" o:spid="_x0000_s1252" style="position:absolute;top:43988;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" path="m7924,l,,,230428r7924,l7924,xe" fillcolor="black" stroked="f">
                  <v:path arrowok="t"/>
                </v:shape>
                <v:shape id="Graphic 228" o:spid="_x0000_s1253" style="position:absolute;left:390;top:4630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" path="m58216,l,,,230428r58216,l58216,xe" fillcolor="navy" stroked="f">
                  <v:path arrowok="t"/>
                </v:shape>
                <v:shape id="Graphic 229" o:spid="_x0000_s1254" style="position:absolute;top:4630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" path="m7924,l,,,230428r7924,l7924,xe" fillcolor="black" stroked="f">
                  <v:path arrowok="t"/>
                </v:shape>
                <v:shape id="Graphic 230" o:spid="_x0000_s1255" style="position:absolute;left:390;top:4862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" path="m58216,l,,,230428r58216,l58216,xe" fillcolor="navy" stroked="f">
                  <v:path arrowok="t"/>
                </v:shape>
                <v:shape id="Graphic 231" o:spid="_x0000_s1256" style="position:absolute;top:4862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" path="m7924,l,,,230428r7924,l7924,xe" fillcolor="black" stroked="f">
                  <v:path arrowok="t"/>
                </v:shape>
                <v:shape id="Graphic 232" o:spid="_x0000_s1257" style="position:absolute;left:390;top:5093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" path="m58216,l,,,230428r58216,l58216,xe" fillcolor="navy" stroked="f">
                  <v:path arrowok="t"/>
                </v:shape>
                <v:shape id="Graphic 233" o:spid="_x0000_s1258" style="position:absolute;top:509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" path="m7924,l,,,230428r7924,l7924,xe" fillcolor="black" stroked="f">
                  <v:path arrowok="t"/>
                </v:shape>
                <v:shape id="Graphic 234" o:spid="_x0000_s1259" style="position:absolute;left:390;top:5325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" path="m58216,l,,,230428r58216,l58216,xe" fillcolor="navy" stroked="f">
                  <v:path arrowok="t"/>
                </v:shape>
                <v:shape id="Graphic 235" o:spid="_x0000_s1260" style="position:absolute;top:5325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" path="m7924,l,,,230428r7924,l7924,xe" fillcolor="black" stroked="f">
                  <v:path arrowok="t"/>
                </v:shape>
                <v:shape id="Graphic 236" o:spid="_x0000_s1261" style="position:absolute;left:390;top:5557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" path="m58216,l,,,230124r58216,l58216,xe" fillcolor="navy" stroked="f">
                  <v:path arrowok="t"/>
                </v:shape>
                <v:shape id="Graphic 237" o:spid="_x0000_s1262" style="position:absolute;top:5557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" path="m7924,l,,,230124r7924,l7924,xe" fillcolor="black" stroked="f">
                  <v:path arrowok="t"/>
                </v:shape>
                <v:shape id="Graphic 238" o:spid="_x0000_s1263" style="position:absolute;left:390;top:5789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" path="m58216,l,,,230124r58216,l58216,xe" fillcolor="navy" stroked="f">
                  <v:path arrowok="t"/>
                </v:shape>
                <v:shape id="Graphic 239" o:spid="_x0000_s1264" style="position:absolute;top:5789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" path="m7924,l,,,230124r7924,l7924,xe" fillcolor="black" stroked="f">
                  <v:path arrowok="t"/>
                </v:shape>
                <v:shape id="Graphic 240" o:spid="_x0000_s1265" style="position:absolute;left:390;top:6020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" path="m58216,l,,,230124r58216,l58216,xe" fillcolor="navy" stroked="f">
                  <v:path arrowok="t"/>
                </v:shape>
                <v:shape id="Graphic 241" o:spid="_x0000_s1266" style="position:absolute;top:6020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" path="m7924,l,,,230124r7924,l7924,xe" fillcolor="black" stroked="f">
                  <v:path arrowok="t"/>
                </v:shape>
                <v:shape id="Graphic 242" o:spid="_x0000_s1267" style="position:absolute;left:390;top:6252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" path="m58216,l,,,230428r58216,l58216,xe" fillcolor="navy" stroked="f">
                  <v:path arrowok="t"/>
                </v:shape>
                <v:shape id="Graphic 243" o:spid="_x0000_s1268" style="position:absolute;top:6252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" path="m7924,l,,,230428r7924,l7924,xe" fillcolor="black" stroked="f">
                  <v:path arrowok="t"/>
                </v:shape>
                <v:shape id="Graphic 244" o:spid="_x0000_s1269" style="position:absolute;left:390;top:6484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" path="m58216,l,,,230428r58216,l58216,xe" fillcolor="navy" stroked="f">
                  <v:path arrowok="t"/>
                </v:shape>
                <v:shape id="Graphic 245" o:spid="_x0000_s1270" style="position:absolute;top:6484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" path="m7924,l,,,230428r7924,l7924,xe" fillcolor="black" stroked="f">
                  <v:path arrowok="t"/>
                </v:shape>
                <v:shape id="Graphic 246" o:spid="_x0000_s1271" style="position:absolute;left:390;top:6715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" path="m58216,l,,,230428r58216,l58216,xe" fillcolor="navy" stroked="f">
                  <v:path arrowok="t"/>
                </v:shape>
                <v:shape id="Graphic 247" o:spid="_x0000_s1272" style="position:absolute;top:6715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" path="m7924,l,,,230428r7924,l7924,xe" fillcolor="black" stroked="f">
                  <v:path arrowok="t"/>
                </v:shape>
                <v:shape id="Graphic 248" o:spid="_x0000_s1273" style="position:absolute;left:390;top:6947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" path="m58216,l,,,230428r58216,l58216,xe" fillcolor="navy" stroked="f">
                  <v:path arrowok="t"/>
                </v:shape>
                <v:shape id="Graphic 249" o:spid="_x0000_s1274" style="position:absolute;top:6947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" path="m7924,l,,,230428r7924,l7924,xe" fillcolor="black" stroked="f">
                  <v:path arrowok="t"/>
                </v:shape>
                <v:shape id="Graphic 250" o:spid="_x0000_s1275" style="position:absolute;left:390;top:7179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" path="m58216,l,,,230428r58216,l58216,xe" fillcolor="navy" stroked="f">
                  <v:path arrowok="t"/>
                </v:shape>
                <v:shape id="Graphic 251" o:spid="_x0000_s1276" style="position:absolute;top:7179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" path="m7924,l,,,230428r7924,l7924,xe" fillcolor="black" stroked="f">
                  <v:path arrowok="t"/>
                </v:shape>
                <v:shape id="Graphic 252" o:spid="_x0000_s1277" style="position:absolute;left:390;top:74107;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" path="m58216,l,,,231952r58216,l58216,xe" fillcolor="navy" stroked="f">
                  <v:path arrowok="t"/>
                </v:shape>
                <v:shape id="Graphic 253" o:spid="_x0000_s1278" style="position:absolute;top:74107;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" path="m7924,l,,,231952r7924,l7924,xe" fillcolor="black" stroked="f">
                  <v:path arrowok="t"/>
                </v:shape>
                <v:shape id="Graphic 254" o:spid="_x0000_s1279" style="position:absolute;left:390;top:76438;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" path="m58216,l,,,231952r58216,l58216,xe" fillcolor="navy" stroked="f">
                  <v:path arrowok="t"/>
                </v:shape>
                <v:shape id="Graphic 255" o:spid="_x0000_s1280" style="position:absolute;top:76438;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" path="m7924,l,,,231952r7924,l7924,xe" fillcolor="black" stroked="f">
                  <v:path arrowok="t"/>
                </v:shape>
                <v:shape id="Graphic 256" o:spid="_x0000_s1281" style="position:absolute;left:390;top:78773;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" path="m58216,l,,,231648r58216,l58216,xe" fillcolor="navy" stroked="f">
                  <v:path arrowok="t"/>
                </v:shape>
                <v:shape id="Graphic 257" o:spid="_x0000_s1282" style="position:absolute;top:78773;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" path="m7924,l,,,231648r7924,l7924,xe" fillcolor="black" stroked="f">
                  <v:path arrowok="t"/>
                </v:shape>
                <v:shape id="Graphic 258" o:spid="_x0000_s1283" style="position:absolute;left:390;top:81105;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" path="m58216,l,,,231648r58216,l58216,xe" fillcolor="navy" stroked="f">
                  <v:path arrowok="t"/>
                </v:shape>
                <v:shape id="Graphic 259" o:spid="_x0000_s1284" style="position:absolute;top:81105;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" path="m7924,l,,,231648r7924,l7924,xe" fillcolor="black" stroked="f">
                  <v:path arrowok="t"/>
                </v:shape>
                <v:shape id="Graphic 260" o:spid="_x0000_s1285" style="position:absolute;left:390;top:83436;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" path="m58216,l,,,231648r58216,l58216,xe" fillcolor="navy" stroked="f">
                  <v:path arrowok="t"/>
                </v:shape>
                <v:shape id="Graphic 261" o:spid="_x0000_s1286" style="position:absolute;top:83436;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" path="m7924,l,,,231648r7924,l7924,xe" fillcolor="black" stroked="f">
                  <v:path arrowok="t"/>
                </v:shape>
                <v:shape id="Graphic 262" o:spid="_x0000_s1287" style="position:absolute;left:390;top:85768;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" path="m58216,l,,,231647r58216,l58216,xe" fillcolor="navy" stroked="f">
                  <v:path arrowok="t"/>
                </v:shape>
                <v:shape id="Graphic 263" o:spid="_x0000_s1288" style="position:absolute;top:85768;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" path="m7924,l,,,231647r7924,l7924,xe" fillcolor="black" stroked="f">
                  <v:path arrowok="t"/>
                </v:shape>
                <v:shape id="Graphic 264" o:spid="_x0000_s1289" style="position:absolute;left:390;top:88099;width:584;height:2325;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" path="m58216,l,,,231952r58216,l58216,xe" fillcolor="navy" stroked="f">
                  <v:path arrowok="t"/>
                </v:shape>
                <v:shape id="Graphic 265" o:spid="_x0000_s1290" style="position:absolute;top:88099;width:82;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" path="m7924,l,,,231952r7924,l7924,xe" fillcolor="black" stroked="f">
                  <v:path arrowok="t"/>
                </v:shape>
                <v:shape id="Graphic 266" o:spid="_x0000_s1291" style="position:absolute;left:390;top:90431;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" path="m58216,l,,,231952r58216,l58216,xe" fillcolor="navy" stroked="f">
                  <v:path arrowok="t"/>
                </v:shape>
                <v:shape id="Graphic 267" o:spid="_x0000_s1292" style="position:absolute;top:90431;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" path="m7924,l,,,231952r7924,l7924,xe" fillcolor="black" stroked="f">
                  <v:path arrowok="t"/>
                </v:shape>
                <v:shape id="Graphic 268" o:spid="_x0000_s1293" style="position:absolute;left:390;top:92763;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" path="m58216,l,,,231952r58216,l58216,xe" fillcolor="navy" stroked="f">
                  <v:path arrowok="t"/>
                </v:shape>
                <v:shape id="Graphic 269" o:spid="_x0000_s1294" style="position:absolute;top:92763;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" path="m7924,l,,,231952r7924,l7924,xe" fillcolor="black" stroked="f">
                  <v:path arrowok="t"/>
                </v:shape>
                <w10:wrap anchorx="margin" anchory="margin"/>
              </v:group>
            </w:pict>
          </mc:Fallback>
        </mc:AlternateContent>
      </w:r>
      <w:r w:rsidRPr="00F5458E">
        <w:rPr>
          <w:rFonts w:cs="Times New Roman"/>
          <w:b/>
          <w:bCs/>
          <w:sz w:val="32"/>
          <w:szCs w:val="32"/>
        </w:rPr>
        <w:t>ĐẠI HỌC BÁCH KHOA HÀ NỘI</w:t>
      </w:r>
    </w:p>
    <w:p w14:paraId="732F771B" w14:textId="77777777" w:rsidR="001546EF" w:rsidRPr="00F5458E" w:rsidRDefault="001546EF" w:rsidP="001E4AE8">
      <w:pPr>
        <w:ind w:right="49"/>
        <w:jc w:val="center"/>
        <w:rPr>
          <w:rFonts w:cs="Times New Roman"/>
          <w:b/>
          <w:bCs/>
          <w:sz w:val="32"/>
          <w:szCs w:val="32"/>
        </w:rPr>
      </w:pPr>
      <w:r w:rsidRPr="00F5458E">
        <w:rPr>
          <w:rFonts w:cs="Times New Roman"/>
          <w:b/>
          <w:bCs/>
          <w:sz w:val="32"/>
          <w:szCs w:val="32"/>
        </w:rPr>
        <w:t>TRƯỜNG CÔNG NGHỆ THÔNG TIN VÀ TRUYỀN THÔNG</w:t>
      </w:r>
    </w:p>
    <w:p w14:paraId="7EF9346D" w14:textId="77777777" w:rsidR="001546EF" w:rsidRPr="00F5458E" w:rsidRDefault="001546EF" w:rsidP="001E4AE8">
      <w:pPr>
        <w:pStyle w:val="BodyText"/>
        <w:spacing w:before="0"/>
        <w:ind w:left="142" w:right="49"/>
        <w:jc w:val="center"/>
        <w:rPr>
          <w:b/>
        </w:rPr>
      </w:pPr>
    </w:p>
    <w:p w14:paraId="395D2FE9" w14:textId="77777777" w:rsidR="001546EF" w:rsidRPr="00F5458E" w:rsidRDefault="001546EF" w:rsidP="001E4AE8">
      <w:pPr>
        <w:pStyle w:val="BodyText"/>
        <w:tabs>
          <w:tab w:val="left" w:pos="5149"/>
        </w:tabs>
        <w:spacing w:before="0"/>
        <w:ind w:left="142" w:right="49"/>
        <w:jc w:val="center"/>
        <w:rPr>
          <w:b/>
          <w:lang w:val="en-US"/>
        </w:rPr>
      </w:pPr>
      <w:r w:rsidRPr="00F5458E">
        <w:rPr>
          <w:noProof/>
        </w:rPr>
        <w:drawing>
          <wp:inline distT="0" distB="0" distL="0" distR="0" wp14:anchorId="593814CE" wp14:editId="0F945C21">
            <wp:extent cx="926646" cy="1367131"/>
            <wp:effectExtent l="0" t="0" r="6985" b="5080"/>
            <wp:docPr id="1431023582"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23582" name="Picture 1" descr="A red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7327" cy="1397643"/>
                    </a:xfrm>
                    <a:prstGeom prst="rect">
                      <a:avLst/>
                    </a:prstGeom>
                  </pic:spPr>
                </pic:pic>
              </a:graphicData>
            </a:graphic>
          </wp:inline>
        </w:drawing>
      </w:r>
    </w:p>
    <w:p w14:paraId="3DE94F70" w14:textId="77777777" w:rsidR="001546EF" w:rsidRPr="00F5458E" w:rsidRDefault="001546EF" w:rsidP="001E4AE8">
      <w:pPr>
        <w:pStyle w:val="BodyText"/>
        <w:tabs>
          <w:tab w:val="left" w:pos="5149"/>
        </w:tabs>
        <w:spacing w:before="0"/>
        <w:ind w:left="142" w:right="49"/>
        <w:jc w:val="center"/>
        <w:rPr>
          <w:b/>
          <w:lang w:val="en-US"/>
        </w:rPr>
      </w:pPr>
    </w:p>
    <w:p w14:paraId="27B7EA9D" w14:textId="22071EF2" w:rsidR="001546EF" w:rsidRPr="00F5458E" w:rsidRDefault="001546EF" w:rsidP="001E4AE8">
      <w:pPr>
        <w:pStyle w:val="BodyText"/>
        <w:tabs>
          <w:tab w:val="left" w:pos="5149"/>
        </w:tabs>
        <w:spacing w:before="0"/>
        <w:ind w:left="142" w:right="49"/>
        <w:jc w:val="center"/>
        <w:rPr>
          <w:b/>
          <w:sz w:val="32"/>
          <w:szCs w:val="32"/>
          <w:lang w:val="en-US"/>
        </w:rPr>
      </w:pPr>
      <w:r w:rsidRPr="00F5458E">
        <w:rPr>
          <w:b/>
          <w:sz w:val="32"/>
          <w:szCs w:val="32"/>
          <w:lang w:val="en-US"/>
        </w:rPr>
        <w:t>BÁO CÁO BÀI TẬP LỚN</w:t>
      </w:r>
    </w:p>
    <w:p w14:paraId="4703D04A" w14:textId="77777777" w:rsidR="001546EF" w:rsidRPr="00F5458E" w:rsidRDefault="001546EF" w:rsidP="001E4AE8">
      <w:pPr>
        <w:pStyle w:val="BodyText"/>
        <w:spacing w:before="0"/>
        <w:ind w:right="49"/>
        <w:jc w:val="center"/>
        <w:rPr>
          <w:b/>
          <w:sz w:val="32"/>
          <w:szCs w:val="32"/>
        </w:rPr>
      </w:pPr>
    </w:p>
    <w:p w14:paraId="450B93BB" w14:textId="6A4E5856" w:rsidR="001546EF" w:rsidRPr="00F5458E" w:rsidRDefault="001546EF" w:rsidP="001E4AE8">
      <w:pPr>
        <w:spacing w:line="480" w:lineRule="auto"/>
        <w:ind w:left="142" w:right="49"/>
        <w:jc w:val="center"/>
        <w:rPr>
          <w:rFonts w:cs="Times New Roman"/>
          <w:b/>
          <w:bCs/>
          <w:sz w:val="32"/>
          <w:szCs w:val="32"/>
        </w:rPr>
      </w:pPr>
      <w:r w:rsidRPr="00F5458E">
        <w:rPr>
          <w:rFonts w:cs="Times New Roman"/>
          <w:b/>
          <w:bCs/>
          <w:sz w:val="32"/>
          <w:szCs w:val="32"/>
        </w:rPr>
        <w:t>PHÂN TÍCH VÀ THIẾT KẾ HỆ THỐNG</w:t>
      </w:r>
    </w:p>
    <w:p w14:paraId="41847828" w14:textId="535BA327" w:rsidR="001546EF" w:rsidRPr="00F5458E" w:rsidRDefault="001E4AE8" w:rsidP="001E4AE8">
      <w:pPr>
        <w:spacing w:line="480" w:lineRule="auto"/>
        <w:ind w:left="142" w:right="49"/>
        <w:jc w:val="center"/>
        <w:rPr>
          <w:rFonts w:cs="Times New Roman"/>
          <w:b/>
          <w:bCs/>
          <w:szCs w:val="28"/>
        </w:rPr>
      </w:pPr>
      <w:r>
        <w:rPr>
          <w:rFonts w:cs="Times New Roman"/>
          <w:b/>
          <w:bCs/>
          <w:szCs w:val="28"/>
        </w:rPr>
        <w:t>Hệ thống</w:t>
      </w:r>
      <w:r w:rsidR="001546EF" w:rsidRPr="00F5458E">
        <w:rPr>
          <w:rFonts w:cs="Times New Roman"/>
          <w:b/>
          <w:bCs/>
          <w:szCs w:val="28"/>
        </w:rPr>
        <w:t xml:space="preserve"> </w:t>
      </w:r>
      <w:r>
        <w:rPr>
          <w:rFonts w:cs="Times New Roman"/>
          <w:b/>
          <w:bCs/>
          <w:szCs w:val="28"/>
        </w:rPr>
        <w:t>q</w:t>
      </w:r>
      <w:r w:rsidR="001546EF" w:rsidRPr="00F5458E">
        <w:rPr>
          <w:rFonts w:cs="Times New Roman"/>
          <w:b/>
          <w:bCs/>
          <w:szCs w:val="28"/>
        </w:rPr>
        <w:t>uản lí rạp chiếu phim</w:t>
      </w:r>
    </w:p>
    <w:p w14:paraId="682F3DA1" w14:textId="5011C931" w:rsidR="001546EF" w:rsidRPr="00F5458E" w:rsidRDefault="001546EF" w:rsidP="001E4AE8">
      <w:pPr>
        <w:spacing w:before="321"/>
        <w:ind w:left="4111" w:right="49" w:hanging="3969"/>
        <w:jc w:val="center"/>
        <w:rPr>
          <w:rFonts w:cs="Times New Roman"/>
          <w:b/>
          <w:sz w:val="26"/>
          <w:szCs w:val="26"/>
        </w:rPr>
      </w:pPr>
      <w:r w:rsidRPr="00F5458E">
        <w:rPr>
          <w:rFonts w:cs="Times New Roman"/>
          <w:b/>
          <w:sz w:val="26"/>
          <w:szCs w:val="26"/>
        </w:rPr>
        <w:t>Học phần: IT3120 – Phân tích và thiết kế hệ thống</w:t>
      </w:r>
    </w:p>
    <w:p w14:paraId="3BAC5E0E" w14:textId="220185EA" w:rsidR="001546EF" w:rsidRPr="00F5458E" w:rsidRDefault="001546EF" w:rsidP="001E4AE8">
      <w:pPr>
        <w:spacing w:before="321"/>
        <w:ind w:left="4111" w:right="49" w:hanging="3969"/>
        <w:jc w:val="center"/>
        <w:rPr>
          <w:rFonts w:cs="Times New Roman"/>
          <w:b/>
          <w:sz w:val="26"/>
          <w:szCs w:val="26"/>
        </w:rPr>
      </w:pPr>
      <w:r w:rsidRPr="00F5458E">
        <w:rPr>
          <w:rFonts w:cs="Times New Roman"/>
          <w:b/>
          <w:sz w:val="26"/>
          <w:szCs w:val="26"/>
        </w:rPr>
        <w:t>Mã lớp học: 157516</w:t>
      </w:r>
    </w:p>
    <w:p w14:paraId="5D2289BD" w14:textId="7E251069" w:rsidR="001546EF" w:rsidRPr="00F5458E" w:rsidRDefault="001546EF" w:rsidP="001E4AE8">
      <w:pPr>
        <w:spacing w:before="321"/>
        <w:ind w:left="4111" w:right="49" w:hanging="3969"/>
        <w:jc w:val="center"/>
        <w:rPr>
          <w:rFonts w:cs="Times New Roman"/>
          <w:b/>
          <w:sz w:val="26"/>
          <w:szCs w:val="26"/>
        </w:rPr>
      </w:pPr>
      <w:r w:rsidRPr="00F5458E">
        <w:rPr>
          <w:rFonts w:cs="Times New Roman"/>
          <w:b/>
          <w:sz w:val="26"/>
          <w:szCs w:val="26"/>
        </w:rPr>
        <w:t>GVHD: TS. Trần Việt Trung</w:t>
      </w:r>
    </w:p>
    <w:p w14:paraId="008D9D6F" w14:textId="40CDE70B" w:rsidR="001546EF" w:rsidRPr="00F5458E" w:rsidRDefault="001546EF" w:rsidP="001E4AE8">
      <w:pPr>
        <w:spacing w:before="321"/>
        <w:ind w:left="4111" w:right="49" w:hanging="3969"/>
        <w:jc w:val="center"/>
        <w:rPr>
          <w:rFonts w:cs="Times New Roman"/>
          <w:b/>
          <w:sz w:val="26"/>
          <w:szCs w:val="26"/>
        </w:rPr>
      </w:pPr>
      <w:r w:rsidRPr="00F5458E">
        <w:rPr>
          <w:rFonts w:cs="Times New Roman"/>
          <w:b/>
          <w:sz w:val="26"/>
          <w:szCs w:val="26"/>
        </w:rPr>
        <w:t>Nhóm</w:t>
      </w:r>
      <w:r w:rsidR="00667586">
        <w:rPr>
          <w:rFonts w:cs="Times New Roman"/>
          <w:b/>
          <w:sz w:val="26"/>
          <w:szCs w:val="26"/>
        </w:rPr>
        <w:t xml:space="preserve"> 16</w:t>
      </w:r>
    </w:p>
    <w:tbl>
      <w:tblPr>
        <w:tblStyle w:val="TableGrid"/>
        <w:tblpPr w:leftFromText="180" w:rightFromText="180" w:vertAnchor="text" w:horzAnchor="page" w:tblpX="3899" w:tblpY="7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2028"/>
      </w:tblGrid>
      <w:tr w:rsidR="00F5458E" w:rsidRPr="00F5458E" w14:paraId="7F200987" w14:textId="77777777" w:rsidTr="001E4AE8">
        <w:tc>
          <w:tcPr>
            <w:tcW w:w="3256" w:type="dxa"/>
          </w:tcPr>
          <w:p w14:paraId="346EFDA9" w14:textId="77777777" w:rsidR="00F5458E" w:rsidRPr="00F5458E" w:rsidRDefault="00F5458E" w:rsidP="001E4AE8">
            <w:pPr>
              <w:spacing w:before="321"/>
              <w:ind w:right="49"/>
              <w:rPr>
                <w:rFonts w:cs="Times New Roman"/>
                <w:b/>
                <w:sz w:val="26"/>
                <w:szCs w:val="26"/>
              </w:rPr>
            </w:pPr>
            <w:r w:rsidRPr="00F5458E">
              <w:rPr>
                <w:rFonts w:cs="Times New Roman"/>
                <w:b/>
                <w:sz w:val="26"/>
                <w:szCs w:val="26"/>
              </w:rPr>
              <w:t>Dương Vũ Hoàng</w:t>
            </w:r>
          </w:p>
        </w:tc>
        <w:tc>
          <w:tcPr>
            <w:tcW w:w="2028" w:type="dxa"/>
          </w:tcPr>
          <w:p w14:paraId="210605FA" w14:textId="77777777" w:rsidR="00F5458E" w:rsidRPr="00F5458E" w:rsidRDefault="00F5458E" w:rsidP="001E4AE8">
            <w:pPr>
              <w:spacing w:before="321"/>
              <w:ind w:right="49"/>
              <w:rPr>
                <w:rFonts w:cs="Times New Roman"/>
                <w:b/>
                <w:sz w:val="26"/>
                <w:szCs w:val="26"/>
              </w:rPr>
            </w:pPr>
            <w:r w:rsidRPr="00F5458E">
              <w:rPr>
                <w:rFonts w:cs="Times New Roman"/>
                <w:b/>
                <w:sz w:val="26"/>
                <w:szCs w:val="26"/>
              </w:rPr>
              <w:t>20224987</w:t>
            </w:r>
          </w:p>
        </w:tc>
      </w:tr>
      <w:tr w:rsidR="00F5458E" w:rsidRPr="00F5458E" w14:paraId="70680A9C" w14:textId="77777777" w:rsidTr="001E4AE8">
        <w:tc>
          <w:tcPr>
            <w:tcW w:w="3256" w:type="dxa"/>
          </w:tcPr>
          <w:p w14:paraId="0B1A8BB6" w14:textId="77777777" w:rsidR="00F5458E" w:rsidRPr="00F5458E" w:rsidRDefault="00F5458E" w:rsidP="001E4AE8">
            <w:pPr>
              <w:spacing w:before="321"/>
              <w:ind w:right="49"/>
              <w:rPr>
                <w:rFonts w:cs="Times New Roman"/>
                <w:b/>
                <w:sz w:val="26"/>
                <w:szCs w:val="26"/>
              </w:rPr>
            </w:pPr>
            <w:r w:rsidRPr="00F5458E">
              <w:rPr>
                <w:rFonts w:cs="Times New Roman"/>
                <w:b/>
                <w:sz w:val="26"/>
                <w:szCs w:val="26"/>
              </w:rPr>
              <w:t>Nguyễn Thành Trung</w:t>
            </w:r>
          </w:p>
        </w:tc>
        <w:tc>
          <w:tcPr>
            <w:tcW w:w="2028" w:type="dxa"/>
          </w:tcPr>
          <w:p w14:paraId="146E8EC6" w14:textId="77777777" w:rsidR="00F5458E" w:rsidRPr="00F5458E" w:rsidRDefault="00F5458E" w:rsidP="001E4AE8">
            <w:pPr>
              <w:spacing w:before="321"/>
              <w:ind w:right="49"/>
              <w:rPr>
                <w:rFonts w:cs="Times New Roman"/>
                <w:b/>
                <w:sz w:val="26"/>
                <w:szCs w:val="26"/>
              </w:rPr>
            </w:pPr>
            <w:r w:rsidRPr="00F5458E">
              <w:rPr>
                <w:rFonts w:cs="Times New Roman"/>
                <w:b/>
                <w:sz w:val="26"/>
                <w:szCs w:val="26"/>
              </w:rPr>
              <w:t>20225105</w:t>
            </w:r>
          </w:p>
        </w:tc>
      </w:tr>
      <w:tr w:rsidR="00F5458E" w:rsidRPr="00F5458E" w14:paraId="0A05CFE3" w14:textId="77777777" w:rsidTr="001E4AE8">
        <w:tc>
          <w:tcPr>
            <w:tcW w:w="3256" w:type="dxa"/>
          </w:tcPr>
          <w:p w14:paraId="626BE3DA" w14:textId="77777777" w:rsidR="00F5458E" w:rsidRPr="00F5458E" w:rsidRDefault="00F5458E" w:rsidP="001E4AE8">
            <w:pPr>
              <w:spacing w:before="321"/>
              <w:ind w:right="49"/>
              <w:rPr>
                <w:rFonts w:cs="Times New Roman"/>
                <w:b/>
                <w:sz w:val="26"/>
                <w:szCs w:val="26"/>
              </w:rPr>
            </w:pPr>
            <w:r w:rsidRPr="00F5458E">
              <w:rPr>
                <w:rFonts w:cs="Times New Roman"/>
                <w:b/>
                <w:sz w:val="26"/>
                <w:szCs w:val="26"/>
              </w:rPr>
              <w:t>Chu Tuấn Nghĩa</w:t>
            </w:r>
          </w:p>
        </w:tc>
        <w:tc>
          <w:tcPr>
            <w:tcW w:w="2028" w:type="dxa"/>
          </w:tcPr>
          <w:p w14:paraId="601112A9" w14:textId="77777777" w:rsidR="00F5458E" w:rsidRPr="00F5458E" w:rsidRDefault="00F5458E" w:rsidP="001E4AE8">
            <w:pPr>
              <w:spacing w:before="321"/>
              <w:ind w:right="49"/>
              <w:rPr>
                <w:rFonts w:cs="Times New Roman"/>
                <w:b/>
                <w:sz w:val="26"/>
                <w:szCs w:val="26"/>
              </w:rPr>
            </w:pPr>
            <w:r w:rsidRPr="00F5458E">
              <w:rPr>
                <w:rFonts w:cs="Times New Roman"/>
                <w:b/>
                <w:sz w:val="26"/>
                <w:szCs w:val="26"/>
              </w:rPr>
              <w:t>20225056</w:t>
            </w:r>
          </w:p>
        </w:tc>
      </w:tr>
      <w:tr w:rsidR="00F5458E" w:rsidRPr="00F5458E" w14:paraId="12F7C27C" w14:textId="77777777" w:rsidTr="001E4AE8">
        <w:tc>
          <w:tcPr>
            <w:tcW w:w="3256" w:type="dxa"/>
          </w:tcPr>
          <w:p w14:paraId="1C04FFEC" w14:textId="77777777" w:rsidR="00F5458E" w:rsidRPr="00F5458E" w:rsidRDefault="00F5458E" w:rsidP="001E4AE8">
            <w:pPr>
              <w:spacing w:before="321"/>
              <w:ind w:right="-376"/>
              <w:rPr>
                <w:rFonts w:cs="Times New Roman"/>
                <w:b/>
                <w:sz w:val="26"/>
                <w:szCs w:val="26"/>
              </w:rPr>
            </w:pPr>
            <w:r w:rsidRPr="00F5458E">
              <w:rPr>
                <w:rFonts w:cs="Times New Roman"/>
                <w:b/>
                <w:sz w:val="26"/>
                <w:szCs w:val="26"/>
              </w:rPr>
              <w:t>Võ Tá Tuấn</w:t>
            </w:r>
          </w:p>
        </w:tc>
        <w:tc>
          <w:tcPr>
            <w:tcW w:w="2028" w:type="dxa"/>
          </w:tcPr>
          <w:p w14:paraId="06DACD04" w14:textId="77777777" w:rsidR="00F5458E" w:rsidRPr="00F5458E" w:rsidRDefault="00F5458E" w:rsidP="001E4AE8">
            <w:pPr>
              <w:spacing w:before="321"/>
              <w:ind w:right="-376"/>
              <w:rPr>
                <w:rFonts w:cs="Times New Roman"/>
                <w:b/>
                <w:sz w:val="26"/>
                <w:szCs w:val="26"/>
              </w:rPr>
            </w:pPr>
            <w:r w:rsidRPr="00F5458E">
              <w:rPr>
                <w:rFonts w:cs="Times New Roman"/>
                <w:b/>
                <w:sz w:val="26"/>
                <w:szCs w:val="26"/>
              </w:rPr>
              <w:t>20224904</w:t>
            </w:r>
          </w:p>
        </w:tc>
      </w:tr>
      <w:tr w:rsidR="00F5458E" w:rsidRPr="00F5458E" w14:paraId="7B199FEB" w14:textId="77777777" w:rsidTr="001E4AE8">
        <w:tc>
          <w:tcPr>
            <w:tcW w:w="3256" w:type="dxa"/>
          </w:tcPr>
          <w:p w14:paraId="45ECD315" w14:textId="77777777" w:rsidR="00F5458E" w:rsidRPr="00F5458E" w:rsidRDefault="00F5458E" w:rsidP="001E4AE8">
            <w:pPr>
              <w:spacing w:before="321"/>
              <w:ind w:right="-376"/>
              <w:rPr>
                <w:rFonts w:cs="Times New Roman"/>
                <w:b/>
                <w:sz w:val="26"/>
                <w:szCs w:val="26"/>
              </w:rPr>
            </w:pPr>
            <w:r w:rsidRPr="00F5458E">
              <w:rPr>
                <w:rFonts w:cs="Times New Roman"/>
                <w:b/>
                <w:sz w:val="26"/>
                <w:szCs w:val="26"/>
              </w:rPr>
              <w:t>Đỗ Đình Hoàn</w:t>
            </w:r>
          </w:p>
        </w:tc>
        <w:tc>
          <w:tcPr>
            <w:tcW w:w="2028" w:type="dxa"/>
          </w:tcPr>
          <w:p w14:paraId="296AA3C6" w14:textId="77777777" w:rsidR="00F5458E" w:rsidRPr="00F5458E" w:rsidRDefault="00F5458E" w:rsidP="001E4AE8">
            <w:pPr>
              <w:spacing w:before="321"/>
              <w:ind w:right="-376"/>
              <w:rPr>
                <w:rFonts w:cs="Times New Roman"/>
                <w:b/>
                <w:sz w:val="26"/>
                <w:szCs w:val="26"/>
              </w:rPr>
            </w:pPr>
            <w:r w:rsidRPr="00F5458E">
              <w:rPr>
                <w:rFonts w:cs="Times New Roman"/>
                <w:b/>
                <w:sz w:val="26"/>
                <w:szCs w:val="26"/>
              </w:rPr>
              <w:t>20224986</w:t>
            </w:r>
          </w:p>
        </w:tc>
      </w:tr>
    </w:tbl>
    <w:p w14:paraId="00F6FBD0" w14:textId="77777777" w:rsidR="001546EF" w:rsidRPr="00F5458E" w:rsidRDefault="001546EF" w:rsidP="001E4AE8">
      <w:pPr>
        <w:spacing w:before="321"/>
        <w:ind w:left="4111" w:right="-234" w:hanging="3969"/>
        <w:jc w:val="center"/>
        <w:rPr>
          <w:rFonts w:cs="Times New Roman"/>
          <w:b/>
          <w:sz w:val="26"/>
          <w:szCs w:val="26"/>
        </w:rPr>
      </w:pPr>
    </w:p>
    <w:p w14:paraId="049F353F" w14:textId="77777777" w:rsidR="002704CF" w:rsidRPr="00F5458E" w:rsidRDefault="002704CF" w:rsidP="001E4AE8">
      <w:pPr>
        <w:jc w:val="center"/>
        <w:rPr>
          <w:sz w:val="26"/>
          <w:szCs w:val="26"/>
        </w:rPr>
      </w:pPr>
    </w:p>
    <w:p w14:paraId="1FF670AC" w14:textId="77777777" w:rsidR="001546EF" w:rsidRPr="00F5458E" w:rsidRDefault="001546EF" w:rsidP="001E4AE8">
      <w:pPr>
        <w:jc w:val="center"/>
        <w:rPr>
          <w:sz w:val="26"/>
          <w:szCs w:val="26"/>
        </w:rPr>
      </w:pPr>
    </w:p>
    <w:p w14:paraId="48CB02F8" w14:textId="77777777" w:rsidR="001546EF" w:rsidRPr="00F5458E" w:rsidRDefault="001546EF" w:rsidP="001E4AE8">
      <w:pPr>
        <w:jc w:val="center"/>
        <w:rPr>
          <w:sz w:val="26"/>
          <w:szCs w:val="26"/>
        </w:rPr>
      </w:pPr>
    </w:p>
    <w:p w14:paraId="6D92982B" w14:textId="77777777" w:rsidR="001546EF" w:rsidRPr="00F5458E" w:rsidRDefault="001546EF" w:rsidP="001E4AE8">
      <w:pPr>
        <w:jc w:val="center"/>
        <w:rPr>
          <w:sz w:val="26"/>
          <w:szCs w:val="26"/>
        </w:rPr>
      </w:pPr>
    </w:p>
    <w:p w14:paraId="7B8AF578" w14:textId="77777777" w:rsidR="001546EF" w:rsidRPr="00F5458E" w:rsidRDefault="001546EF" w:rsidP="001E4AE8">
      <w:pPr>
        <w:jc w:val="center"/>
        <w:rPr>
          <w:sz w:val="26"/>
          <w:szCs w:val="26"/>
        </w:rPr>
      </w:pPr>
    </w:p>
    <w:p w14:paraId="4C12F8FB" w14:textId="77777777" w:rsidR="001546EF" w:rsidRPr="00F5458E" w:rsidRDefault="001546EF" w:rsidP="00667586">
      <w:pPr>
        <w:spacing w:line="360" w:lineRule="auto"/>
        <w:jc w:val="center"/>
        <w:rPr>
          <w:rFonts w:cs="Times New Roman"/>
          <w:sz w:val="26"/>
          <w:szCs w:val="26"/>
        </w:rPr>
      </w:pPr>
    </w:p>
    <w:p w14:paraId="461A05B3" w14:textId="5A5FFE5F" w:rsidR="0095652E" w:rsidRDefault="001546EF" w:rsidP="00667586">
      <w:pPr>
        <w:spacing w:line="360" w:lineRule="auto"/>
        <w:ind w:right="-376"/>
        <w:jc w:val="center"/>
        <w:rPr>
          <w:rFonts w:cs="Times New Roman"/>
          <w:b/>
          <w:bCs/>
          <w:sz w:val="26"/>
          <w:szCs w:val="26"/>
        </w:rPr>
      </w:pPr>
      <w:r w:rsidRPr="00F5458E">
        <w:rPr>
          <w:rFonts w:cs="Times New Roman"/>
          <w:b/>
          <w:bCs/>
          <w:sz w:val="26"/>
          <w:szCs w:val="26"/>
        </w:rPr>
        <w:t xml:space="preserve">Hà </w:t>
      </w:r>
      <w:r w:rsidR="00F5458E">
        <w:rPr>
          <w:rFonts w:cs="Times New Roman"/>
          <w:b/>
          <w:bCs/>
          <w:sz w:val="26"/>
          <w:szCs w:val="26"/>
        </w:rPr>
        <w:t>N</w:t>
      </w:r>
      <w:r w:rsidRPr="00F5458E">
        <w:rPr>
          <w:rFonts w:cs="Times New Roman"/>
          <w:b/>
          <w:bCs/>
          <w:sz w:val="26"/>
          <w:szCs w:val="26"/>
        </w:rPr>
        <w:t>ội,</w:t>
      </w:r>
      <w:r w:rsidR="00F5458E">
        <w:rPr>
          <w:rFonts w:cs="Times New Roman"/>
          <w:b/>
          <w:bCs/>
          <w:sz w:val="26"/>
          <w:szCs w:val="26"/>
        </w:rPr>
        <w:t xml:space="preserve"> </w:t>
      </w:r>
      <w:r w:rsidR="0095652E">
        <w:rPr>
          <w:rFonts w:cs="Times New Roman"/>
          <w:b/>
          <w:bCs/>
          <w:sz w:val="26"/>
          <w:szCs w:val="26"/>
        </w:rPr>
        <w:t>tháng 6 năm 2025</w:t>
      </w:r>
    </w:p>
    <w:p w14:paraId="0E870821" w14:textId="082E5A53" w:rsidR="0095652E" w:rsidRDefault="0095652E" w:rsidP="00313356">
      <w:pPr>
        <w:rPr>
          <w:rFonts w:cs="Times New Roman"/>
          <w:b/>
          <w:bCs/>
          <w:sz w:val="26"/>
          <w:szCs w:val="26"/>
        </w:rPr>
      </w:pPr>
      <w:r>
        <w:rPr>
          <w:rFonts w:cs="Times New Roman"/>
          <w:b/>
          <w:bCs/>
          <w:sz w:val="26"/>
          <w:szCs w:val="26"/>
        </w:rPr>
        <w:lastRenderedPageBreak/>
        <w:br w:type="page"/>
      </w:r>
    </w:p>
    <w:p w14:paraId="1FA5D26F" w14:textId="25482DB5" w:rsidR="0095652E" w:rsidRDefault="00766070" w:rsidP="00766070">
      <w:pPr>
        <w:jc w:val="center"/>
        <w:rPr>
          <w:rFonts w:cs="Times New Roman"/>
          <w:b/>
          <w:bCs/>
          <w:sz w:val="26"/>
          <w:szCs w:val="26"/>
        </w:rPr>
      </w:pPr>
      <w:r>
        <w:rPr>
          <w:rFonts w:cs="Times New Roman"/>
          <w:b/>
          <w:bCs/>
          <w:sz w:val="26"/>
          <w:szCs w:val="26"/>
        </w:rPr>
        <w:lastRenderedPageBreak/>
        <w:t>PH</w:t>
      </w:r>
      <w:r w:rsidR="0095652E">
        <w:rPr>
          <w:rFonts w:cs="Times New Roman"/>
          <w:b/>
          <w:bCs/>
          <w:sz w:val="26"/>
          <w:szCs w:val="26"/>
        </w:rPr>
        <w:t>ÂN CÔNG CÔNG VIỆC</w:t>
      </w:r>
    </w:p>
    <w:p w14:paraId="0DA8995F" w14:textId="77777777" w:rsidR="0095652E" w:rsidRDefault="0095652E" w:rsidP="0095652E">
      <w:pPr>
        <w:jc w:val="center"/>
        <w:rPr>
          <w:rFonts w:cs="Times New Roman"/>
          <w:b/>
          <w:bCs/>
          <w:sz w:val="26"/>
          <w:szCs w:val="26"/>
        </w:rPr>
      </w:pPr>
    </w:p>
    <w:tbl>
      <w:tblPr>
        <w:tblStyle w:val="TableGrid"/>
        <w:tblW w:w="9395" w:type="dxa"/>
        <w:jc w:val="center"/>
        <w:tblLook w:val="04A0" w:firstRow="1" w:lastRow="0" w:firstColumn="1" w:lastColumn="0" w:noHBand="0" w:noVBand="1"/>
      </w:tblPr>
      <w:tblGrid>
        <w:gridCol w:w="708"/>
        <w:gridCol w:w="2487"/>
        <w:gridCol w:w="1256"/>
        <w:gridCol w:w="3766"/>
        <w:gridCol w:w="1178"/>
      </w:tblGrid>
      <w:tr w:rsidR="00766070" w14:paraId="3F47C956" w14:textId="363E2A25" w:rsidTr="000160EE">
        <w:trPr>
          <w:jc w:val="center"/>
        </w:trPr>
        <w:tc>
          <w:tcPr>
            <w:tcW w:w="708" w:type="dxa"/>
          </w:tcPr>
          <w:p w14:paraId="1EF07B6B" w14:textId="511DEA71" w:rsidR="00766070" w:rsidRDefault="00766070" w:rsidP="00A24C7F">
            <w:pPr>
              <w:jc w:val="center"/>
              <w:rPr>
                <w:rFonts w:cs="Times New Roman"/>
                <w:b/>
                <w:bCs/>
                <w:sz w:val="26"/>
                <w:szCs w:val="26"/>
              </w:rPr>
            </w:pPr>
            <w:r>
              <w:rPr>
                <w:rFonts w:cs="Times New Roman"/>
                <w:b/>
                <w:bCs/>
                <w:sz w:val="26"/>
                <w:szCs w:val="26"/>
              </w:rPr>
              <w:t>STT</w:t>
            </w:r>
          </w:p>
        </w:tc>
        <w:tc>
          <w:tcPr>
            <w:tcW w:w="2487" w:type="dxa"/>
          </w:tcPr>
          <w:p w14:paraId="0ABB6881" w14:textId="3654D40E" w:rsidR="00766070" w:rsidRDefault="00766070" w:rsidP="00A24C7F">
            <w:pPr>
              <w:jc w:val="center"/>
              <w:rPr>
                <w:rFonts w:cs="Times New Roman"/>
                <w:b/>
                <w:bCs/>
                <w:sz w:val="26"/>
                <w:szCs w:val="26"/>
              </w:rPr>
            </w:pPr>
            <w:r>
              <w:rPr>
                <w:rFonts w:cs="Times New Roman"/>
                <w:b/>
                <w:bCs/>
                <w:sz w:val="26"/>
                <w:szCs w:val="26"/>
              </w:rPr>
              <w:t>Họ và Tên</w:t>
            </w:r>
          </w:p>
        </w:tc>
        <w:tc>
          <w:tcPr>
            <w:tcW w:w="1256" w:type="dxa"/>
          </w:tcPr>
          <w:p w14:paraId="52A4CBEB" w14:textId="54AECDF8" w:rsidR="00766070" w:rsidRDefault="00766070" w:rsidP="00A24C7F">
            <w:pPr>
              <w:jc w:val="center"/>
              <w:rPr>
                <w:rFonts w:cs="Times New Roman"/>
                <w:b/>
                <w:bCs/>
                <w:sz w:val="26"/>
                <w:szCs w:val="26"/>
              </w:rPr>
            </w:pPr>
            <w:r>
              <w:rPr>
                <w:rFonts w:cs="Times New Roman"/>
                <w:b/>
                <w:bCs/>
                <w:sz w:val="26"/>
                <w:szCs w:val="26"/>
              </w:rPr>
              <w:t>MSSV</w:t>
            </w:r>
          </w:p>
        </w:tc>
        <w:tc>
          <w:tcPr>
            <w:tcW w:w="3766" w:type="dxa"/>
          </w:tcPr>
          <w:p w14:paraId="172FD2E9" w14:textId="14C1F7C7" w:rsidR="00766070" w:rsidRDefault="00766070" w:rsidP="00A24C7F">
            <w:pPr>
              <w:jc w:val="center"/>
              <w:rPr>
                <w:rFonts w:cs="Times New Roman"/>
                <w:b/>
                <w:bCs/>
                <w:sz w:val="26"/>
                <w:szCs w:val="26"/>
              </w:rPr>
            </w:pPr>
            <w:r>
              <w:rPr>
                <w:rFonts w:cs="Times New Roman"/>
                <w:b/>
                <w:bCs/>
                <w:sz w:val="26"/>
                <w:szCs w:val="26"/>
              </w:rPr>
              <w:t>Nhiệm vụ</w:t>
            </w:r>
          </w:p>
        </w:tc>
        <w:tc>
          <w:tcPr>
            <w:tcW w:w="1178" w:type="dxa"/>
          </w:tcPr>
          <w:p w14:paraId="09E3AFD3" w14:textId="5EE66BE9" w:rsidR="00766070" w:rsidRDefault="00766070" w:rsidP="00A24C7F">
            <w:pPr>
              <w:jc w:val="center"/>
              <w:rPr>
                <w:rFonts w:cs="Times New Roman"/>
                <w:b/>
                <w:bCs/>
                <w:sz w:val="26"/>
                <w:szCs w:val="26"/>
              </w:rPr>
            </w:pPr>
            <w:r>
              <w:rPr>
                <w:rFonts w:cs="Times New Roman"/>
                <w:b/>
                <w:bCs/>
                <w:sz w:val="26"/>
                <w:szCs w:val="26"/>
              </w:rPr>
              <w:t>Điểm dánh giá</w:t>
            </w:r>
          </w:p>
        </w:tc>
      </w:tr>
      <w:tr w:rsidR="00766070" w14:paraId="112D6AE4" w14:textId="1AA37733" w:rsidTr="000160EE">
        <w:trPr>
          <w:jc w:val="center"/>
        </w:trPr>
        <w:tc>
          <w:tcPr>
            <w:tcW w:w="708" w:type="dxa"/>
          </w:tcPr>
          <w:p w14:paraId="4003C3F4" w14:textId="07AB52A5" w:rsidR="00766070" w:rsidRPr="00A24C7F" w:rsidRDefault="00766070" w:rsidP="00A24C7F">
            <w:pPr>
              <w:jc w:val="center"/>
              <w:rPr>
                <w:rFonts w:cs="Times New Roman"/>
                <w:sz w:val="26"/>
                <w:szCs w:val="26"/>
              </w:rPr>
            </w:pPr>
            <w:r w:rsidRPr="00A24C7F">
              <w:rPr>
                <w:rFonts w:cs="Times New Roman"/>
                <w:sz w:val="26"/>
                <w:szCs w:val="26"/>
              </w:rPr>
              <w:t>1</w:t>
            </w:r>
          </w:p>
        </w:tc>
        <w:tc>
          <w:tcPr>
            <w:tcW w:w="2487" w:type="dxa"/>
          </w:tcPr>
          <w:p w14:paraId="4237148A" w14:textId="77777777" w:rsidR="00766070" w:rsidRPr="00A24C7F" w:rsidRDefault="00766070" w:rsidP="00A24C7F">
            <w:pPr>
              <w:jc w:val="center"/>
              <w:rPr>
                <w:rFonts w:cs="Times New Roman"/>
                <w:sz w:val="26"/>
                <w:szCs w:val="26"/>
              </w:rPr>
            </w:pPr>
            <w:r w:rsidRPr="00A24C7F">
              <w:rPr>
                <w:rFonts w:cs="Times New Roman"/>
                <w:sz w:val="26"/>
                <w:szCs w:val="26"/>
              </w:rPr>
              <w:t>Dương Vũ Hoàng</w:t>
            </w:r>
          </w:p>
          <w:p w14:paraId="6B814E11" w14:textId="28CA7D09" w:rsidR="00766070" w:rsidRPr="00A24C7F" w:rsidRDefault="00766070" w:rsidP="00A24C7F">
            <w:pPr>
              <w:jc w:val="center"/>
              <w:rPr>
                <w:rFonts w:cs="Times New Roman"/>
                <w:sz w:val="26"/>
                <w:szCs w:val="26"/>
              </w:rPr>
            </w:pPr>
            <w:r w:rsidRPr="00A24C7F">
              <w:rPr>
                <w:rFonts w:cs="Times New Roman"/>
                <w:sz w:val="26"/>
                <w:szCs w:val="26"/>
              </w:rPr>
              <w:t>(Nhóm trưởng)</w:t>
            </w:r>
          </w:p>
        </w:tc>
        <w:tc>
          <w:tcPr>
            <w:tcW w:w="1256" w:type="dxa"/>
          </w:tcPr>
          <w:p w14:paraId="5A9CC7A1" w14:textId="17A0E355" w:rsidR="00766070" w:rsidRPr="00A24C7F" w:rsidRDefault="00766070" w:rsidP="00A24C7F">
            <w:pPr>
              <w:jc w:val="center"/>
              <w:rPr>
                <w:rFonts w:cs="Times New Roman"/>
                <w:sz w:val="26"/>
                <w:szCs w:val="26"/>
              </w:rPr>
            </w:pPr>
            <w:r>
              <w:rPr>
                <w:rFonts w:cs="Times New Roman"/>
                <w:sz w:val="26"/>
                <w:szCs w:val="26"/>
              </w:rPr>
              <w:t>20224987</w:t>
            </w:r>
          </w:p>
        </w:tc>
        <w:tc>
          <w:tcPr>
            <w:tcW w:w="3766" w:type="dxa"/>
          </w:tcPr>
          <w:p w14:paraId="324E14DD" w14:textId="5ACCDFE9" w:rsidR="00667586" w:rsidRDefault="00667586" w:rsidP="00667586">
            <w:pPr>
              <w:rPr>
                <w:rFonts w:cs="Times New Roman"/>
                <w:sz w:val="26"/>
                <w:szCs w:val="26"/>
              </w:rPr>
            </w:pPr>
            <w:r>
              <w:rPr>
                <w:rFonts w:cs="Times New Roman"/>
                <w:sz w:val="26"/>
                <w:szCs w:val="26"/>
              </w:rPr>
              <w:t>- Phân chia công việc</w:t>
            </w:r>
          </w:p>
          <w:p w14:paraId="022ECDC5" w14:textId="11A333FB" w:rsidR="00766070" w:rsidRDefault="00667586" w:rsidP="00667586">
            <w:pPr>
              <w:rPr>
                <w:rFonts w:cs="Times New Roman"/>
                <w:sz w:val="26"/>
                <w:szCs w:val="26"/>
              </w:rPr>
            </w:pPr>
            <w:r>
              <w:rPr>
                <w:rFonts w:cs="Times New Roman"/>
                <w:sz w:val="26"/>
                <w:szCs w:val="26"/>
              </w:rPr>
              <w:t>- Tham gia vẽ tất cả các biểu đồ</w:t>
            </w:r>
          </w:p>
          <w:p w14:paraId="4BA3433B" w14:textId="05790168" w:rsidR="00667586" w:rsidRPr="00A24C7F" w:rsidRDefault="00667586" w:rsidP="00667586">
            <w:pPr>
              <w:rPr>
                <w:rFonts w:cs="Times New Roman"/>
                <w:sz w:val="26"/>
                <w:szCs w:val="26"/>
              </w:rPr>
            </w:pPr>
            <w:r>
              <w:rPr>
                <w:rFonts w:cs="Times New Roman"/>
                <w:sz w:val="26"/>
                <w:szCs w:val="26"/>
              </w:rPr>
              <w:t>- Làm báo cáo</w:t>
            </w:r>
          </w:p>
        </w:tc>
        <w:tc>
          <w:tcPr>
            <w:tcW w:w="1178" w:type="dxa"/>
          </w:tcPr>
          <w:p w14:paraId="0C20A07E" w14:textId="2E4B27C5" w:rsidR="00766070" w:rsidRPr="00A24C7F" w:rsidRDefault="00667586" w:rsidP="00A24C7F">
            <w:pPr>
              <w:jc w:val="center"/>
              <w:rPr>
                <w:rFonts w:cs="Times New Roman"/>
                <w:sz w:val="26"/>
                <w:szCs w:val="26"/>
              </w:rPr>
            </w:pPr>
            <w:r>
              <w:rPr>
                <w:rFonts w:cs="Times New Roman"/>
                <w:sz w:val="26"/>
                <w:szCs w:val="26"/>
              </w:rPr>
              <w:t>10</w:t>
            </w:r>
          </w:p>
        </w:tc>
      </w:tr>
      <w:tr w:rsidR="00766070" w14:paraId="5E431BE9" w14:textId="0D24471F" w:rsidTr="000160EE">
        <w:trPr>
          <w:jc w:val="center"/>
        </w:trPr>
        <w:tc>
          <w:tcPr>
            <w:tcW w:w="708" w:type="dxa"/>
          </w:tcPr>
          <w:p w14:paraId="166A7091" w14:textId="528E42BB" w:rsidR="00766070" w:rsidRPr="00A24C7F" w:rsidRDefault="00766070" w:rsidP="00A24C7F">
            <w:pPr>
              <w:jc w:val="center"/>
              <w:rPr>
                <w:rFonts w:cs="Times New Roman"/>
                <w:sz w:val="26"/>
                <w:szCs w:val="26"/>
              </w:rPr>
            </w:pPr>
            <w:r w:rsidRPr="00A24C7F">
              <w:rPr>
                <w:rFonts w:cs="Times New Roman"/>
                <w:sz w:val="26"/>
                <w:szCs w:val="26"/>
              </w:rPr>
              <w:t>2</w:t>
            </w:r>
          </w:p>
        </w:tc>
        <w:tc>
          <w:tcPr>
            <w:tcW w:w="2487" w:type="dxa"/>
          </w:tcPr>
          <w:p w14:paraId="0C6D25F3" w14:textId="4EED3C93" w:rsidR="00766070" w:rsidRPr="00A24C7F" w:rsidRDefault="00766070" w:rsidP="00A24C7F">
            <w:pPr>
              <w:jc w:val="center"/>
              <w:rPr>
                <w:rFonts w:cs="Times New Roman"/>
                <w:sz w:val="26"/>
                <w:szCs w:val="26"/>
              </w:rPr>
            </w:pPr>
            <w:r w:rsidRPr="00A24C7F">
              <w:rPr>
                <w:rFonts w:cs="Times New Roman"/>
                <w:sz w:val="26"/>
                <w:szCs w:val="26"/>
              </w:rPr>
              <w:t>Nguyễn Thành Trung</w:t>
            </w:r>
          </w:p>
        </w:tc>
        <w:tc>
          <w:tcPr>
            <w:tcW w:w="1256" w:type="dxa"/>
          </w:tcPr>
          <w:p w14:paraId="52558264" w14:textId="7FB0D794" w:rsidR="00766070" w:rsidRPr="00A24C7F" w:rsidRDefault="00766070" w:rsidP="00A24C7F">
            <w:pPr>
              <w:jc w:val="center"/>
              <w:rPr>
                <w:rFonts w:cs="Times New Roman"/>
                <w:sz w:val="26"/>
                <w:szCs w:val="26"/>
              </w:rPr>
            </w:pPr>
            <w:r>
              <w:rPr>
                <w:rFonts w:cs="Times New Roman"/>
                <w:sz w:val="26"/>
                <w:szCs w:val="26"/>
              </w:rPr>
              <w:t>20225105</w:t>
            </w:r>
          </w:p>
        </w:tc>
        <w:tc>
          <w:tcPr>
            <w:tcW w:w="3766" w:type="dxa"/>
          </w:tcPr>
          <w:p w14:paraId="46ADB12B" w14:textId="77777777" w:rsidR="00667586" w:rsidRDefault="00667586" w:rsidP="00667586">
            <w:pPr>
              <w:rPr>
                <w:rFonts w:cs="Times New Roman"/>
                <w:sz w:val="26"/>
                <w:szCs w:val="26"/>
              </w:rPr>
            </w:pPr>
            <w:r>
              <w:rPr>
                <w:rFonts w:cs="Times New Roman"/>
                <w:sz w:val="26"/>
                <w:szCs w:val="26"/>
              </w:rPr>
              <w:t>- Tham gia vẽ tất cả các biểu đồ</w:t>
            </w:r>
          </w:p>
          <w:p w14:paraId="35780920" w14:textId="1072862E" w:rsidR="00766070" w:rsidRPr="00A24C7F" w:rsidRDefault="00667586" w:rsidP="00667586">
            <w:pPr>
              <w:rPr>
                <w:rFonts w:cs="Times New Roman"/>
                <w:sz w:val="26"/>
                <w:szCs w:val="26"/>
              </w:rPr>
            </w:pPr>
            <w:r>
              <w:rPr>
                <w:rFonts w:cs="Times New Roman"/>
                <w:sz w:val="26"/>
                <w:szCs w:val="26"/>
              </w:rPr>
              <w:t>- Làm báo cáo</w:t>
            </w:r>
          </w:p>
        </w:tc>
        <w:tc>
          <w:tcPr>
            <w:tcW w:w="1178" w:type="dxa"/>
          </w:tcPr>
          <w:p w14:paraId="43C927EF" w14:textId="30D4F00D" w:rsidR="00766070" w:rsidRPr="00A24C7F" w:rsidRDefault="00667586" w:rsidP="00A24C7F">
            <w:pPr>
              <w:jc w:val="center"/>
              <w:rPr>
                <w:rFonts w:cs="Times New Roman"/>
                <w:sz w:val="26"/>
                <w:szCs w:val="26"/>
              </w:rPr>
            </w:pPr>
            <w:r>
              <w:rPr>
                <w:rFonts w:cs="Times New Roman"/>
                <w:sz w:val="26"/>
                <w:szCs w:val="26"/>
              </w:rPr>
              <w:t>10</w:t>
            </w:r>
          </w:p>
        </w:tc>
      </w:tr>
      <w:tr w:rsidR="00766070" w14:paraId="3E07D679" w14:textId="567F21A5" w:rsidTr="000160EE">
        <w:trPr>
          <w:jc w:val="center"/>
        </w:trPr>
        <w:tc>
          <w:tcPr>
            <w:tcW w:w="708" w:type="dxa"/>
          </w:tcPr>
          <w:p w14:paraId="4F92B161" w14:textId="36A2E204" w:rsidR="00766070" w:rsidRPr="00A24C7F" w:rsidRDefault="00766070" w:rsidP="00A24C7F">
            <w:pPr>
              <w:jc w:val="center"/>
              <w:rPr>
                <w:rFonts w:cs="Times New Roman"/>
                <w:sz w:val="26"/>
                <w:szCs w:val="26"/>
              </w:rPr>
            </w:pPr>
            <w:r w:rsidRPr="00A24C7F">
              <w:rPr>
                <w:rFonts w:cs="Times New Roman"/>
                <w:sz w:val="26"/>
                <w:szCs w:val="26"/>
              </w:rPr>
              <w:t>3</w:t>
            </w:r>
          </w:p>
        </w:tc>
        <w:tc>
          <w:tcPr>
            <w:tcW w:w="2487" w:type="dxa"/>
          </w:tcPr>
          <w:p w14:paraId="49ABBA1E" w14:textId="7ED8242A" w:rsidR="00766070" w:rsidRPr="00A24C7F" w:rsidRDefault="00766070" w:rsidP="00A24C7F">
            <w:pPr>
              <w:jc w:val="center"/>
              <w:rPr>
                <w:rFonts w:cs="Times New Roman"/>
                <w:sz w:val="26"/>
                <w:szCs w:val="26"/>
              </w:rPr>
            </w:pPr>
            <w:r w:rsidRPr="00A24C7F">
              <w:rPr>
                <w:rFonts w:cs="Times New Roman"/>
                <w:sz w:val="26"/>
                <w:szCs w:val="26"/>
              </w:rPr>
              <w:t>Chu Tuấn Nghĩa</w:t>
            </w:r>
          </w:p>
        </w:tc>
        <w:tc>
          <w:tcPr>
            <w:tcW w:w="1256" w:type="dxa"/>
          </w:tcPr>
          <w:p w14:paraId="5C0FEF9B" w14:textId="4E1DE50B" w:rsidR="00766070" w:rsidRPr="00A24C7F" w:rsidRDefault="00766070" w:rsidP="00A24C7F">
            <w:pPr>
              <w:jc w:val="center"/>
              <w:rPr>
                <w:rFonts w:cs="Times New Roman"/>
                <w:sz w:val="26"/>
                <w:szCs w:val="26"/>
              </w:rPr>
            </w:pPr>
            <w:r>
              <w:rPr>
                <w:rFonts w:cs="Times New Roman"/>
                <w:sz w:val="26"/>
                <w:szCs w:val="26"/>
              </w:rPr>
              <w:t>20225056</w:t>
            </w:r>
          </w:p>
        </w:tc>
        <w:tc>
          <w:tcPr>
            <w:tcW w:w="3766" w:type="dxa"/>
          </w:tcPr>
          <w:p w14:paraId="79684027" w14:textId="77777777" w:rsidR="00667586" w:rsidRDefault="00667586" w:rsidP="00667586">
            <w:pPr>
              <w:rPr>
                <w:rFonts w:cs="Times New Roman"/>
                <w:sz w:val="26"/>
                <w:szCs w:val="26"/>
              </w:rPr>
            </w:pPr>
            <w:r>
              <w:rPr>
                <w:rFonts w:cs="Times New Roman"/>
                <w:sz w:val="26"/>
                <w:szCs w:val="26"/>
              </w:rPr>
              <w:t>- Tham gia vẽ tất cả các biểu đồ</w:t>
            </w:r>
          </w:p>
          <w:p w14:paraId="6A67FDEC" w14:textId="2F721FF0" w:rsidR="00766070" w:rsidRPr="00A24C7F" w:rsidRDefault="00667586" w:rsidP="00667586">
            <w:pPr>
              <w:rPr>
                <w:rFonts w:cs="Times New Roman"/>
                <w:sz w:val="26"/>
                <w:szCs w:val="26"/>
              </w:rPr>
            </w:pPr>
            <w:r>
              <w:rPr>
                <w:rFonts w:cs="Times New Roman"/>
                <w:sz w:val="26"/>
                <w:szCs w:val="26"/>
              </w:rPr>
              <w:t>- Làm báo cáo</w:t>
            </w:r>
          </w:p>
        </w:tc>
        <w:tc>
          <w:tcPr>
            <w:tcW w:w="1178" w:type="dxa"/>
          </w:tcPr>
          <w:p w14:paraId="663AA3A9" w14:textId="3B1A354A" w:rsidR="00766070" w:rsidRPr="00A24C7F" w:rsidRDefault="00667586" w:rsidP="00A24C7F">
            <w:pPr>
              <w:jc w:val="center"/>
              <w:rPr>
                <w:rFonts w:cs="Times New Roman"/>
                <w:sz w:val="26"/>
                <w:szCs w:val="26"/>
              </w:rPr>
            </w:pPr>
            <w:r>
              <w:rPr>
                <w:rFonts w:cs="Times New Roman"/>
                <w:sz w:val="26"/>
                <w:szCs w:val="26"/>
              </w:rPr>
              <w:t>10</w:t>
            </w:r>
          </w:p>
        </w:tc>
      </w:tr>
      <w:tr w:rsidR="00766070" w14:paraId="68F215DD" w14:textId="0A6542AF" w:rsidTr="000160EE">
        <w:trPr>
          <w:jc w:val="center"/>
        </w:trPr>
        <w:tc>
          <w:tcPr>
            <w:tcW w:w="708" w:type="dxa"/>
          </w:tcPr>
          <w:p w14:paraId="4DBBACFC" w14:textId="21C58461" w:rsidR="00766070" w:rsidRPr="00A24C7F" w:rsidRDefault="00766070" w:rsidP="00A24C7F">
            <w:pPr>
              <w:jc w:val="center"/>
              <w:rPr>
                <w:rFonts w:cs="Times New Roman"/>
                <w:sz w:val="26"/>
                <w:szCs w:val="26"/>
              </w:rPr>
            </w:pPr>
            <w:r w:rsidRPr="00A24C7F">
              <w:rPr>
                <w:rFonts w:cs="Times New Roman"/>
                <w:sz w:val="26"/>
                <w:szCs w:val="26"/>
              </w:rPr>
              <w:t>4</w:t>
            </w:r>
          </w:p>
        </w:tc>
        <w:tc>
          <w:tcPr>
            <w:tcW w:w="2487" w:type="dxa"/>
          </w:tcPr>
          <w:p w14:paraId="33E80EE6" w14:textId="675B5A01" w:rsidR="00766070" w:rsidRPr="00A24C7F" w:rsidRDefault="00766070" w:rsidP="00A24C7F">
            <w:pPr>
              <w:jc w:val="center"/>
              <w:rPr>
                <w:rFonts w:cs="Times New Roman"/>
                <w:sz w:val="26"/>
                <w:szCs w:val="26"/>
              </w:rPr>
            </w:pPr>
            <w:r w:rsidRPr="00A24C7F">
              <w:rPr>
                <w:rFonts w:cs="Times New Roman"/>
                <w:sz w:val="26"/>
                <w:szCs w:val="26"/>
              </w:rPr>
              <w:t>Võ Tá Tuấn</w:t>
            </w:r>
          </w:p>
        </w:tc>
        <w:tc>
          <w:tcPr>
            <w:tcW w:w="1256" w:type="dxa"/>
          </w:tcPr>
          <w:p w14:paraId="68904EBD" w14:textId="5BA0D518" w:rsidR="00766070" w:rsidRPr="00A24C7F" w:rsidRDefault="00766070" w:rsidP="00A24C7F">
            <w:pPr>
              <w:jc w:val="center"/>
              <w:rPr>
                <w:rFonts w:cs="Times New Roman"/>
                <w:sz w:val="26"/>
                <w:szCs w:val="26"/>
              </w:rPr>
            </w:pPr>
            <w:r>
              <w:rPr>
                <w:rFonts w:cs="Times New Roman"/>
                <w:sz w:val="26"/>
                <w:szCs w:val="26"/>
              </w:rPr>
              <w:t>20224904</w:t>
            </w:r>
          </w:p>
        </w:tc>
        <w:tc>
          <w:tcPr>
            <w:tcW w:w="3766" w:type="dxa"/>
          </w:tcPr>
          <w:p w14:paraId="5C195C3C" w14:textId="77777777" w:rsidR="00667586" w:rsidRDefault="00667586" w:rsidP="00667586">
            <w:pPr>
              <w:rPr>
                <w:rFonts w:cs="Times New Roman"/>
                <w:sz w:val="26"/>
                <w:szCs w:val="26"/>
              </w:rPr>
            </w:pPr>
            <w:r>
              <w:rPr>
                <w:rFonts w:cs="Times New Roman"/>
                <w:sz w:val="26"/>
                <w:szCs w:val="26"/>
              </w:rPr>
              <w:t>- Tham gia vẽ tất cả các biểu đồ</w:t>
            </w:r>
          </w:p>
          <w:p w14:paraId="0329A9EA" w14:textId="52B67B8A" w:rsidR="00766070" w:rsidRPr="00A24C7F" w:rsidRDefault="00667586" w:rsidP="00667586">
            <w:pPr>
              <w:rPr>
                <w:rFonts w:cs="Times New Roman"/>
                <w:sz w:val="26"/>
                <w:szCs w:val="26"/>
              </w:rPr>
            </w:pPr>
            <w:r>
              <w:rPr>
                <w:rFonts w:cs="Times New Roman"/>
                <w:sz w:val="26"/>
                <w:szCs w:val="26"/>
              </w:rPr>
              <w:t xml:space="preserve">- Làm </w:t>
            </w:r>
            <w:r>
              <w:rPr>
                <w:rFonts w:cs="Times New Roman"/>
                <w:sz w:val="26"/>
                <w:szCs w:val="26"/>
              </w:rPr>
              <w:t>slide</w:t>
            </w:r>
          </w:p>
        </w:tc>
        <w:tc>
          <w:tcPr>
            <w:tcW w:w="1178" w:type="dxa"/>
          </w:tcPr>
          <w:p w14:paraId="69BBDAD6" w14:textId="28337D10" w:rsidR="00766070" w:rsidRPr="00A24C7F" w:rsidRDefault="00667586" w:rsidP="00A24C7F">
            <w:pPr>
              <w:jc w:val="center"/>
              <w:rPr>
                <w:rFonts w:cs="Times New Roman"/>
                <w:sz w:val="26"/>
                <w:szCs w:val="26"/>
              </w:rPr>
            </w:pPr>
            <w:r>
              <w:rPr>
                <w:rFonts w:cs="Times New Roman"/>
                <w:sz w:val="26"/>
                <w:szCs w:val="26"/>
              </w:rPr>
              <w:t>10</w:t>
            </w:r>
          </w:p>
        </w:tc>
      </w:tr>
      <w:tr w:rsidR="00766070" w14:paraId="3149FC9A" w14:textId="257AD5CE" w:rsidTr="000160EE">
        <w:trPr>
          <w:jc w:val="center"/>
        </w:trPr>
        <w:tc>
          <w:tcPr>
            <w:tcW w:w="708" w:type="dxa"/>
          </w:tcPr>
          <w:p w14:paraId="2A3DA9C3" w14:textId="3174374F" w:rsidR="00766070" w:rsidRPr="00A24C7F" w:rsidRDefault="00766070" w:rsidP="00A24C7F">
            <w:pPr>
              <w:jc w:val="center"/>
              <w:rPr>
                <w:rFonts w:cs="Times New Roman"/>
                <w:sz w:val="26"/>
                <w:szCs w:val="26"/>
              </w:rPr>
            </w:pPr>
            <w:r w:rsidRPr="00A24C7F">
              <w:rPr>
                <w:rFonts w:cs="Times New Roman"/>
                <w:sz w:val="26"/>
                <w:szCs w:val="26"/>
              </w:rPr>
              <w:t>5</w:t>
            </w:r>
          </w:p>
        </w:tc>
        <w:tc>
          <w:tcPr>
            <w:tcW w:w="2487" w:type="dxa"/>
          </w:tcPr>
          <w:p w14:paraId="1AA65597" w14:textId="3C96FBF0" w:rsidR="00766070" w:rsidRPr="00A24C7F" w:rsidRDefault="00766070" w:rsidP="00A24C7F">
            <w:pPr>
              <w:jc w:val="center"/>
              <w:rPr>
                <w:rFonts w:cs="Times New Roman"/>
                <w:sz w:val="26"/>
                <w:szCs w:val="26"/>
              </w:rPr>
            </w:pPr>
            <w:r w:rsidRPr="00A24C7F">
              <w:rPr>
                <w:rFonts w:cs="Times New Roman"/>
                <w:sz w:val="26"/>
                <w:szCs w:val="26"/>
              </w:rPr>
              <w:t>Đỗ Đình Hoàn</w:t>
            </w:r>
          </w:p>
        </w:tc>
        <w:tc>
          <w:tcPr>
            <w:tcW w:w="1256" w:type="dxa"/>
          </w:tcPr>
          <w:p w14:paraId="7A2E3AB9" w14:textId="7DD76920" w:rsidR="00766070" w:rsidRPr="00A24C7F" w:rsidRDefault="00766070" w:rsidP="00A24C7F">
            <w:pPr>
              <w:jc w:val="center"/>
              <w:rPr>
                <w:rFonts w:cs="Times New Roman"/>
                <w:sz w:val="26"/>
                <w:szCs w:val="26"/>
              </w:rPr>
            </w:pPr>
            <w:r>
              <w:rPr>
                <w:rFonts w:cs="Times New Roman"/>
                <w:sz w:val="26"/>
                <w:szCs w:val="26"/>
              </w:rPr>
              <w:t>20224986</w:t>
            </w:r>
          </w:p>
        </w:tc>
        <w:tc>
          <w:tcPr>
            <w:tcW w:w="3766" w:type="dxa"/>
          </w:tcPr>
          <w:p w14:paraId="6220945E" w14:textId="77777777" w:rsidR="00667586" w:rsidRDefault="00667586" w:rsidP="00667586">
            <w:pPr>
              <w:rPr>
                <w:rFonts w:cs="Times New Roman"/>
                <w:sz w:val="26"/>
                <w:szCs w:val="26"/>
              </w:rPr>
            </w:pPr>
            <w:r>
              <w:rPr>
                <w:rFonts w:cs="Times New Roman"/>
                <w:sz w:val="26"/>
                <w:szCs w:val="26"/>
              </w:rPr>
              <w:t>- Tham gia vẽ tất cả các biểu đồ</w:t>
            </w:r>
          </w:p>
          <w:p w14:paraId="5A8FC63D" w14:textId="2FBB1D24" w:rsidR="00766070" w:rsidRPr="00A24C7F" w:rsidRDefault="00667586" w:rsidP="00667586">
            <w:pPr>
              <w:rPr>
                <w:rFonts w:cs="Times New Roman"/>
                <w:sz w:val="26"/>
                <w:szCs w:val="26"/>
              </w:rPr>
            </w:pPr>
            <w:r>
              <w:rPr>
                <w:rFonts w:cs="Times New Roman"/>
                <w:sz w:val="26"/>
                <w:szCs w:val="26"/>
              </w:rPr>
              <w:t xml:space="preserve">- Làm </w:t>
            </w:r>
            <w:r>
              <w:rPr>
                <w:rFonts w:cs="Times New Roman"/>
                <w:sz w:val="26"/>
                <w:szCs w:val="26"/>
              </w:rPr>
              <w:t>slide</w:t>
            </w:r>
          </w:p>
        </w:tc>
        <w:tc>
          <w:tcPr>
            <w:tcW w:w="1178" w:type="dxa"/>
          </w:tcPr>
          <w:p w14:paraId="74690A2A" w14:textId="0861301F" w:rsidR="00766070" w:rsidRPr="00A24C7F" w:rsidRDefault="00667586" w:rsidP="00A24C7F">
            <w:pPr>
              <w:jc w:val="center"/>
              <w:rPr>
                <w:rFonts w:cs="Times New Roman"/>
                <w:sz w:val="26"/>
                <w:szCs w:val="26"/>
              </w:rPr>
            </w:pPr>
            <w:r>
              <w:rPr>
                <w:rFonts w:cs="Times New Roman"/>
                <w:sz w:val="26"/>
                <w:szCs w:val="26"/>
              </w:rPr>
              <w:t>10</w:t>
            </w:r>
          </w:p>
        </w:tc>
      </w:tr>
    </w:tbl>
    <w:p w14:paraId="4EB35999" w14:textId="77777777" w:rsidR="0095652E" w:rsidRDefault="0095652E" w:rsidP="0095652E">
      <w:pPr>
        <w:jc w:val="center"/>
        <w:rPr>
          <w:rFonts w:cs="Times New Roman"/>
          <w:b/>
          <w:bCs/>
          <w:sz w:val="26"/>
          <w:szCs w:val="26"/>
        </w:rPr>
      </w:pPr>
    </w:p>
    <w:p w14:paraId="16222311" w14:textId="74DC804E" w:rsidR="00A24C7F" w:rsidRDefault="00667586" w:rsidP="0095652E">
      <w:pPr>
        <w:jc w:val="center"/>
        <w:rPr>
          <w:rFonts w:cs="Times New Roman"/>
          <w:b/>
          <w:bCs/>
          <w:sz w:val="26"/>
          <w:szCs w:val="26"/>
        </w:rPr>
      </w:pPr>
      <w:r w:rsidRPr="00667586">
        <w:rPr>
          <w:rFonts w:cs="Times New Roman"/>
          <w:b/>
          <w:bCs/>
          <w:sz w:val="26"/>
          <w:szCs w:val="26"/>
        </w:rPr>
        <w:drawing>
          <wp:inline distT="0" distB="0" distL="0" distR="0" wp14:anchorId="4A333196" wp14:editId="68FB6667">
            <wp:extent cx="5814204" cy="4505406"/>
            <wp:effectExtent l="0" t="0" r="0" b="0"/>
            <wp:docPr id="185712002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20020" name="Picture 1" descr="A screenshot of a graph&#10;&#10;AI-generated content may be incorrect."/>
                    <pic:cNvPicPr/>
                  </pic:nvPicPr>
                  <pic:blipFill>
                    <a:blip r:embed="rId9"/>
                    <a:stretch>
                      <a:fillRect/>
                    </a:stretch>
                  </pic:blipFill>
                  <pic:spPr>
                    <a:xfrm>
                      <a:off x="0" y="0"/>
                      <a:ext cx="5817866" cy="4508244"/>
                    </a:xfrm>
                    <a:prstGeom prst="rect">
                      <a:avLst/>
                    </a:prstGeom>
                  </pic:spPr>
                </pic:pic>
              </a:graphicData>
            </a:graphic>
          </wp:inline>
        </w:drawing>
      </w:r>
    </w:p>
    <w:p w14:paraId="657A4D28" w14:textId="77777777" w:rsidR="00A24C7F" w:rsidRDefault="00A24C7F" w:rsidP="0095652E">
      <w:pPr>
        <w:jc w:val="center"/>
        <w:rPr>
          <w:rFonts w:cs="Times New Roman"/>
          <w:b/>
          <w:bCs/>
          <w:sz w:val="26"/>
          <w:szCs w:val="26"/>
        </w:rPr>
      </w:pPr>
    </w:p>
    <w:p w14:paraId="0B010871" w14:textId="0E88E743" w:rsidR="00103815" w:rsidRDefault="00103815" w:rsidP="00451FE9">
      <w:pPr>
        <w:pStyle w:val="Heading1"/>
      </w:pPr>
      <w:r>
        <w:lastRenderedPageBreak/>
        <w:t>I. Giới thiệu chung</w:t>
      </w:r>
    </w:p>
    <w:p w14:paraId="52907D46" w14:textId="22F2D577" w:rsidR="00766563" w:rsidRDefault="00766563" w:rsidP="00451FE9">
      <w:pPr>
        <w:pStyle w:val="Heading2"/>
      </w:pPr>
      <w:r>
        <w:t>1. Lý do chọn đề tài</w:t>
      </w:r>
    </w:p>
    <w:p w14:paraId="47DE7A21" w14:textId="2D56610E" w:rsidR="58303E77" w:rsidRDefault="58303E77" w:rsidP="68F65BEF">
      <w:pPr>
        <w:rPr>
          <w:rFonts w:eastAsia="Aptos"/>
          <w:szCs w:val="28"/>
        </w:rPr>
      </w:pPr>
      <w:r w:rsidRPr="68F65BEF">
        <w:rPr>
          <w:rFonts w:eastAsia="Aptos"/>
          <w:szCs w:val="28"/>
        </w:rPr>
        <w:t>Trong bối cảnh ngành công nghiệp giải trí ngày càng phát triển mạnh mẽ, đặc biệt là lĩnh vực điện ảnh, nhu cầu trải nghiệm xem phim tại rạp của khán giả không ngừng tăng cao. Các rạp chiếu phim hiện đại không chỉ đơn thuần là nơi trình chiếu các tác phẩm điện ảnh mà còn là một tổ hợp dịch vụ phức tạp, đòi hỏi quy trình vận hành và quản lý chuyên nghiệp, hiệu quả.</w:t>
      </w:r>
    </w:p>
    <w:p w14:paraId="5AC711C5" w14:textId="32768D87" w:rsidR="58303E77" w:rsidRDefault="58303E77" w:rsidP="68F65BEF">
      <w:pPr>
        <w:rPr>
          <w:rFonts w:eastAsia="Aptos"/>
          <w:szCs w:val="28"/>
        </w:rPr>
      </w:pPr>
      <w:r w:rsidRPr="68F65BEF">
        <w:rPr>
          <w:rFonts w:eastAsia="Aptos"/>
          <w:szCs w:val="28"/>
        </w:rPr>
        <w:t>Hiện nay, nhiều rạp chiếu phim, đặc biệt là các rạp có quy mô vừa và nhỏ, vẫn có thể đang vận hành dựa trên các quy trình thủ công hoặc các phần mềm quản lý rời rạc, chưa được tối ưu hóa. Điều này dẫn đến nhiều bất cập như:</w:t>
      </w:r>
    </w:p>
    <w:p w14:paraId="7C7F5FA0" w14:textId="34C5711C" w:rsidR="58303E77" w:rsidRDefault="58303E77" w:rsidP="68F65BEF">
      <w:pPr>
        <w:numPr>
          <w:ilvl w:val="0"/>
          <w:numId w:val="6"/>
        </w:numPr>
        <w:rPr>
          <w:rFonts w:eastAsia="Aptos"/>
          <w:szCs w:val="28"/>
        </w:rPr>
      </w:pPr>
      <w:r w:rsidRPr="68F65BEF">
        <w:rPr>
          <w:rFonts w:eastAsia="Aptos"/>
          <w:b/>
          <w:szCs w:val="28"/>
        </w:rPr>
        <w:t>Khó khăn trong quản lý lịch chiếu:</w:t>
      </w:r>
      <w:r w:rsidRPr="68F65BEF">
        <w:rPr>
          <w:rFonts w:eastAsia="Aptos"/>
          <w:szCs w:val="28"/>
        </w:rPr>
        <w:t xml:space="preserve"> Việc sắp xếp lịch chiếu thủ công dễ gây ra xung đột, không tối ưu hóa được việc sử dụng phòng chiếu và khó khăn trong việc cập nhật nhanh chóng khi có thay đổi.</w:t>
      </w:r>
    </w:p>
    <w:p w14:paraId="576B32C1" w14:textId="6ABD59D0" w:rsidR="619EB172" w:rsidRDefault="58303E77" w:rsidP="619EB172">
      <w:pPr>
        <w:numPr>
          <w:ilvl w:val="0"/>
          <w:numId w:val="6"/>
        </w:numPr>
        <w:rPr>
          <w:rFonts w:eastAsia="Aptos"/>
          <w:szCs w:val="28"/>
        </w:rPr>
      </w:pPr>
      <w:r w:rsidRPr="68F65BEF">
        <w:rPr>
          <w:rFonts w:eastAsia="Aptos"/>
          <w:b/>
          <w:szCs w:val="28"/>
        </w:rPr>
        <w:t>Trải nghiệm khách hàng chưa tốt:</w:t>
      </w:r>
      <w:r w:rsidRPr="68F65BEF">
        <w:rPr>
          <w:rFonts w:eastAsia="Aptos"/>
          <w:szCs w:val="28"/>
        </w:rPr>
        <w:t xml:space="preserve"> Quy trình đặt vé, thanh toán còn phức tạp, thiếu kênh đặt vé trực tuyến tiện lợi, hoặc hệ thống quản lý thành viên chưa hiệu quả.</w:t>
      </w:r>
    </w:p>
    <w:p w14:paraId="24B37AED" w14:textId="5A382792" w:rsidR="58303E77" w:rsidRDefault="58303E77" w:rsidP="68F65BEF">
      <w:pPr>
        <w:numPr>
          <w:ilvl w:val="0"/>
          <w:numId w:val="6"/>
        </w:numPr>
        <w:rPr>
          <w:rFonts w:eastAsia="Aptos"/>
          <w:szCs w:val="28"/>
        </w:rPr>
      </w:pPr>
      <w:r w:rsidRPr="68F65BEF">
        <w:rPr>
          <w:rFonts w:eastAsia="Aptos"/>
          <w:b/>
          <w:szCs w:val="28"/>
        </w:rPr>
        <w:t>Thiếu hiệu quả trong quản lý thông tin phim ảnh:</w:t>
      </w:r>
      <w:r w:rsidRPr="68F65BEF">
        <w:rPr>
          <w:rFonts w:eastAsia="Aptos"/>
          <w:szCs w:val="28"/>
        </w:rPr>
        <w:t xml:space="preserve"> Việc cập nhật thông tin phim mới, quản lý các phiên bản phim, thể loại, độ tuổi... còn thủ công và tốn thời gian.</w:t>
      </w:r>
    </w:p>
    <w:p w14:paraId="599BFE14" w14:textId="39D7DCCA" w:rsidR="58303E77" w:rsidRDefault="58303E77" w:rsidP="68F65BEF">
      <w:pPr>
        <w:numPr>
          <w:ilvl w:val="0"/>
          <w:numId w:val="6"/>
        </w:numPr>
        <w:rPr>
          <w:rFonts w:eastAsia="Aptos"/>
          <w:szCs w:val="28"/>
        </w:rPr>
      </w:pPr>
      <w:r w:rsidRPr="68F65BEF">
        <w:rPr>
          <w:rFonts w:eastAsia="Aptos"/>
          <w:b/>
          <w:szCs w:val="28"/>
        </w:rPr>
        <w:t>Khó khăn trong việc ra quyết định dựa trên dữ liệu:</w:t>
      </w:r>
      <w:r w:rsidRPr="68F65BEF">
        <w:rPr>
          <w:rFonts w:eastAsia="Aptos"/>
          <w:szCs w:val="28"/>
        </w:rPr>
        <w:t xml:space="preserve"> Thiếu các công cụ báo cáo, thống kê trực quan để ban quản lý có thể nắm bắt tình hình kinh doanh, tỷ lệ lấp đầy phòng chiếu, hiệu suất của từng bộ phim để đưa ra chiến lược phù hợp.</w:t>
      </w:r>
    </w:p>
    <w:p w14:paraId="42A4687C" w14:textId="760448CA" w:rsidR="58303E77" w:rsidRDefault="58303E77" w:rsidP="68F65BEF">
      <w:pPr>
        <w:rPr>
          <w:rFonts w:eastAsia="Aptos"/>
          <w:szCs w:val="28"/>
        </w:rPr>
      </w:pPr>
      <w:r w:rsidRPr="68F65BEF">
        <w:rPr>
          <w:rFonts w:eastAsia="Aptos"/>
          <w:szCs w:val="28"/>
        </w:rPr>
        <w:t xml:space="preserve">Nhận thấy những thách thức và tiềm năng cải thiện trên, việc xây dựng một "Hệ thống Quản lý Rạp </w:t>
      </w:r>
      <w:r w:rsidR="1B905549" w:rsidRPr="1B905549">
        <w:rPr>
          <w:rFonts w:eastAsia="Aptos"/>
          <w:szCs w:val="28"/>
        </w:rPr>
        <w:t xml:space="preserve">chiếu </w:t>
      </w:r>
      <w:r w:rsidR="52B25A4C" w:rsidRPr="52B25A4C">
        <w:rPr>
          <w:rFonts w:eastAsia="Aptos"/>
          <w:szCs w:val="28"/>
        </w:rPr>
        <w:t>phim</w:t>
      </w:r>
      <w:r w:rsidRPr="68F65BEF">
        <w:rPr>
          <w:rFonts w:eastAsia="Aptos"/>
          <w:szCs w:val="28"/>
        </w:rPr>
        <w:t>" ứng dụng công nghệ thông tin là một giải pháp cấp thiết và mang lại nhiều lợi ích. Hệ thống này không chỉ giúp tự động hóa các quy trình nghiệp vụ cốt lõi mà còn nâng cao trải nghiệm của khách hàng, tối ưu hóa hiệu quả hoạt động và hỗ trợ ban quản lý trong việc đưa ra các quyết định kinh doanh sáng suốt. Chính vì những lý do đó, nhóm chúng em đã quyết định chọn đề tài này để nghiên cứu, phân tích và thiết kế.</w:t>
      </w:r>
    </w:p>
    <w:p w14:paraId="34016301" w14:textId="53DF47B1" w:rsidR="03E8FEAD" w:rsidRDefault="03E8FEAD" w:rsidP="03E8FEAD"/>
    <w:p w14:paraId="20485734" w14:textId="50FD382F" w:rsidR="00766563" w:rsidRDefault="00766563" w:rsidP="00451FE9">
      <w:pPr>
        <w:pStyle w:val="Heading2"/>
      </w:pPr>
      <w:r>
        <w:t xml:space="preserve">2. </w:t>
      </w:r>
      <w:r w:rsidR="00884148">
        <w:t>Yêu cầu chức năng</w:t>
      </w:r>
    </w:p>
    <w:p w14:paraId="797CD7AF" w14:textId="1E49F4BC" w:rsidR="0648C5A1" w:rsidRDefault="3AD1508B" w:rsidP="009E26D8">
      <w:pPr>
        <w:ind w:firstLine="720"/>
        <w:rPr>
          <w:rFonts w:eastAsia="Aptos"/>
          <w:szCs w:val="28"/>
        </w:rPr>
      </w:pPr>
      <w:r w:rsidRPr="3AD1508B">
        <w:rPr>
          <w:rFonts w:eastAsia="Aptos"/>
          <w:szCs w:val="28"/>
        </w:rPr>
        <w:t>Để giải quyết các vấn đề đã nêu và đáp ứng nhu cầu quản lý toàn diện cho một rạp chiếu phim, đặc biệt tập trung vào trải nghiệm khách hàng và các quy trình nghiệp vụ cốt lõi, hệ thống được đề xuất cần đảm bảo các nhóm yêu cầu chức năng chính sau</w:t>
      </w:r>
      <w:r w:rsidR="620731C5" w:rsidRPr="620731C5">
        <w:rPr>
          <w:rFonts w:eastAsia="Aptos"/>
          <w:szCs w:val="28"/>
        </w:rPr>
        <w:t>:</w:t>
      </w:r>
    </w:p>
    <w:p w14:paraId="5DC482EF" w14:textId="21C9C6AE" w:rsidR="75982306" w:rsidRDefault="75982306" w:rsidP="75982306">
      <w:pPr>
        <w:rPr>
          <w:rFonts w:eastAsia="Aptos"/>
          <w:b/>
          <w:bCs/>
          <w:szCs w:val="28"/>
        </w:rPr>
      </w:pPr>
      <w:r w:rsidRPr="75982306">
        <w:rPr>
          <w:rFonts w:eastAsia="Aptos"/>
          <w:b/>
          <w:bCs/>
          <w:szCs w:val="28"/>
        </w:rPr>
        <w:t>- Đối với quản trị viên (admin):</w:t>
      </w:r>
    </w:p>
    <w:p w14:paraId="7FB77EB6" w14:textId="4D4919E4" w:rsidR="75982306" w:rsidRDefault="26D947BC" w:rsidP="75982306">
      <w:pPr>
        <w:pStyle w:val="ListParagraph"/>
        <w:numPr>
          <w:ilvl w:val="0"/>
          <w:numId w:val="9"/>
        </w:numPr>
        <w:rPr>
          <w:rFonts w:eastAsia="Aptos"/>
        </w:rPr>
      </w:pPr>
      <w:r w:rsidRPr="096925A6">
        <w:rPr>
          <w:rFonts w:eastAsia="Aptos"/>
          <w:b/>
        </w:rPr>
        <w:lastRenderedPageBreak/>
        <w:t xml:space="preserve">Quản lý </w:t>
      </w:r>
      <w:r w:rsidR="4514001B" w:rsidRPr="096925A6">
        <w:rPr>
          <w:rFonts w:eastAsia="Aptos"/>
          <w:b/>
        </w:rPr>
        <w:t>hợp tác:</w:t>
      </w:r>
      <w:r w:rsidR="66285981" w:rsidRPr="096925A6">
        <w:rPr>
          <w:rFonts w:eastAsia="Aptos"/>
          <w:b/>
        </w:rPr>
        <w:t xml:space="preserve"> </w:t>
      </w:r>
      <w:r w:rsidR="5F2B30BD" w:rsidRPr="5F2B30BD">
        <w:rPr>
          <w:rFonts w:eastAsia="Aptos"/>
        </w:rPr>
        <w:t>Chọn mẫu đơn,</w:t>
      </w:r>
      <w:r w:rsidR="3FF52E88" w:rsidRPr="3FF52E88">
        <w:rPr>
          <w:rFonts w:eastAsia="Aptos"/>
        </w:rPr>
        <w:t xml:space="preserve"> tạo và lữu trữ đơn. Điền thông </w:t>
      </w:r>
      <w:r w:rsidR="1AEA6D97" w:rsidRPr="1AEA6D97">
        <w:rPr>
          <w:rFonts w:eastAsia="Aptos"/>
        </w:rPr>
        <w:t xml:space="preserve">tin phim và </w:t>
      </w:r>
      <w:r w:rsidR="1C5B0C58" w:rsidRPr="1C5B0C58">
        <w:rPr>
          <w:rFonts w:eastAsia="Aptos"/>
        </w:rPr>
        <w:t xml:space="preserve">upload các tài </w:t>
      </w:r>
      <w:r w:rsidR="7E9263ED" w:rsidRPr="7E9263ED">
        <w:rPr>
          <w:rFonts w:eastAsia="Aptos"/>
        </w:rPr>
        <w:t>liệu</w:t>
      </w:r>
      <w:r w:rsidR="418EFE84" w:rsidRPr="418EFE84">
        <w:rPr>
          <w:rFonts w:eastAsia="Aptos"/>
        </w:rPr>
        <w:t>, sau đó</w:t>
      </w:r>
      <w:r w:rsidR="7E9263ED" w:rsidRPr="7E9263ED">
        <w:rPr>
          <w:rFonts w:eastAsia="Aptos"/>
        </w:rPr>
        <w:t xml:space="preserve"> </w:t>
      </w:r>
      <w:r w:rsidR="4EADC8AA" w:rsidRPr="4EADC8AA">
        <w:rPr>
          <w:rFonts w:eastAsia="Aptos"/>
        </w:rPr>
        <w:t xml:space="preserve">sử dụng MySign để </w:t>
      </w:r>
      <w:r w:rsidR="52C5D09F" w:rsidRPr="52C5D09F">
        <w:rPr>
          <w:rFonts w:eastAsia="Aptos"/>
        </w:rPr>
        <w:t xml:space="preserve">xác thực </w:t>
      </w:r>
      <w:r w:rsidR="7F0F6615" w:rsidRPr="7F0F6615">
        <w:rPr>
          <w:rFonts w:eastAsia="Aptos"/>
        </w:rPr>
        <w:t xml:space="preserve">chữ kí số </w:t>
      </w:r>
      <w:r w:rsidR="7332688E" w:rsidRPr="7332688E">
        <w:rPr>
          <w:rFonts w:eastAsia="Aptos"/>
        </w:rPr>
        <w:t xml:space="preserve">và gửi văn </w:t>
      </w:r>
      <w:r w:rsidR="3EFC9E70" w:rsidRPr="3EFC9E70">
        <w:rPr>
          <w:rFonts w:eastAsia="Aptos"/>
        </w:rPr>
        <w:t xml:space="preserve">bản được ký cho </w:t>
      </w:r>
      <w:r w:rsidR="13C5BAFA" w:rsidRPr="13C5BAFA">
        <w:rPr>
          <w:rFonts w:eastAsia="Aptos"/>
        </w:rPr>
        <w:t>đối tác.</w:t>
      </w:r>
    </w:p>
    <w:p w14:paraId="37A184A2" w14:textId="1D66EAA6" w:rsidR="4514001B" w:rsidRDefault="5A72D08D" w:rsidP="4514001B">
      <w:pPr>
        <w:pStyle w:val="ListParagraph"/>
        <w:numPr>
          <w:ilvl w:val="0"/>
          <w:numId w:val="9"/>
        </w:numPr>
        <w:rPr>
          <w:rFonts w:eastAsia="Aptos"/>
        </w:rPr>
      </w:pPr>
      <w:r w:rsidRPr="5A72D08D">
        <w:rPr>
          <w:rFonts w:eastAsia="Aptos"/>
          <w:b/>
          <w:bCs/>
        </w:rPr>
        <w:t xml:space="preserve">Quản lý lịch chiếu: </w:t>
      </w:r>
      <w:r w:rsidRPr="5A72D08D">
        <w:rPr>
          <w:rFonts w:eastAsia="Aptos"/>
        </w:rPr>
        <w:t xml:space="preserve">Tạo, sắp xếp, điều chỉnh lịch chiếu cho các </w:t>
      </w:r>
      <w:r w:rsidR="6E156C80" w:rsidRPr="6E156C80">
        <w:rPr>
          <w:rFonts w:eastAsia="Aptos"/>
        </w:rPr>
        <w:t>phòng chiếu</w:t>
      </w:r>
      <w:r w:rsidR="78A05368" w:rsidRPr="78A05368">
        <w:rPr>
          <w:rFonts w:eastAsia="Aptos"/>
        </w:rPr>
        <w:t xml:space="preserve">. </w:t>
      </w:r>
      <w:r w:rsidR="1062E9E3" w:rsidRPr="1062E9E3">
        <w:rPr>
          <w:rFonts w:eastAsia="Aptos"/>
        </w:rPr>
        <w:t xml:space="preserve">Gán phim cho các </w:t>
      </w:r>
      <w:r w:rsidR="0737A990" w:rsidRPr="0737A990">
        <w:rPr>
          <w:rFonts w:eastAsia="Aptos"/>
        </w:rPr>
        <w:t>suất chiếu</w:t>
      </w:r>
      <w:r w:rsidR="1F98A83B" w:rsidRPr="1F98A83B">
        <w:rPr>
          <w:rFonts w:eastAsia="Aptos"/>
        </w:rPr>
        <w:t>.</w:t>
      </w:r>
      <w:r w:rsidR="0737A990" w:rsidRPr="0737A990">
        <w:rPr>
          <w:rFonts w:eastAsia="Aptos"/>
        </w:rPr>
        <w:t xml:space="preserve"> </w:t>
      </w:r>
      <w:r w:rsidR="02C33E74" w:rsidRPr="02C33E74">
        <w:rPr>
          <w:rFonts w:eastAsia="Aptos"/>
        </w:rPr>
        <w:t>Kiểm tra và cảnh báo xung</w:t>
      </w:r>
      <w:r w:rsidR="3C5026A6" w:rsidRPr="3C5026A6">
        <w:rPr>
          <w:rFonts w:eastAsia="Aptos"/>
        </w:rPr>
        <w:t xml:space="preserve"> đột nếu có</w:t>
      </w:r>
      <w:r w:rsidR="14AB61D1" w:rsidRPr="14AB61D1">
        <w:rPr>
          <w:rFonts w:eastAsia="Aptos"/>
        </w:rPr>
        <w:t>.</w:t>
      </w:r>
    </w:p>
    <w:p w14:paraId="7754F478" w14:textId="29EC4F5A" w:rsidR="444C9414" w:rsidRDefault="444C9414" w:rsidP="444C9414">
      <w:pPr>
        <w:pStyle w:val="ListParagraph"/>
        <w:numPr>
          <w:ilvl w:val="0"/>
          <w:numId w:val="9"/>
        </w:numPr>
        <w:rPr>
          <w:rFonts w:eastAsia="Aptos"/>
          <w:szCs w:val="28"/>
        </w:rPr>
      </w:pPr>
      <w:r w:rsidRPr="58A46D46">
        <w:rPr>
          <w:rFonts w:eastAsia="Aptos"/>
          <w:b/>
        </w:rPr>
        <w:t xml:space="preserve">Quản </w:t>
      </w:r>
      <w:r w:rsidR="43996452" w:rsidRPr="58A46D46">
        <w:rPr>
          <w:rFonts w:eastAsia="Aptos"/>
          <w:b/>
        </w:rPr>
        <w:t xml:space="preserve">lý </w:t>
      </w:r>
      <w:r w:rsidR="6A8D7B06" w:rsidRPr="58A46D46">
        <w:rPr>
          <w:rFonts w:eastAsia="Aptos"/>
          <w:b/>
        </w:rPr>
        <w:t>nhân viên</w:t>
      </w:r>
      <w:r w:rsidR="7A94DE70" w:rsidRPr="58A46D46">
        <w:rPr>
          <w:rFonts w:eastAsia="Aptos"/>
          <w:b/>
        </w:rPr>
        <w:t>:</w:t>
      </w:r>
      <w:r w:rsidR="5300E2CC" w:rsidRPr="58A46D46">
        <w:rPr>
          <w:rFonts w:eastAsia="Aptos"/>
          <w:b/>
        </w:rPr>
        <w:t xml:space="preserve"> </w:t>
      </w:r>
      <w:r w:rsidR="56E12C4D" w:rsidRPr="56E12C4D">
        <w:rPr>
          <w:rFonts w:eastAsia="Aptos"/>
        </w:rPr>
        <w:t xml:space="preserve">Thêm, xóa nhân viên. </w:t>
      </w:r>
      <w:r w:rsidR="1DBC842B" w:rsidRPr="1DBC842B">
        <w:rPr>
          <w:rFonts w:eastAsia="Aptos"/>
        </w:rPr>
        <w:t>Quản lý xin nghỉ phép nhân</w:t>
      </w:r>
      <w:r w:rsidR="024C802B" w:rsidRPr="024C802B">
        <w:rPr>
          <w:rFonts w:eastAsia="Aptos"/>
        </w:rPr>
        <w:t xml:space="preserve"> viên</w:t>
      </w:r>
      <w:r w:rsidR="4CDC51A3" w:rsidRPr="4CDC51A3">
        <w:rPr>
          <w:rFonts w:eastAsia="Aptos"/>
        </w:rPr>
        <w:t xml:space="preserve">. </w:t>
      </w:r>
      <w:r w:rsidR="39AD5AD2" w:rsidRPr="39AD5AD2">
        <w:rPr>
          <w:rFonts w:eastAsia="Aptos"/>
        </w:rPr>
        <w:t>Chỉnh sửa quyền truy cập nhân</w:t>
      </w:r>
      <w:r w:rsidR="3578A140" w:rsidRPr="3578A140">
        <w:rPr>
          <w:rFonts w:eastAsia="Aptos"/>
        </w:rPr>
        <w:t xml:space="preserve"> viên.</w:t>
      </w:r>
      <w:r w:rsidR="4D39937E" w:rsidRPr="4D39937E">
        <w:rPr>
          <w:rFonts w:eastAsia="Aptos"/>
          <w:b/>
          <w:bCs/>
        </w:rPr>
        <w:t xml:space="preserve"> </w:t>
      </w:r>
    </w:p>
    <w:p w14:paraId="3DF02D5A" w14:textId="7CD61363" w:rsidR="75982306" w:rsidRDefault="75982306" w:rsidP="75982306">
      <w:pPr>
        <w:rPr>
          <w:rFonts w:eastAsia="Aptos"/>
          <w:b/>
          <w:bCs/>
          <w:szCs w:val="28"/>
        </w:rPr>
      </w:pPr>
      <w:r w:rsidRPr="75982306">
        <w:rPr>
          <w:rFonts w:eastAsia="Aptos"/>
          <w:b/>
          <w:bCs/>
          <w:szCs w:val="28"/>
        </w:rPr>
        <w:t>- Đối với người dùng (user):</w:t>
      </w:r>
    </w:p>
    <w:p w14:paraId="78589EE1" w14:textId="1B3C750B" w:rsidR="75982306" w:rsidRDefault="75982306" w:rsidP="75982306">
      <w:pPr>
        <w:pStyle w:val="ListParagraph"/>
        <w:numPr>
          <w:ilvl w:val="0"/>
          <w:numId w:val="8"/>
        </w:numPr>
        <w:rPr>
          <w:rFonts w:eastAsia="Aptos"/>
        </w:rPr>
      </w:pPr>
      <w:r w:rsidRPr="3170D690">
        <w:rPr>
          <w:rFonts w:eastAsia="Aptos"/>
          <w:b/>
        </w:rPr>
        <w:t>Đặt vé</w:t>
      </w:r>
      <w:r w:rsidRPr="3170D690">
        <w:rPr>
          <w:rFonts w:eastAsia="Aptos"/>
        </w:rPr>
        <w:t xml:space="preserve"> (trực tuyến/ trực tiếp): </w:t>
      </w:r>
      <w:r w:rsidR="33C9118D" w:rsidRPr="33C9118D">
        <w:rPr>
          <w:rFonts w:eastAsia="Aptos"/>
        </w:rPr>
        <w:t>Chọn</w:t>
      </w:r>
      <w:r w:rsidRPr="3170D690">
        <w:rPr>
          <w:rFonts w:eastAsia="Aptos"/>
        </w:rPr>
        <w:t xml:space="preserve"> phim và suất chiếu mong muốn, sau đó xem sơ đồ phòng chiếu trực quan, hiển thị trạng thái ghế. Người dùng có thể chọn một hay nhiều ghế và xác nhận thông tin đặt vé, sau đó thực hiện thanh toán để giữ ghế.</w:t>
      </w:r>
    </w:p>
    <w:p w14:paraId="2F65A61D" w14:textId="658FED31" w:rsidR="75982306" w:rsidRDefault="076B136D" w:rsidP="75982306">
      <w:pPr>
        <w:pStyle w:val="ListParagraph"/>
        <w:numPr>
          <w:ilvl w:val="0"/>
          <w:numId w:val="8"/>
        </w:numPr>
        <w:rPr>
          <w:rFonts w:eastAsia="Aptos"/>
          <w:b/>
          <w:szCs w:val="28"/>
        </w:rPr>
      </w:pPr>
      <w:r w:rsidRPr="076B136D">
        <w:rPr>
          <w:rFonts w:eastAsia="Aptos"/>
          <w:b/>
          <w:bCs/>
          <w:szCs w:val="28"/>
        </w:rPr>
        <w:t xml:space="preserve">Thanh toán vé: </w:t>
      </w:r>
      <w:r w:rsidRPr="66285981">
        <w:rPr>
          <w:rFonts w:eastAsia="Aptos"/>
          <w:szCs w:val="28"/>
        </w:rPr>
        <w:t>Tích hợp với các cổng thanh toán phổ biến (ví điện tử, thẻ ngân hàng nội địa, thẻ quốc tế).</w:t>
      </w:r>
      <w:r w:rsidR="7A372DCD" w:rsidRPr="66285981">
        <w:rPr>
          <w:rFonts w:eastAsia="Aptos"/>
          <w:szCs w:val="28"/>
        </w:rPr>
        <w:t xml:space="preserve"> </w:t>
      </w:r>
      <w:r w:rsidRPr="66285981">
        <w:rPr>
          <w:rFonts w:eastAsia="Aptos"/>
          <w:szCs w:val="28"/>
        </w:rPr>
        <w:t>Xác nhận thanh toán thành công và nhận mã vé điện tử (QR code, mã số) qua email/SMS hoặc hiển thị trực tiếp trên ứng dụng/website.</w:t>
      </w:r>
    </w:p>
    <w:p w14:paraId="2499DD85" w14:textId="4503BAA5" w:rsidR="387D8C6B" w:rsidRDefault="3AA9A0E9" w:rsidP="4371486C">
      <w:pPr>
        <w:pStyle w:val="ListParagraph"/>
        <w:numPr>
          <w:ilvl w:val="0"/>
          <w:numId w:val="8"/>
        </w:numPr>
        <w:rPr>
          <w:rFonts w:eastAsia="Aptos"/>
          <w:szCs w:val="28"/>
        </w:rPr>
      </w:pPr>
      <w:r w:rsidRPr="3AA9A0E9">
        <w:rPr>
          <w:rFonts w:eastAsia="Aptos"/>
          <w:b/>
          <w:bCs/>
          <w:szCs w:val="28"/>
        </w:rPr>
        <w:t xml:space="preserve">Hủy vé: </w:t>
      </w:r>
      <w:r w:rsidRPr="6DE09AD9">
        <w:rPr>
          <w:rFonts w:eastAsia="Aptos"/>
          <w:szCs w:val="28"/>
        </w:rPr>
        <w:t>Cho phép khách hàng gửi yêu cầu hủy vé đã đặt trực tuyến trong một khoảng thời gian quy định trước suất chiếu (ví dụ: trước 2 tiếng).</w:t>
      </w:r>
      <w:r w:rsidR="4371486C" w:rsidRPr="4371486C">
        <w:rPr>
          <w:rFonts w:eastAsia="Aptos"/>
          <w:szCs w:val="28"/>
        </w:rPr>
        <w:t xml:space="preserve"> </w:t>
      </w:r>
      <w:r w:rsidRPr="6DE09AD9">
        <w:rPr>
          <w:rFonts w:eastAsia="Aptos"/>
          <w:szCs w:val="28"/>
        </w:rPr>
        <w:t>Hệ thống kiểm tra điều kiện hủy vé theo chính sách của rạp.</w:t>
      </w:r>
      <w:r w:rsidR="5A869A89" w:rsidRPr="5A869A89">
        <w:rPr>
          <w:rFonts w:eastAsia="Aptos"/>
          <w:szCs w:val="28"/>
        </w:rPr>
        <w:t xml:space="preserve"> </w:t>
      </w:r>
      <w:r w:rsidRPr="6DE09AD9">
        <w:rPr>
          <w:rFonts w:eastAsia="Aptos"/>
          <w:szCs w:val="28"/>
        </w:rPr>
        <w:t>Xử lý hoàn tiền (nếu đủ điều kiện) theo phương thức thanh toán ban đầu hoặc về ví thành viên</w:t>
      </w:r>
      <w:r w:rsidR="560512B0" w:rsidRPr="560512B0">
        <w:rPr>
          <w:rFonts w:eastAsia="Aptos"/>
          <w:szCs w:val="28"/>
        </w:rPr>
        <w:t>.</w:t>
      </w:r>
      <w:r w:rsidR="133716B6" w:rsidRPr="133716B6">
        <w:rPr>
          <w:rFonts w:eastAsia="Aptos"/>
          <w:szCs w:val="28"/>
        </w:rPr>
        <w:t xml:space="preserve"> </w:t>
      </w:r>
      <w:r w:rsidR="389C9211" w:rsidRPr="389C9211">
        <w:rPr>
          <w:rFonts w:eastAsia="Aptos"/>
          <w:szCs w:val="28"/>
        </w:rPr>
        <w:t xml:space="preserve">Sau đó </w:t>
      </w:r>
      <w:r w:rsidR="1AAF4E59" w:rsidRPr="1AAF4E59">
        <w:rPr>
          <w:rFonts w:eastAsia="Aptos"/>
          <w:szCs w:val="28"/>
        </w:rPr>
        <w:t>thông</w:t>
      </w:r>
      <w:r w:rsidRPr="6DE09AD9">
        <w:rPr>
          <w:rFonts w:eastAsia="Aptos"/>
          <w:szCs w:val="28"/>
        </w:rPr>
        <w:t xml:space="preserve"> báo kết quả hủy vé cho khách hàng</w:t>
      </w:r>
      <w:r w:rsidR="6DE09AD9" w:rsidRPr="6DE09AD9">
        <w:rPr>
          <w:rFonts w:eastAsia="Aptos"/>
          <w:szCs w:val="28"/>
        </w:rPr>
        <w:t>.</w:t>
      </w:r>
    </w:p>
    <w:p w14:paraId="74051466" w14:textId="4F436B9E" w:rsidR="26F11A10" w:rsidRDefault="7C65E6A5" w:rsidP="76007135">
      <w:pPr>
        <w:pStyle w:val="ListParagraph"/>
        <w:numPr>
          <w:ilvl w:val="0"/>
          <w:numId w:val="8"/>
        </w:numPr>
        <w:rPr>
          <w:rFonts w:eastAsia="Aptos"/>
          <w:szCs w:val="28"/>
        </w:rPr>
      </w:pPr>
      <w:r w:rsidRPr="7C65E6A5">
        <w:rPr>
          <w:rFonts w:eastAsia="Aptos"/>
          <w:b/>
          <w:bCs/>
          <w:szCs w:val="28"/>
        </w:rPr>
        <w:t xml:space="preserve">Đánh giá phim: </w:t>
      </w:r>
      <w:r w:rsidRPr="4F6939F8">
        <w:rPr>
          <w:rFonts w:eastAsia="Aptos"/>
          <w:szCs w:val="28"/>
        </w:rPr>
        <w:t>Cho phép khách hàng (thường là sau khi xem phim hoặc có vé hợp lệ) đánh giá phim theo thang điểm (ví dụ: 1-5 sao).</w:t>
      </w:r>
      <w:r w:rsidR="2297B6EA" w:rsidRPr="2297B6EA">
        <w:rPr>
          <w:rFonts w:eastAsia="Aptos"/>
          <w:szCs w:val="28"/>
        </w:rPr>
        <w:t xml:space="preserve"> </w:t>
      </w:r>
      <w:r w:rsidRPr="4F6939F8">
        <w:rPr>
          <w:rFonts w:eastAsia="Aptos"/>
          <w:szCs w:val="28"/>
        </w:rPr>
        <w:t>Viết bình luận, nhận xét về bộ phim.</w:t>
      </w:r>
      <w:r w:rsidR="405F5672" w:rsidRPr="405F5672">
        <w:rPr>
          <w:rFonts w:eastAsia="Aptos"/>
          <w:szCs w:val="28"/>
        </w:rPr>
        <w:t xml:space="preserve"> </w:t>
      </w:r>
      <w:r w:rsidRPr="4F6939F8">
        <w:rPr>
          <w:rFonts w:eastAsia="Aptos"/>
          <w:szCs w:val="28"/>
        </w:rPr>
        <w:t>Hệ thống hiển thị điểm đánh giá trung bình và các bình luận</w:t>
      </w:r>
      <w:r w:rsidR="6CB35FB1" w:rsidRPr="6CB35FB1">
        <w:rPr>
          <w:rFonts w:eastAsia="Aptos"/>
          <w:szCs w:val="28"/>
        </w:rPr>
        <w:t>.</w:t>
      </w:r>
    </w:p>
    <w:p w14:paraId="04B650AE" w14:textId="4C00FF9F" w:rsidR="22A7E1EC" w:rsidRDefault="4D1E1D36" w:rsidP="22A7E1EC">
      <w:pPr>
        <w:pStyle w:val="ListParagraph"/>
        <w:numPr>
          <w:ilvl w:val="0"/>
          <w:numId w:val="8"/>
        </w:numPr>
        <w:rPr>
          <w:rFonts w:eastAsia="Aptos"/>
          <w:szCs w:val="28"/>
        </w:rPr>
      </w:pPr>
      <w:r w:rsidRPr="4D1E1D36">
        <w:rPr>
          <w:rFonts w:eastAsia="Aptos"/>
          <w:b/>
          <w:bCs/>
          <w:szCs w:val="28"/>
        </w:rPr>
        <w:t xml:space="preserve">Quản lý tài </w:t>
      </w:r>
      <w:r w:rsidR="43A75A03" w:rsidRPr="43A75A03">
        <w:rPr>
          <w:rFonts w:eastAsia="Aptos"/>
          <w:b/>
          <w:bCs/>
          <w:szCs w:val="28"/>
        </w:rPr>
        <w:t xml:space="preserve">khoản </w:t>
      </w:r>
      <w:r w:rsidR="266B5D6F" w:rsidRPr="266B5D6F">
        <w:rPr>
          <w:rFonts w:eastAsia="Aptos"/>
          <w:b/>
          <w:bCs/>
          <w:szCs w:val="28"/>
        </w:rPr>
        <w:t>cá nhân</w:t>
      </w:r>
      <w:r w:rsidR="6CB35FB1" w:rsidRPr="6CB35FB1">
        <w:rPr>
          <w:rFonts w:eastAsia="Aptos"/>
          <w:b/>
          <w:bCs/>
          <w:szCs w:val="28"/>
        </w:rPr>
        <w:t>:</w:t>
      </w:r>
      <w:r w:rsidR="30DA9DE1" w:rsidRPr="30DA9DE1">
        <w:rPr>
          <w:rFonts w:eastAsia="Aptos"/>
          <w:b/>
          <w:bCs/>
          <w:szCs w:val="28"/>
        </w:rPr>
        <w:t xml:space="preserve"> </w:t>
      </w:r>
      <w:r w:rsidR="7169CB0D" w:rsidRPr="7169CB0D">
        <w:rPr>
          <w:rFonts w:eastAsia="Aptos"/>
          <w:szCs w:val="28"/>
        </w:rPr>
        <w:t xml:space="preserve">Đăng kí, </w:t>
      </w:r>
      <w:r w:rsidR="5BEAD66D" w:rsidRPr="5BEAD66D">
        <w:rPr>
          <w:rFonts w:eastAsia="Aptos"/>
          <w:szCs w:val="28"/>
        </w:rPr>
        <w:t>đăng nhập, quên</w:t>
      </w:r>
      <w:r w:rsidR="7AEC02AE" w:rsidRPr="7AEC02AE">
        <w:rPr>
          <w:rFonts w:eastAsia="Aptos"/>
          <w:szCs w:val="28"/>
        </w:rPr>
        <w:t xml:space="preserve"> mật khẩu</w:t>
      </w:r>
      <w:r w:rsidR="2D322AD7" w:rsidRPr="2D322AD7">
        <w:rPr>
          <w:rFonts w:eastAsia="Aptos"/>
          <w:szCs w:val="28"/>
        </w:rPr>
        <w:t xml:space="preserve">, cập </w:t>
      </w:r>
      <w:r w:rsidR="0D62B150" w:rsidRPr="0D62B150">
        <w:rPr>
          <w:rFonts w:eastAsia="Aptos"/>
          <w:szCs w:val="28"/>
        </w:rPr>
        <w:t xml:space="preserve">nhật thông tin </w:t>
      </w:r>
      <w:r w:rsidR="49DCEA8E" w:rsidRPr="49DCEA8E">
        <w:rPr>
          <w:rFonts w:eastAsia="Aptos"/>
          <w:szCs w:val="28"/>
        </w:rPr>
        <w:t xml:space="preserve">cá nhân, </w:t>
      </w:r>
      <w:r w:rsidR="252B66EB" w:rsidRPr="252B66EB">
        <w:rPr>
          <w:rFonts w:eastAsia="Aptos"/>
          <w:szCs w:val="28"/>
        </w:rPr>
        <w:t xml:space="preserve">quản lý hạng thành </w:t>
      </w:r>
      <w:r w:rsidR="453CBFD8" w:rsidRPr="453CBFD8">
        <w:rPr>
          <w:rFonts w:eastAsia="Aptos"/>
          <w:szCs w:val="28"/>
        </w:rPr>
        <w:t>viên</w:t>
      </w:r>
      <w:r w:rsidR="734F35AD" w:rsidRPr="734F35AD">
        <w:rPr>
          <w:rFonts w:eastAsia="Aptos"/>
          <w:szCs w:val="28"/>
        </w:rPr>
        <w:t xml:space="preserve">, điểm tích </w:t>
      </w:r>
      <w:r w:rsidR="6BC33C10" w:rsidRPr="6BC33C10">
        <w:rPr>
          <w:rFonts w:eastAsia="Aptos"/>
          <w:szCs w:val="28"/>
        </w:rPr>
        <w:t>lũy.</w:t>
      </w:r>
    </w:p>
    <w:p w14:paraId="29A47328" w14:textId="644A3B76" w:rsidR="00103815" w:rsidRDefault="00766563" w:rsidP="00451FE9">
      <w:pPr>
        <w:pStyle w:val="Heading1"/>
      </w:pPr>
      <w:r>
        <w:t>II</w:t>
      </w:r>
      <w:r w:rsidR="00BF175C">
        <w:t>. Phân tích</w:t>
      </w:r>
      <w:r w:rsidR="00FC4EE9">
        <w:t xml:space="preserve"> yêu cầu</w:t>
      </w:r>
      <w:r w:rsidR="00BF175C">
        <w:t xml:space="preserve"> </w:t>
      </w:r>
      <w:r w:rsidR="005F64B9">
        <w:t>hệ thống</w:t>
      </w:r>
    </w:p>
    <w:p w14:paraId="341BA325" w14:textId="27CAAD05" w:rsidR="00BF175C" w:rsidRDefault="009F4F6D" w:rsidP="00451FE9">
      <w:pPr>
        <w:pStyle w:val="Heading2"/>
      </w:pPr>
      <w:r>
        <w:t>1. Xác định tác nhân của hệ thống</w:t>
      </w:r>
    </w:p>
    <w:p w14:paraId="672BAC7F" w14:textId="41FA171B" w:rsidR="4AE66859" w:rsidRDefault="66E6E8B6" w:rsidP="4AE66859">
      <w:r>
        <w:t>Hệ thống gồm các tác nhân chính: Khách</w:t>
      </w:r>
      <w:r w:rsidR="5DB00ECB">
        <w:t xml:space="preserve"> </w:t>
      </w:r>
      <w:r w:rsidR="1A8AE127">
        <w:t>hàng</w:t>
      </w:r>
      <w:r>
        <w:t>, người dùng, quản trị viên</w:t>
      </w:r>
      <w:r w:rsidR="6389F986">
        <w:t xml:space="preserve"> hệ</w:t>
      </w:r>
      <w:r w:rsidR="5051BD67">
        <w:t xml:space="preserve"> thống, </w:t>
      </w:r>
      <w:r w:rsidR="32FC79C6">
        <w:t>nhân viên</w:t>
      </w:r>
      <w:r w:rsidR="14D1C49D">
        <w:t>.</w:t>
      </w:r>
    </w:p>
    <w:p w14:paraId="56835F7A" w14:textId="34763BBB" w:rsidR="5DB00ECB" w:rsidRDefault="3C837EAE" w:rsidP="1A8AE127">
      <w:pPr>
        <w:pStyle w:val="ListParagraph"/>
        <w:numPr>
          <w:ilvl w:val="0"/>
          <w:numId w:val="10"/>
        </w:numPr>
      </w:pPr>
      <w:r>
        <w:t>Khách hàng: Xem thông tin phim, lịch chiếu phim,</w:t>
      </w:r>
      <w:r w:rsidR="14674524">
        <w:t xml:space="preserve"> </w:t>
      </w:r>
      <w:r w:rsidR="3D945196">
        <w:t>rạp phim</w:t>
      </w:r>
      <w:r w:rsidR="11587845">
        <w:t>.</w:t>
      </w:r>
    </w:p>
    <w:p w14:paraId="4D6ABD59" w14:textId="6476C09A" w:rsidR="11587845" w:rsidRDefault="247C9D70" w:rsidP="11587845">
      <w:pPr>
        <w:pStyle w:val="ListParagraph"/>
        <w:numPr>
          <w:ilvl w:val="0"/>
          <w:numId w:val="10"/>
        </w:numPr>
      </w:pPr>
      <w:r>
        <w:t xml:space="preserve">Quản trị viên hệ </w:t>
      </w:r>
      <w:r w:rsidR="79F728D4">
        <w:t xml:space="preserve">thống: Quản lý </w:t>
      </w:r>
      <w:r w:rsidR="36A6DF24">
        <w:t xml:space="preserve">hợp tác, quản </w:t>
      </w:r>
      <w:r w:rsidR="3BCCE4FE">
        <w:t>lý lịch chiếu, quản</w:t>
      </w:r>
      <w:r w:rsidR="256C9D23">
        <w:t xml:space="preserve"> lý </w:t>
      </w:r>
      <w:r w:rsidR="1FFD0D96">
        <w:t xml:space="preserve">nhân viên, </w:t>
      </w:r>
      <w:r w:rsidR="63A02A03">
        <w:t>quản lý hệ thống chiếu phim,</w:t>
      </w:r>
      <w:r w:rsidR="772C01A8">
        <w:t xml:space="preserve"> ...</w:t>
      </w:r>
    </w:p>
    <w:p w14:paraId="5D2E326B" w14:textId="0EF2AD15" w:rsidR="177AD4FA" w:rsidRDefault="177AD4FA" w:rsidP="177AD4FA">
      <w:pPr>
        <w:pStyle w:val="ListParagraph"/>
        <w:numPr>
          <w:ilvl w:val="0"/>
          <w:numId w:val="10"/>
        </w:numPr>
      </w:pPr>
      <w:r>
        <w:t>Người dùng: Đặt vé trực tuyến/ trực tiếp, thanh toán, hủy vé (nếu đủ điều kiện),</w:t>
      </w:r>
      <w:r w:rsidR="1466A8B6">
        <w:t xml:space="preserve"> </w:t>
      </w:r>
      <w:r w:rsidR="21B1F471">
        <w:t xml:space="preserve">bình luận </w:t>
      </w:r>
      <w:r w:rsidR="76B8859B">
        <w:t>và đánh giá phim</w:t>
      </w:r>
      <w:r w:rsidR="7CB0F4F5">
        <w:t>.</w:t>
      </w:r>
    </w:p>
    <w:p w14:paraId="525F3CE1" w14:textId="6B1552EE" w:rsidR="00E97256" w:rsidRDefault="08125D42" w:rsidP="12C58C6B">
      <w:pPr>
        <w:pStyle w:val="ListParagraph"/>
        <w:numPr>
          <w:ilvl w:val="0"/>
          <w:numId w:val="10"/>
        </w:numPr>
      </w:pPr>
      <w:r>
        <w:t xml:space="preserve">Nhân viên: </w:t>
      </w:r>
      <w:r w:rsidR="7D4C5F13">
        <w:t>Có nhiệm vụ bán</w:t>
      </w:r>
      <w:r>
        <w:t xml:space="preserve"> vé, </w:t>
      </w:r>
      <w:r w:rsidR="6760E9E6">
        <w:t>kiểm</w:t>
      </w:r>
      <w:r w:rsidR="69399EF2">
        <w:t xml:space="preserve"> </w:t>
      </w:r>
      <w:r w:rsidR="71FB91A7">
        <w:t>vé.</w:t>
      </w:r>
    </w:p>
    <w:p w14:paraId="65097B53" w14:textId="3A31D3AB" w:rsidR="009F4F6D" w:rsidRDefault="00EE3FE7" w:rsidP="00451FE9">
      <w:pPr>
        <w:pStyle w:val="Heading2"/>
      </w:pPr>
      <w:r>
        <w:t xml:space="preserve">2. </w:t>
      </w:r>
      <w:r w:rsidR="00C27E7D">
        <w:t>Biểu đồ ca sử dụng</w:t>
      </w:r>
      <w:r w:rsidR="00043AF8">
        <w:t xml:space="preserve"> tổng quan</w:t>
      </w:r>
    </w:p>
    <w:p w14:paraId="0A4B6646" w14:textId="77777777" w:rsidR="005712E7" w:rsidRPr="00795985" w:rsidRDefault="005712E7" w:rsidP="00795985"/>
    <w:p w14:paraId="3D2FB7FC" w14:textId="26E7C332" w:rsidR="00451FE9" w:rsidRDefault="00853E0B" w:rsidP="00D03FBC">
      <w:pPr>
        <w:jc w:val="center"/>
      </w:pPr>
      <w:r>
        <w:rPr>
          <w:noProof/>
        </w:rPr>
        <w:lastRenderedPageBreak/>
        <w:drawing>
          <wp:inline distT="0" distB="0" distL="0" distR="0" wp14:anchorId="24380C3D" wp14:editId="3FBCA465">
            <wp:extent cx="5023262" cy="3121847"/>
            <wp:effectExtent l="0" t="0" r="6350" b="2540"/>
            <wp:docPr id="1526016162" name="Picture 272"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16162" name="Picture 272" descr="A diagram of a person with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035056" cy="3129176"/>
                    </a:xfrm>
                    <a:prstGeom prst="rect">
                      <a:avLst/>
                    </a:prstGeom>
                  </pic:spPr>
                </pic:pic>
              </a:graphicData>
            </a:graphic>
          </wp:inline>
        </w:drawing>
      </w:r>
    </w:p>
    <w:p w14:paraId="68BB038C" w14:textId="77777777" w:rsidR="005712E7" w:rsidRPr="00451FE9" w:rsidRDefault="005712E7" w:rsidP="00D03FBC">
      <w:pPr>
        <w:jc w:val="center"/>
      </w:pPr>
    </w:p>
    <w:p w14:paraId="12528E36" w14:textId="75DBE485" w:rsidR="00043AF8" w:rsidRDefault="00043AF8" w:rsidP="00451FE9">
      <w:pPr>
        <w:pStyle w:val="Heading2"/>
      </w:pPr>
      <w:r w:rsidRPr="00554056">
        <w:t>3. Biểu đồ ca sử dụng phân rã</w:t>
      </w:r>
    </w:p>
    <w:p w14:paraId="34D9A6DF" w14:textId="1895C224" w:rsidR="005712E7" w:rsidRPr="003874A7" w:rsidRDefault="003874A7" w:rsidP="009E26D8">
      <w:pPr>
        <w:pStyle w:val="Heading3"/>
        <w:rPr>
          <w:rFonts w:cs="Times New Roman"/>
        </w:rPr>
      </w:pPr>
      <w:r w:rsidRPr="003874A7">
        <w:rPr>
          <w:rFonts w:cs="Times New Roman"/>
        </w:rPr>
        <w:t xml:space="preserve">- Ca sử dụng </w:t>
      </w:r>
      <w:r w:rsidRPr="003725F1">
        <w:rPr>
          <w:rFonts w:cs="Times New Roman"/>
          <w:b/>
        </w:rPr>
        <w:t>“Quản lý vé xem phim”:</w:t>
      </w:r>
    </w:p>
    <w:p w14:paraId="22095816" w14:textId="68F1A84C" w:rsidR="00442075" w:rsidRDefault="005712E7" w:rsidP="0075288B">
      <w:pPr>
        <w:jc w:val="center"/>
      </w:pPr>
      <w:r>
        <w:rPr>
          <w:noProof/>
        </w:rPr>
        <w:drawing>
          <wp:inline distT="0" distB="0" distL="0" distR="0" wp14:anchorId="19D24DB1" wp14:editId="3CC718C7">
            <wp:extent cx="5480462" cy="3179309"/>
            <wp:effectExtent l="0" t="0" r="6350" b="2540"/>
            <wp:docPr id="1531248209" name="Picture 274"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48209" name="Picture 274" descr="A diagram of a network&#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482119" cy="3180270"/>
                    </a:xfrm>
                    <a:prstGeom prst="rect">
                      <a:avLst/>
                    </a:prstGeom>
                  </pic:spPr>
                </pic:pic>
              </a:graphicData>
            </a:graphic>
          </wp:inline>
        </w:drawing>
      </w:r>
    </w:p>
    <w:p w14:paraId="2ACAC845" w14:textId="77777777" w:rsidR="005712E7" w:rsidRDefault="005712E7" w:rsidP="0075288B">
      <w:pPr>
        <w:jc w:val="center"/>
      </w:pPr>
    </w:p>
    <w:p w14:paraId="139E52E9" w14:textId="5F0C8566" w:rsidR="006B7D13" w:rsidRPr="0075288B" w:rsidRDefault="002A166F" w:rsidP="003725F1">
      <w:pPr>
        <w:pStyle w:val="Heading3"/>
        <w:rPr>
          <w:rFonts w:cs="Times New Roman"/>
        </w:rPr>
      </w:pPr>
      <w:r>
        <w:lastRenderedPageBreak/>
        <w:t xml:space="preserve">- </w:t>
      </w:r>
      <w:r w:rsidR="0075288B">
        <w:t xml:space="preserve">Ca sử dụng </w:t>
      </w:r>
      <w:r w:rsidR="0075288B" w:rsidRPr="003725F1">
        <w:rPr>
          <w:b/>
          <w:bCs/>
        </w:rPr>
        <w:t>“Quản lý hợp tác”:</w:t>
      </w:r>
    </w:p>
    <w:p w14:paraId="09537717" w14:textId="04024C7D" w:rsidR="00451FE9" w:rsidRDefault="00BA3003" w:rsidP="0075288B">
      <w:pPr>
        <w:jc w:val="center"/>
      </w:pPr>
      <w:r>
        <w:rPr>
          <w:noProof/>
        </w:rPr>
        <w:drawing>
          <wp:inline distT="0" distB="0" distL="0" distR="0" wp14:anchorId="673D0770" wp14:editId="5D84D40C">
            <wp:extent cx="5419725" cy="3533775"/>
            <wp:effectExtent l="0" t="0" r="9525" b="9525"/>
            <wp:docPr id="1707783478" name="Picture 28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83478" name="Picture 283" descr="A diagram of a dia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419725" cy="3533775"/>
                    </a:xfrm>
                    <a:prstGeom prst="rect">
                      <a:avLst/>
                    </a:prstGeom>
                  </pic:spPr>
                </pic:pic>
              </a:graphicData>
            </a:graphic>
          </wp:inline>
        </w:drawing>
      </w:r>
    </w:p>
    <w:p w14:paraId="7FB5E362" w14:textId="77777777" w:rsidR="002A094D" w:rsidRDefault="002A094D" w:rsidP="0075288B">
      <w:pPr>
        <w:jc w:val="center"/>
      </w:pPr>
    </w:p>
    <w:p w14:paraId="6D529475" w14:textId="4EE1CE24" w:rsidR="0075288B" w:rsidRDefault="0075288B" w:rsidP="003725F1">
      <w:pPr>
        <w:pStyle w:val="Heading3"/>
      </w:pPr>
      <w:r>
        <w:t xml:space="preserve">- Ca sử dụng </w:t>
      </w:r>
      <w:r w:rsidRPr="003725F1">
        <w:rPr>
          <w:b/>
          <w:bCs/>
        </w:rPr>
        <w:t>“Quản lý nhân viên”:</w:t>
      </w:r>
    </w:p>
    <w:p w14:paraId="5545455D" w14:textId="77777777" w:rsidR="00222005" w:rsidRDefault="00222005" w:rsidP="00451FE9">
      <w:pPr>
        <w:rPr>
          <w:b/>
          <w:bCs/>
        </w:rPr>
      </w:pPr>
    </w:p>
    <w:p w14:paraId="7B069CD1" w14:textId="41DF857E" w:rsidR="0075288B" w:rsidRDefault="00C14D0F" w:rsidP="0075288B">
      <w:pPr>
        <w:jc w:val="center"/>
        <w:rPr>
          <w:b/>
          <w:bCs/>
        </w:rPr>
      </w:pPr>
      <w:r>
        <w:rPr>
          <w:b/>
          <w:bCs/>
          <w:noProof/>
        </w:rPr>
        <w:drawing>
          <wp:inline distT="0" distB="0" distL="0" distR="0" wp14:anchorId="37110DBD" wp14:editId="2E3CD5B6">
            <wp:extent cx="4552950" cy="2952750"/>
            <wp:effectExtent l="0" t="0" r="0" b="0"/>
            <wp:docPr id="846863209" name="Picture 27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63209" name="Picture 277" descr="A diagram of a dia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552950" cy="2952750"/>
                    </a:xfrm>
                    <a:prstGeom prst="rect">
                      <a:avLst/>
                    </a:prstGeom>
                  </pic:spPr>
                </pic:pic>
              </a:graphicData>
            </a:graphic>
          </wp:inline>
        </w:drawing>
      </w:r>
    </w:p>
    <w:p w14:paraId="2F1E477C" w14:textId="77777777" w:rsidR="00222005" w:rsidRDefault="00222005" w:rsidP="0075288B">
      <w:pPr>
        <w:jc w:val="center"/>
        <w:rPr>
          <w:b/>
          <w:bCs/>
        </w:rPr>
      </w:pPr>
    </w:p>
    <w:p w14:paraId="65C871E0" w14:textId="50259FDA" w:rsidR="0075288B" w:rsidRPr="0075288B" w:rsidRDefault="0075288B" w:rsidP="003725F1">
      <w:pPr>
        <w:pStyle w:val="Heading3"/>
      </w:pPr>
      <w:r>
        <w:lastRenderedPageBreak/>
        <w:t xml:space="preserve">- Ca sử dụng </w:t>
      </w:r>
      <w:r w:rsidRPr="003725F1">
        <w:rPr>
          <w:b/>
          <w:bCs/>
        </w:rPr>
        <w:t>“Quản lý tài khoản cá nhân”:</w:t>
      </w:r>
    </w:p>
    <w:p w14:paraId="0E4E9D95" w14:textId="40AF226F" w:rsidR="00795985" w:rsidRDefault="005F2C39" w:rsidP="0075288B">
      <w:pPr>
        <w:jc w:val="center"/>
      </w:pPr>
      <w:r>
        <w:rPr>
          <w:noProof/>
        </w:rPr>
        <w:drawing>
          <wp:inline distT="0" distB="0" distL="0" distR="0" wp14:anchorId="19C8D378" wp14:editId="7F9E2751">
            <wp:extent cx="4447309" cy="3937373"/>
            <wp:effectExtent l="0" t="0" r="0" b="6350"/>
            <wp:docPr id="206814522" name="Picture 273"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4522" name="Picture 273" descr="A diagram of a person with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451077" cy="3940709"/>
                    </a:xfrm>
                    <a:prstGeom prst="rect">
                      <a:avLst/>
                    </a:prstGeom>
                  </pic:spPr>
                </pic:pic>
              </a:graphicData>
            </a:graphic>
          </wp:inline>
        </w:drawing>
      </w:r>
    </w:p>
    <w:p w14:paraId="1C308284" w14:textId="3E36714F" w:rsidR="009E26D8" w:rsidRPr="009E26D8" w:rsidRDefault="00D03FBC" w:rsidP="009E26D8">
      <w:pPr>
        <w:pStyle w:val="Heading3"/>
        <w:rPr>
          <w:b/>
          <w:bCs/>
        </w:rPr>
      </w:pPr>
      <w:r>
        <w:t xml:space="preserve">- Ca sử dụng </w:t>
      </w:r>
      <w:r w:rsidRPr="003725F1">
        <w:rPr>
          <w:b/>
          <w:bCs/>
        </w:rPr>
        <w:t>“Quản lý hệ thống chiếu phim”:</w:t>
      </w:r>
    </w:p>
    <w:p w14:paraId="58D8C9B1" w14:textId="468515F8" w:rsidR="0075288B" w:rsidRPr="00795985" w:rsidRDefault="00C14D0F" w:rsidP="00C14D0F">
      <w:pPr>
        <w:jc w:val="center"/>
      </w:pPr>
      <w:r>
        <w:rPr>
          <w:noProof/>
        </w:rPr>
        <w:drawing>
          <wp:inline distT="0" distB="0" distL="0" distR="0" wp14:anchorId="7AA8AB00" wp14:editId="68BE156F">
            <wp:extent cx="3461657" cy="3710842"/>
            <wp:effectExtent l="0" t="0" r="5715" b="4445"/>
            <wp:docPr id="181976089" name="Picture 278"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6089" name="Picture 278" descr="A diagram of a person with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477554" cy="3727883"/>
                    </a:xfrm>
                    <a:prstGeom prst="rect">
                      <a:avLst/>
                    </a:prstGeom>
                  </pic:spPr>
                </pic:pic>
              </a:graphicData>
            </a:graphic>
          </wp:inline>
        </w:drawing>
      </w:r>
    </w:p>
    <w:p w14:paraId="47C50280" w14:textId="5BD026E2" w:rsidR="0020500E" w:rsidRDefault="00263C62" w:rsidP="00451FE9">
      <w:pPr>
        <w:pStyle w:val="Heading2"/>
      </w:pPr>
      <w:r w:rsidRPr="00554056">
        <w:lastRenderedPageBreak/>
        <w:t>4. Biểu đồ hoạt động của các ca sử dụng</w:t>
      </w:r>
    </w:p>
    <w:p w14:paraId="7EBF295B" w14:textId="11048543" w:rsidR="00554056" w:rsidRDefault="00B516AC" w:rsidP="00451FE9">
      <w:pPr>
        <w:pStyle w:val="Heading3"/>
      </w:pPr>
      <w:r>
        <w:t>a.</w:t>
      </w:r>
      <w:r w:rsidR="00554056">
        <w:t xml:space="preserve"> Ca sử dụng </w:t>
      </w:r>
      <w:r w:rsidR="00554056" w:rsidRPr="00B34A5D">
        <w:rPr>
          <w:b/>
          <w:bCs/>
        </w:rPr>
        <w:t>“Đặt vé”</w:t>
      </w:r>
    </w:p>
    <w:p w14:paraId="53893F1D" w14:textId="16CC0F40" w:rsidR="009A3B14" w:rsidRPr="009A3B14" w:rsidRDefault="00B34A5D" w:rsidP="009A3B14">
      <w:pPr>
        <w:jc w:val="center"/>
      </w:pPr>
      <w:r>
        <w:rPr>
          <w:noProof/>
        </w:rPr>
        <w:drawing>
          <wp:inline distT="0" distB="0" distL="0" distR="0" wp14:anchorId="2D71BE67" wp14:editId="471B1A22">
            <wp:extent cx="4484451" cy="7869534"/>
            <wp:effectExtent l="0" t="0" r="0" b="0"/>
            <wp:docPr id="2064911167" name="Picture 269"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11167" name="Picture 269" descr="A diagram of a work flow&#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516336" cy="7925487"/>
                    </a:xfrm>
                    <a:prstGeom prst="rect">
                      <a:avLst/>
                    </a:prstGeom>
                  </pic:spPr>
                </pic:pic>
              </a:graphicData>
            </a:graphic>
          </wp:inline>
        </w:drawing>
      </w:r>
    </w:p>
    <w:p w14:paraId="555923DD" w14:textId="0D229401" w:rsidR="00554056" w:rsidRDefault="00B516AC" w:rsidP="00451FE9">
      <w:pPr>
        <w:pStyle w:val="Heading3"/>
      </w:pPr>
      <w:r>
        <w:lastRenderedPageBreak/>
        <w:t>b.</w:t>
      </w:r>
      <w:r w:rsidR="00554056">
        <w:t xml:space="preserve"> Ca sử dụng </w:t>
      </w:r>
      <w:r w:rsidR="00D646E1" w:rsidRPr="00B34A5D">
        <w:rPr>
          <w:b/>
          <w:bCs/>
        </w:rPr>
        <w:t>“Hủy vé”</w:t>
      </w:r>
    </w:p>
    <w:p w14:paraId="5383DCAB" w14:textId="29493671" w:rsidR="009A3B14" w:rsidRPr="009A3B14" w:rsidRDefault="000D3F18" w:rsidP="009A3B14">
      <w:pPr>
        <w:jc w:val="center"/>
      </w:pPr>
      <w:r>
        <w:rPr>
          <w:noProof/>
        </w:rPr>
        <w:drawing>
          <wp:inline distT="0" distB="0" distL="0" distR="0" wp14:anchorId="78BA513B" wp14:editId="6AF116F6">
            <wp:extent cx="6595353" cy="7687059"/>
            <wp:effectExtent l="0" t="0" r="0" b="9525"/>
            <wp:docPr id="656689497" name="Picture 27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89497" name="Picture 270" descr="A diagram of a dia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621052" cy="7717011"/>
                    </a:xfrm>
                    <a:prstGeom prst="rect">
                      <a:avLst/>
                    </a:prstGeom>
                  </pic:spPr>
                </pic:pic>
              </a:graphicData>
            </a:graphic>
          </wp:inline>
        </w:drawing>
      </w:r>
    </w:p>
    <w:p w14:paraId="5A4658AE" w14:textId="0EBC7741" w:rsidR="00554056" w:rsidRDefault="00B516AC" w:rsidP="000D3F18">
      <w:pPr>
        <w:pStyle w:val="Heading3"/>
      </w:pPr>
      <w:r>
        <w:lastRenderedPageBreak/>
        <w:t>c.</w:t>
      </w:r>
      <w:r w:rsidR="00554056">
        <w:t xml:space="preserve"> Ca sử dụng </w:t>
      </w:r>
      <w:r w:rsidR="000D3F18" w:rsidRPr="000D3F18">
        <w:rPr>
          <w:b/>
          <w:bCs/>
        </w:rPr>
        <w:t>“Thanh toán”</w:t>
      </w:r>
    </w:p>
    <w:p w14:paraId="326D67C9" w14:textId="4C6B319D" w:rsidR="009A3B14" w:rsidRPr="009A3B14" w:rsidRDefault="000A6759" w:rsidP="00970A8C">
      <w:pPr>
        <w:jc w:val="center"/>
      </w:pPr>
      <w:r>
        <w:rPr>
          <w:noProof/>
        </w:rPr>
        <w:drawing>
          <wp:inline distT="0" distB="0" distL="0" distR="0" wp14:anchorId="475B3332" wp14:editId="50DC29C7">
            <wp:extent cx="6128385" cy="7983416"/>
            <wp:effectExtent l="0" t="0" r="5715" b="0"/>
            <wp:docPr id="750339781"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pic:nvPicPr>
                  <pic:blipFill>
                    <a:blip r:embed="rId18">
                      <a:extLst>
                        <a:ext uri="{28A0092B-C50C-407E-A947-70E740481C1C}">
                          <a14:useLocalDpi xmlns:a14="http://schemas.microsoft.com/office/drawing/2010/main" val="0"/>
                        </a:ext>
                      </a:extLst>
                    </a:blip>
                    <a:stretch>
                      <a:fillRect/>
                    </a:stretch>
                  </pic:blipFill>
                  <pic:spPr>
                    <a:xfrm>
                      <a:off x="0" y="0"/>
                      <a:ext cx="6129377" cy="7984708"/>
                    </a:xfrm>
                    <a:prstGeom prst="rect">
                      <a:avLst/>
                    </a:prstGeom>
                  </pic:spPr>
                </pic:pic>
              </a:graphicData>
            </a:graphic>
          </wp:inline>
        </w:drawing>
      </w:r>
    </w:p>
    <w:p w14:paraId="56F2F6C4" w14:textId="6A671D45" w:rsidR="00554056" w:rsidRDefault="00B516AC" w:rsidP="00451FE9">
      <w:pPr>
        <w:pStyle w:val="Heading3"/>
        <w:rPr>
          <w:b/>
          <w:bCs/>
        </w:rPr>
      </w:pPr>
      <w:r>
        <w:lastRenderedPageBreak/>
        <w:t>d.</w:t>
      </w:r>
      <w:r w:rsidR="00554056">
        <w:t xml:space="preserve"> Ca sử dụng </w:t>
      </w:r>
      <w:r w:rsidR="00554056" w:rsidRPr="000D3F18">
        <w:rPr>
          <w:b/>
          <w:bCs/>
        </w:rPr>
        <w:t>“Gửi yêu cầu hợp tác”</w:t>
      </w:r>
    </w:p>
    <w:p w14:paraId="6E7EB4E1" w14:textId="77777777" w:rsidR="00A07D26" w:rsidRPr="00A07D26" w:rsidRDefault="00A07D26" w:rsidP="00A07D26"/>
    <w:p w14:paraId="4DA4E633" w14:textId="6579C796" w:rsidR="009A3B14" w:rsidRDefault="000F60EB" w:rsidP="00CC32D7">
      <w:pPr>
        <w:jc w:val="center"/>
      </w:pPr>
      <w:r>
        <w:rPr>
          <w:noProof/>
        </w:rPr>
        <w:drawing>
          <wp:inline distT="0" distB="0" distL="0" distR="0" wp14:anchorId="0BEABE81" wp14:editId="7C12E7CC">
            <wp:extent cx="7052310" cy="6699885"/>
            <wp:effectExtent l="0" t="0" r="0" b="5715"/>
            <wp:docPr id="1720053231" name="Picture 274" descr="A diagram with black dots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53231" name="Picture 274" descr="A diagram with black dots and white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7052310" cy="6699885"/>
                    </a:xfrm>
                    <a:prstGeom prst="rect">
                      <a:avLst/>
                    </a:prstGeom>
                  </pic:spPr>
                </pic:pic>
              </a:graphicData>
            </a:graphic>
          </wp:inline>
        </w:drawing>
      </w:r>
    </w:p>
    <w:p w14:paraId="40487DD2" w14:textId="77777777" w:rsidR="00A07D26" w:rsidRDefault="00A07D26" w:rsidP="00CC32D7">
      <w:pPr>
        <w:jc w:val="center"/>
      </w:pPr>
    </w:p>
    <w:p w14:paraId="009096E0" w14:textId="77777777" w:rsidR="00A07D26" w:rsidRPr="009A3B14" w:rsidRDefault="00A07D26" w:rsidP="00CC32D7">
      <w:pPr>
        <w:jc w:val="center"/>
      </w:pPr>
    </w:p>
    <w:p w14:paraId="18F344F1" w14:textId="539ED0C8" w:rsidR="00554056" w:rsidRDefault="00B516AC" w:rsidP="00451FE9">
      <w:pPr>
        <w:pStyle w:val="Heading3"/>
        <w:rPr>
          <w:rStyle w:val="Heading2Char"/>
        </w:rPr>
      </w:pPr>
      <w:r>
        <w:lastRenderedPageBreak/>
        <w:t>e.</w:t>
      </w:r>
      <w:r w:rsidR="00554056">
        <w:t xml:space="preserve"> Ca sử dụng </w:t>
      </w:r>
      <w:r w:rsidR="000D3F18" w:rsidRPr="000D3F18">
        <w:rPr>
          <w:rStyle w:val="Heading2Char"/>
        </w:rPr>
        <w:t>“Đánh giá phim”</w:t>
      </w:r>
    </w:p>
    <w:p w14:paraId="309C9CD3" w14:textId="77777777" w:rsidR="00A07D26" w:rsidRPr="00A07D26" w:rsidRDefault="00A07D26" w:rsidP="00A07D26"/>
    <w:p w14:paraId="262D4C3A" w14:textId="60E51EF2" w:rsidR="009A3B14" w:rsidRPr="009A3B14" w:rsidRDefault="00A07D26" w:rsidP="00B83F09">
      <w:pPr>
        <w:jc w:val="center"/>
      </w:pPr>
      <w:r>
        <w:rPr>
          <w:noProof/>
        </w:rPr>
        <w:drawing>
          <wp:inline distT="0" distB="0" distL="0" distR="0" wp14:anchorId="50E109AC" wp14:editId="092E7DB9">
            <wp:extent cx="5753392" cy="7292840"/>
            <wp:effectExtent l="0" t="0" r="2540" b="3810"/>
            <wp:docPr id="1444866313" name="Picture 27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pic:nvPicPr>
                  <pic:blipFill>
                    <a:blip r:embed="rId20">
                      <a:extLst>
                        <a:ext uri="{28A0092B-C50C-407E-A947-70E740481C1C}">
                          <a14:useLocalDpi xmlns:a14="http://schemas.microsoft.com/office/drawing/2010/main" val="0"/>
                        </a:ext>
                      </a:extLst>
                    </a:blip>
                    <a:stretch>
                      <a:fillRect/>
                    </a:stretch>
                  </pic:blipFill>
                  <pic:spPr>
                    <a:xfrm>
                      <a:off x="0" y="0"/>
                      <a:ext cx="5753392" cy="7292840"/>
                    </a:xfrm>
                    <a:prstGeom prst="rect">
                      <a:avLst/>
                    </a:prstGeom>
                  </pic:spPr>
                </pic:pic>
              </a:graphicData>
            </a:graphic>
          </wp:inline>
        </w:drawing>
      </w:r>
    </w:p>
    <w:p w14:paraId="1E551632" w14:textId="5D3F02BE" w:rsidR="004B3B82" w:rsidRPr="00554056" w:rsidRDefault="004B3B82" w:rsidP="00451FE9">
      <w:pPr>
        <w:pStyle w:val="Heading1"/>
      </w:pPr>
      <w:r w:rsidRPr="00554056">
        <w:lastRenderedPageBreak/>
        <w:t>III. Phân tích</w:t>
      </w:r>
      <w:r w:rsidR="00752DC6" w:rsidRPr="00554056">
        <w:t xml:space="preserve"> </w:t>
      </w:r>
      <w:r w:rsidRPr="00554056">
        <w:t>hành vi</w:t>
      </w:r>
      <w:r w:rsidR="00752DC6" w:rsidRPr="00554056">
        <w:t xml:space="preserve"> và sự tương tác</w:t>
      </w:r>
    </w:p>
    <w:p w14:paraId="60351621" w14:textId="3CD5390C" w:rsidR="003363DB" w:rsidRDefault="00A53801" w:rsidP="00451FE9">
      <w:pPr>
        <w:pStyle w:val="Heading2"/>
      </w:pPr>
      <w:r w:rsidRPr="00554056">
        <w:t>1</w:t>
      </w:r>
      <w:r w:rsidR="003363DB" w:rsidRPr="00554056">
        <w:t>. Biểu đồ</w:t>
      </w:r>
      <w:r w:rsidR="000175F2">
        <w:t xml:space="preserve"> phân tích</w:t>
      </w:r>
      <w:r w:rsidR="003363DB" w:rsidRPr="00554056">
        <w:t xml:space="preserve"> lớp cho ca sử dụng</w:t>
      </w:r>
    </w:p>
    <w:p w14:paraId="1CFE7403" w14:textId="029D6B76" w:rsidR="00B516AC" w:rsidRPr="002D661F" w:rsidRDefault="00B516AC" w:rsidP="00FD17A6">
      <w:pPr>
        <w:pStyle w:val="Heading3"/>
        <w:rPr>
          <w:b/>
          <w:bCs/>
        </w:rPr>
      </w:pPr>
      <w:r>
        <w:t>a</w:t>
      </w:r>
      <w:r w:rsidR="00117DD8">
        <w:t>.</w:t>
      </w:r>
      <w:r>
        <w:t xml:space="preserve"> Ca sử dụng </w:t>
      </w:r>
      <w:r w:rsidRPr="002D661F">
        <w:rPr>
          <w:b/>
          <w:bCs/>
        </w:rPr>
        <w:t>“Đặt vé”</w:t>
      </w:r>
    </w:p>
    <w:p w14:paraId="4E4779E8" w14:textId="252ECC6F" w:rsidR="00AA5BC0" w:rsidRPr="00AA5BC0" w:rsidRDefault="00197624" w:rsidP="009E26D8">
      <w:pPr>
        <w:jc w:val="center"/>
      </w:pPr>
      <w:r w:rsidRPr="00197624">
        <w:rPr>
          <w:noProof/>
        </w:rPr>
        <w:drawing>
          <wp:inline distT="0" distB="0" distL="0" distR="0" wp14:anchorId="0F657DF1" wp14:editId="521CEE7E">
            <wp:extent cx="5658593" cy="1992175"/>
            <wp:effectExtent l="0" t="0" r="0" b="8255"/>
            <wp:docPr id="168915403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54032" name="Picture 1" descr="A diagram of a computer&#10;&#10;AI-generated content may be incorrect."/>
                    <pic:cNvPicPr/>
                  </pic:nvPicPr>
                  <pic:blipFill>
                    <a:blip r:embed="rId21"/>
                    <a:stretch>
                      <a:fillRect/>
                    </a:stretch>
                  </pic:blipFill>
                  <pic:spPr>
                    <a:xfrm>
                      <a:off x="0" y="0"/>
                      <a:ext cx="5676135" cy="1998351"/>
                    </a:xfrm>
                    <a:prstGeom prst="rect">
                      <a:avLst/>
                    </a:prstGeom>
                  </pic:spPr>
                </pic:pic>
              </a:graphicData>
            </a:graphic>
          </wp:inline>
        </w:drawing>
      </w:r>
    </w:p>
    <w:p w14:paraId="0FA3DB36" w14:textId="717A506D" w:rsidR="00B516AC" w:rsidRPr="002D661F" w:rsidRDefault="00B516AC" w:rsidP="00FD17A6">
      <w:pPr>
        <w:pStyle w:val="Heading3"/>
        <w:rPr>
          <w:b/>
          <w:bCs/>
        </w:rPr>
      </w:pPr>
      <w:r>
        <w:t>b</w:t>
      </w:r>
      <w:r w:rsidR="00117DD8">
        <w:t>.</w:t>
      </w:r>
      <w:r>
        <w:t xml:space="preserve"> Ca sử dụng </w:t>
      </w:r>
      <w:r w:rsidR="007E1166" w:rsidRPr="002D661F">
        <w:rPr>
          <w:b/>
          <w:bCs/>
        </w:rPr>
        <w:t>“Thanh toán”</w:t>
      </w:r>
    </w:p>
    <w:p w14:paraId="41332923" w14:textId="02F47FA1" w:rsidR="004802CC" w:rsidRPr="004802CC" w:rsidRDefault="00D723E6" w:rsidP="009E26D8">
      <w:pPr>
        <w:jc w:val="center"/>
      </w:pPr>
      <w:r w:rsidRPr="00D723E6">
        <w:rPr>
          <w:noProof/>
        </w:rPr>
        <w:drawing>
          <wp:inline distT="0" distB="0" distL="0" distR="0" wp14:anchorId="78D0F4DD" wp14:editId="4225C2DF">
            <wp:extent cx="5812972" cy="2133935"/>
            <wp:effectExtent l="0" t="0" r="0" b="0"/>
            <wp:docPr id="1671995464" name="Picture 1" descr="A diagram of a pay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95464" name="Picture 1" descr="A diagram of a payment system&#10;&#10;AI-generated content may be incorrect."/>
                    <pic:cNvPicPr/>
                  </pic:nvPicPr>
                  <pic:blipFill>
                    <a:blip r:embed="rId22"/>
                    <a:stretch>
                      <a:fillRect/>
                    </a:stretch>
                  </pic:blipFill>
                  <pic:spPr>
                    <a:xfrm>
                      <a:off x="0" y="0"/>
                      <a:ext cx="5817865" cy="2135731"/>
                    </a:xfrm>
                    <a:prstGeom prst="rect">
                      <a:avLst/>
                    </a:prstGeom>
                  </pic:spPr>
                </pic:pic>
              </a:graphicData>
            </a:graphic>
          </wp:inline>
        </w:drawing>
      </w:r>
    </w:p>
    <w:p w14:paraId="2D9A5671" w14:textId="1437E4EF" w:rsidR="00B516AC" w:rsidRPr="002D661F" w:rsidRDefault="00B516AC" w:rsidP="00FD17A6">
      <w:pPr>
        <w:pStyle w:val="Heading3"/>
        <w:rPr>
          <w:b/>
          <w:bCs/>
        </w:rPr>
      </w:pPr>
      <w:r>
        <w:t>c</w:t>
      </w:r>
      <w:r w:rsidR="00117DD8">
        <w:t>.</w:t>
      </w:r>
      <w:r>
        <w:t xml:space="preserve"> Ca sử dụng </w:t>
      </w:r>
      <w:r w:rsidR="007E1166" w:rsidRPr="002D661F">
        <w:rPr>
          <w:b/>
          <w:bCs/>
        </w:rPr>
        <w:t>“Hủy vé”</w:t>
      </w:r>
    </w:p>
    <w:p w14:paraId="37FF1144" w14:textId="1B26E96B" w:rsidR="00CF1406" w:rsidRPr="00CF1406" w:rsidRDefault="00CF1406" w:rsidP="009E26D8">
      <w:pPr>
        <w:jc w:val="center"/>
      </w:pPr>
      <w:r w:rsidRPr="00CF1406">
        <w:rPr>
          <w:noProof/>
        </w:rPr>
        <w:drawing>
          <wp:inline distT="0" distB="0" distL="0" distR="0" wp14:anchorId="3ED564CB" wp14:editId="09A13FD8">
            <wp:extent cx="6115793" cy="2302371"/>
            <wp:effectExtent l="0" t="0" r="0" b="3175"/>
            <wp:docPr id="1740928355"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28355" name="Picture 1" descr="A diagram of a computer&#10;&#10;AI-generated content may be incorrect."/>
                    <pic:cNvPicPr/>
                  </pic:nvPicPr>
                  <pic:blipFill>
                    <a:blip r:embed="rId23"/>
                    <a:stretch>
                      <a:fillRect/>
                    </a:stretch>
                  </pic:blipFill>
                  <pic:spPr>
                    <a:xfrm>
                      <a:off x="0" y="0"/>
                      <a:ext cx="6129837" cy="2307658"/>
                    </a:xfrm>
                    <a:prstGeom prst="rect">
                      <a:avLst/>
                    </a:prstGeom>
                  </pic:spPr>
                </pic:pic>
              </a:graphicData>
            </a:graphic>
          </wp:inline>
        </w:drawing>
      </w:r>
    </w:p>
    <w:p w14:paraId="4AA12765" w14:textId="7C027719" w:rsidR="00B516AC" w:rsidRPr="00A07D26" w:rsidRDefault="00B516AC" w:rsidP="00FD17A6">
      <w:pPr>
        <w:pStyle w:val="Heading3"/>
        <w:rPr>
          <w:b/>
          <w:bCs/>
        </w:rPr>
      </w:pPr>
      <w:r>
        <w:lastRenderedPageBreak/>
        <w:t>d</w:t>
      </w:r>
      <w:r w:rsidR="00117DD8">
        <w:t>.</w:t>
      </w:r>
      <w:r>
        <w:t xml:space="preserve"> Ca sử dụng </w:t>
      </w:r>
      <w:r w:rsidRPr="00A07D26">
        <w:rPr>
          <w:b/>
          <w:bCs/>
        </w:rPr>
        <w:t>“Gửi yêu cầu hợp tác”</w:t>
      </w:r>
    </w:p>
    <w:p w14:paraId="31E94BB6" w14:textId="4537E511" w:rsidR="00BF02F8" w:rsidRPr="00BF02F8" w:rsidRDefault="009F4EE7" w:rsidP="00BF02F8">
      <w:r w:rsidRPr="009F4EE7">
        <w:rPr>
          <w:noProof/>
        </w:rPr>
        <w:drawing>
          <wp:inline distT="0" distB="0" distL="0" distR="0" wp14:anchorId="0C5B9FC9" wp14:editId="3107D9B5">
            <wp:extent cx="7052310" cy="2874010"/>
            <wp:effectExtent l="0" t="0" r="0" b="2540"/>
            <wp:docPr id="484627897"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27897" name="Picture 1" descr="A diagram of a computer&#10;&#10;AI-generated content may be incorrect."/>
                    <pic:cNvPicPr/>
                  </pic:nvPicPr>
                  <pic:blipFill>
                    <a:blip r:embed="rId24"/>
                    <a:stretch>
                      <a:fillRect/>
                    </a:stretch>
                  </pic:blipFill>
                  <pic:spPr>
                    <a:xfrm>
                      <a:off x="0" y="0"/>
                      <a:ext cx="7052310" cy="2874010"/>
                    </a:xfrm>
                    <a:prstGeom prst="rect">
                      <a:avLst/>
                    </a:prstGeom>
                  </pic:spPr>
                </pic:pic>
              </a:graphicData>
            </a:graphic>
          </wp:inline>
        </w:drawing>
      </w:r>
    </w:p>
    <w:p w14:paraId="23713744" w14:textId="3F565B26" w:rsidR="00B516AC" w:rsidRPr="00A07D26" w:rsidRDefault="00B516AC" w:rsidP="00B516AC">
      <w:pPr>
        <w:pStyle w:val="Heading3"/>
        <w:rPr>
          <w:b/>
          <w:bCs/>
        </w:rPr>
      </w:pPr>
      <w:r>
        <w:t>e</w:t>
      </w:r>
      <w:r w:rsidR="00117DD8">
        <w:t>.</w:t>
      </w:r>
      <w:r>
        <w:t xml:space="preserve"> Ca sử dụng </w:t>
      </w:r>
      <w:r w:rsidR="007E1166" w:rsidRPr="00A07D26">
        <w:rPr>
          <w:b/>
          <w:bCs/>
        </w:rPr>
        <w:t>“Đánh giá phim”</w:t>
      </w:r>
    </w:p>
    <w:p w14:paraId="092A0604" w14:textId="34C4B26E" w:rsidR="00B516AC" w:rsidRPr="00B516AC" w:rsidRDefault="009B3E7A" w:rsidP="00B516AC">
      <w:r w:rsidRPr="009B3E7A">
        <w:rPr>
          <w:noProof/>
        </w:rPr>
        <w:drawing>
          <wp:inline distT="0" distB="0" distL="0" distR="0" wp14:anchorId="78FDE353" wp14:editId="786D074E">
            <wp:extent cx="7052310" cy="2948940"/>
            <wp:effectExtent l="0" t="0" r="0" b="3810"/>
            <wp:docPr id="188110682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06828" name="Picture 1" descr="A diagram of a computer&#10;&#10;AI-generated content may be incorrect."/>
                    <pic:cNvPicPr/>
                  </pic:nvPicPr>
                  <pic:blipFill>
                    <a:blip r:embed="rId25"/>
                    <a:stretch>
                      <a:fillRect/>
                    </a:stretch>
                  </pic:blipFill>
                  <pic:spPr>
                    <a:xfrm>
                      <a:off x="0" y="0"/>
                      <a:ext cx="7052310" cy="2948940"/>
                    </a:xfrm>
                    <a:prstGeom prst="rect">
                      <a:avLst/>
                    </a:prstGeom>
                  </pic:spPr>
                </pic:pic>
              </a:graphicData>
            </a:graphic>
          </wp:inline>
        </w:drawing>
      </w:r>
    </w:p>
    <w:p w14:paraId="79117768" w14:textId="7B5C29C8" w:rsidR="004B3B82" w:rsidRDefault="00A53801" w:rsidP="00451FE9">
      <w:pPr>
        <w:pStyle w:val="Heading2"/>
      </w:pPr>
      <w:r w:rsidRPr="00554056">
        <w:t>2</w:t>
      </w:r>
      <w:r w:rsidR="004B3B82" w:rsidRPr="00554056">
        <w:t>. Biểu đồ trình tự</w:t>
      </w:r>
    </w:p>
    <w:p w14:paraId="47649763" w14:textId="77777777" w:rsidR="009E26D8" w:rsidRDefault="7FDE2905" w:rsidP="007E1166">
      <w:pPr>
        <w:pStyle w:val="Heading3"/>
        <w:rPr>
          <w:b/>
          <w:bCs/>
        </w:rPr>
      </w:pPr>
      <w:r>
        <w:t xml:space="preserve">a. Ca sử dụng </w:t>
      </w:r>
      <w:r w:rsidRPr="7FDE2905">
        <w:rPr>
          <w:b/>
          <w:bCs/>
        </w:rPr>
        <w:t xml:space="preserve">“Đặt vé”: </w:t>
      </w:r>
    </w:p>
    <w:p w14:paraId="7B2D46DF" w14:textId="0B9867C7" w:rsidR="00037613" w:rsidRPr="00A07D26" w:rsidRDefault="009E26D8" w:rsidP="009E26D8">
      <w:pPr>
        <w:rPr>
          <w:b/>
          <w:i/>
        </w:rPr>
      </w:pPr>
      <w:r>
        <w:rPr>
          <w:b/>
          <w:bCs/>
        </w:rPr>
        <w:t xml:space="preserve">- </w:t>
      </w:r>
      <w:r w:rsidR="7FDE2905" w:rsidRPr="7FDE2905">
        <w:rPr>
          <w:i/>
          <w:iCs/>
        </w:rPr>
        <w:t>Xem chi tiết tại đây</w:t>
      </w:r>
      <w:r w:rsidR="7FDE2905" w:rsidRPr="7FDE2905">
        <w:rPr>
          <w:b/>
          <w:bCs/>
        </w:rPr>
        <w:t xml:space="preserve">: </w:t>
      </w:r>
      <w:hyperlink r:id="rId26">
        <w:r w:rsidR="7FDE2905" w:rsidRPr="7FDE2905">
          <w:rPr>
            <w:rStyle w:val="Hyperlink"/>
            <w:b/>
            <w:bCs/>
            <w:i/>
            <w:iCs/>
          </w:rPr>
          <w:t>Sequence-Diagrame-Mua vé</w:t>
        </w:r>
      </w:hyperlink>
    </w:p>
    <w:p w14:paraId="1DBE4CCE" w14:textId="6DCDD280" w:rsidR="00B516AC" w:rsidRPr="009A3B14" w:rsidRDefault="00204387" w:rsidP="00B516AC">
      <w:r w:rsidRPr="00204387">
        <w:rPr>
          <w:noProof/>
        </w:rPr>
        <w:lastRenderedPageBreak/>
        <w:drawing>
          <wp:inline distT="0" distB="0" distL="0" distR="0" wp14:anchorId="0C116E71" wp14:editId="6DE34B14">
            <wp:extent cx="7220424" cy="6879102"/>
            <wp:effectExtent l="0" t="0" r="0" b="0"/>
            <wp:docPr id="18194729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72984" name="Picture 1" descr="A screenshot of a computer&#10;&#10;AI-generated content may be incorrect."/>
                    <pic:cNvPicPr/>
                  </pic:nvPicPr>
                  <pic:blipFill>
                    <a:blip r:embed="rId27"/>
                    <a:stretch>
                      <a:fillRect/>
                    </a:stretch>
                  </pic:blipFill>
                  <pic:spPr>
                    <a:xfrm>
                      <a:off x="0" y="0"/>
                      <a:ext cx="7229963" cy="6888190"/>
                    </a:xfrm>
                    <a:prstGeom prst="rect">
                      <a:avLst/>
                    </a:prstGeom>
                  </pic:spPr>
                </pic:pic>
              </a:graphicData>
            </a:graphic>
          </wp:inline>
        </w:drawing>
      </w:r>
    </w:p>
    <w:p w14:paraId="21498EE6" w14:textId="77777777" w:rsidR="009E26D8" w:rsidRDefault="1FB1AA95" w:rsidP="00B516AC">
      <w:pPr>
        <w:pStyle w:val="Heading3"/>
        <w:rPr>
          <w:i/>
          <w:iCs/>
        </w:rPr>
      </w:pPr>
      <w:r>
        <w:t xml:space="preserve">b. Ca sử dụng </w:t>
      </w:r>
      <w:r w:rsidRPr="1FB1AA95">
        <w:rPr>
          <w:b/>
          <w:bCs/>
        </w:rPr>
        <w:t>“Thanh toán”.</w:t>
      </w:r>
      <w:r w:rsidRPr="1FB1AA95">
        <w:rPr>
          <w:i/>
          <w:iCs/>
        </w:rPr>
        <w:t xml:space="preserve"> </w:t>
      </w:r>
    </w:p>
    <w:p w14:paraId="28952B3E" w14:textId="5F513442" w:rsidR="00B516AC" w:rsidRPr="00713448" w:rsidRDefault="009E26D8" w:rsidP="009E26D8">
      <w:pPr>
        <w:rPr>
          <w:b/>
          <w:bCs/>
        </w:rPr>
      </w:pPr>
      <w:r>
        <w:rPr>
          <w:i/>
          <w:iCs/>
        </w:rPr>
        <w:t xml:space="preserve">- </w:t>
      </w:r>
      <w:r w:rsidR="1FB1AA95" w:rsidRPr="1FB1AA95">
        <w:rPr>
          <w:i/>
          <w:iCs/>
        </w:rPr>
        <w:t xml:space="preserve">Xem chi tiết tại đây: </w:t>
      </w:r>
      <w:hyperlink r:id="rId28">
        <w:r w:rsidR="1FB1AA95" w:rsidRPr="1FB1AA95">
          <w:rPr>
            <w:rStyle w:val="Hyperlink"/>
            <w:b/>
            <w:bCs/>
          </w:rPr>
          <w:t>Sequence-Diagram Thanh toán</w:t>
        </w:r>
      </w:hyperlink>
    </w:p>
    <w:p w14:paraId="14F427A8" w14:textId="5C7B0A05" w:rsidR="00B516AC" w:rsidRDefault="001948AE" w:rsidP="00B516AC">
      <w:r w:rsidRPr="001948AE">
        <w:rPr>
          <w:noProof/>
        </w:rPr>
        <w:lastRenderedPageBreak/>
        <w:drawing>
          <wp:inline distT="0" distB="0" distL="0" distR="0" wp14:anchorId="30E0286E" wp14:editId="75ADF481">
            <wp:extent cx="7052310" cy="6534785"/>
            <wp:effectExtent l="0" t="0" r="0" b="0"/>
            <wp:docPr id="198137351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73519" name="Picture 1" descr="A screenshot of a computer screen&#10;&#10;AI-generated content may be incorrect."/>
                    <pic:cNvPicPr/>
                  </pic:nvPicPr>
                  <pic:blipFill>
                    <a:blip r:embed="rId29"/>
                    <a:stretch>
                      <a:fillRect/>
                    </a:stretch>
                  </pic:blipFill>
                  <pic:spPr>
                    <a:xfrm>
                      <a:off x="0" y="0"/>
                      <a:ext cx="7052310" cy="6534785"/>
                    </a:xfrm>
                    <a:prstGeom prst="rect">
                      <a:avLst/>
                    </a:prstGeom>
                  </pic:spPr>
                </pic:pic>
              </a:graphicData>
            </a:graphic>
          </wp:inline>
        </w:drawing>
      </w:r>
    </w:p>
    <w:p w14:paraId="5EE3ACC8" w14:textId="6D6488C2" w:rsidR="004C53B8" w:rsidRDefault="004C53B8" w:rsidP="004C53B8">
      <w:pPr>
        <w:pStyle w:val="Heading3"/>
      </w:pPr>
      <w:r>
        <w:lastRenderedPageBreak/>
        <w:t xml:space="preserve">c. Ca sử dụng </w:t>
      </w:r>
      <w:r w:rsidRPr="00323AB1">
        <w:rPr>
          <w:b/>
          <w:bCs/>
        </w:rPr>
        <w:t>“Hủy vé”</w:t>
      </w:r>
    </w:p>
    <w:p w14:paraId="5F684D4B" w14:textId="568D4A40" w:rsidR="004C53B8" w:rsidRPr="009A3B14" w:rsidRDefault="00870812" w:rsidP="004C53B8">
      <w:pPr>
        <w:jc w:val="center"/>
      </w:pPr>
      <w:r w:rsidRPr="00870812">
        <w:rPr>
          <w:noProof/>
        </w:rPr>
        <w:drawing>
          <wp:inline distT="0" distB="0" distL="0" distR="0" wp14:anchorId="056669F2" wp14:editId="14965BA3">
            <wp:extent cx="7052310" cy="5487035"/>
            <wp:effectExtent l="0" t="0" r="0" b="0"/>
            <wp:docPr id="155339615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96158" name="Picture 1" descr="A screenshot of a computer screen&#10;&#10;AI-generated content may be incorrect."/>
                    <pic:cNvPicPr/>
                  </pic:nvPicPr>
                  <pic:blipFill>
                    <a:blip r:embed="rId30"/>
                    <a:stretch>
                      <a:fillRect/>
                    </a:stretch>
                  </pic:blipFill>
                  <pic:spPr>
                    <a:xfrm>
                      <a:off x="0" y="0"/>
                      <a:ext cx="7052310" cy="5487035"/>
                    </a:xfrm>
                    <a:prstGeom prst="rect">
                      <a:avLst/>
                    </a:prstGeom>
                  </pic:spPr>
                </pic:pic>
              </a:graphicData>
            </a:graphic>
          </wp:inline>
        </w:drawing>
      </w:r>
    </w:p>
    <w:p w14:paraId="3F6A31E1" w14:textId="39D5E070" w:rsidR="004C53B8" w:rsidRPr="00323AB1" w:rsidRDefault="004C53B8" w:rsidP="004C53B8">
      <w:pPr>
        <w:pStyle w:val="Heading3"/>
        <w:rPr>
          <w:b/>
          <w:bCs/>
        </w:rPr>
      </w:pPr>
      <w:r>
        <w:lastRenderedPageBreak/>
        <w:t xml:space="preserve">d. Ca sử dụng </w:t>
      </w:r>
      <w:r w:rsidRPr="00323AB1">
        <w:rPr>
          <w:b/>
          <w:bCs/>
        </w:rPr>
        <w:t>“Đánh giá phim”</w:t>
      </w:r>
    </w:p>
    <w:p w14:paraId="68085356" w14:textId="01464F03" w:rsidR="004C53B8" w:rsidRPr="009A3B14" w:rsidRDefault="00B04EC0" w:rsidP="004C53B8">
      <w:r w:rsidRPr="00B04EC0">
        <w:rPr>
          <w:noProof/>
        </w:rPr>
        <w:drawing>
          <wp:inline distT="0" distB="0" distL="0" distR="0" wp14:anchorId="0151CF3B" wp14:editId="32A57964">
            <wp:extent cx="7262314" cy="5718220"/>
            <wp:effectExtent l="0" t="0" r="0" b="0"/>
            <wp:docPr id="155249605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96057" name="Picture 1" descr="A screenshot of a computer screen&#10;&#10;AI-generated content may be incorrect."/>
                    <pic:cNvPicPr/>
                  </pic:nvPicPr>
                  <pic:blipFill>
                    <a:blip r:embed="rId31"/>
                    <a:stretch>
                      <a:fillRect/>
                    </a:stretch>
                  </pic:blipFill>
                  <pic:spPr>
                    <a:xfrm>
                      <a:off x="0" y="0"/>
                      <a:ext cx="7269464" cy="5723850"/>
                    </a:xfrm>
                    <a:prstGeom prst="rect">
                      <a:avLst/>
                    </a:prstGeom>
                  </pic:spPr>
                </pic:pic>
              </a:graphicData>
            </a:graphic>
          </wp:inline>
        </w:drawing>
      </w:r>
    </w:p>
    <w:p w14:paraId="41A9447C" w14:textId="78D661BC" w:rsidR="00CA26E6" w:rsidRPr="00CA26E6" w:rsidRDefault="004C53B8" w:rsidP="00CA26E6">
      <w:pPr>
        <w:pStyle w:val="Heading3"/>
        <w:rPr>
          <w:b/>
          <w:bCs/>
        </w:rPr>
      </w:pPr>
      <w:r>
        <w:lastRenderedPageBreak/>
        <w:t xml:space="preserve">e. Ca sử dụng </w:t>
      </w:r>
      <w:r w:rsidRPr="00A07D26">
        <w:rPr>
          <w:b/>
          <w:bCs/>
        </w:rPr>
        <w:t>“Gửi yêu cầu hợp tác”</w:t>
      </w:r>
    </w:p>
    <w:p w14:paraId="2FBF7476" w14:textId="0B022195" w:rsidR="004C53B8" w:rsidRPr="00B516AC" w:rsidRDefault="00CA26E6" w:rsidP="00B516AC">
      <w:r w:rsidRPr="00CA26E6">
        <w:rPr>
          <w:noProof/>
        </w:rPr>
        <w:drawing>
          <wp:inline distT="0" distB="0" distL="0" distR="0" wp14:anchorId="6BCF0C3F" wp14:editId="5905B68F">
            <wp:extent cx="7158902" cy="6048260"/>
            <wp:effectExtent l="0" t="0" r="4445" b="0"/>
            <wp:docPr id="57659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98570" name=""/>
                    <pic:cNvPicPr/>
                  </pic:nvPicPr>
                  <pic:blipFill>
                    <a:blip r:embed="rId32"/>
                    <a:stretch>
                      <a:fillRect/>
                    </a:stretch>
                  </pic:blipFill>
                  <pic:spPr>
                    <a:xfrm>
                      <a:off x="0" y="0"/>
                      <a:ext cx="7161233" cy="6050229"/>
                    </a:xfrm>
                    <a:prstGeom prst="rect">
                      <a:avLst/>
                    </a:prstGeom>
                  </pic:spPr>
                </pic:pic>
              </a:graphicData>
            </a:graphic>
          </wp:inline>
        </w:drawing>
      </w:r>
    </w:p>
    <w:p w14:paraId="0F727913" w14:textId="5612FFEA" w:rsidR="004B3B82" w:rsidRDefault="00A53801" w:rsidP="00451FE9">
      <w:pPr>
        <w:pStyle w:val="Heading2"/>
      </w:pPr>
      <w:r w:rsidRPr="00554056">
        <w:lastRenderedPageBreak/>
        <w:t>3</w:t>
      </w:r>
      <w:r w:rsidR="004B3B82" w:rsidRPr="00554056">
        <w:t>. Biểu đồ máy trạng thái</w:t>
      </w:r>
    </w:p>
    <w:p w14:paraId="3350A7E3" w14:textId="603635BD" w:rsidR="00150CC1" w:rsidRDefault="00F43643" w:rsidP="00F43643">
      <w:pPr>
        <w:pStyle w:val="Heading3"/>
      </w:pPr>
      <w:r>
        <w:t>a.</w:t>
      </w:r>
      <w:r w:rsidR="00150CC1">
        <w:t xml:space="preserve"> Biểu đồ máy trạng thái</w:t>
      </w:r>
      <w:r w:rsidR="00FC15AC">
        <w:t xml:space="preserve"> </w:t>
      </w:r>
      <w:r w:rsidR="00150CC1">
        <w:t xml:space="preserve">thực thể </w:t>
      </w:r>
      <w:r w:rsidR="00150CC1" w:rsidRPr="00713448">
        <w:rPr>
          <w:b/>
          <w:bCs/>
        </w:rPr>
        <w:t>“Vé xem phim”:</w:t>
      </w:r>
    </w:p>
    <w:p w14:paraId="6792A244" w14:textId="3556D0EF" w:rsidR="00150CC1" w:rsidRDefault="00B879BB" w:rsidP="00713448">
      <w:pPr>
        <w:jc w:val="center"/>
      </w:pPr>
      <w:r w:rsidRPr="00B879BB">
        <w:rPr>
          <w:noProof/>
        </w:rPr>
        <w:drawing>
          <wp:inline distT="0" distB="0" distL="0" distR="0" wp14:anchorId="5E9A3D36" wp14:editId="5B29DEEF">
            <wp:extent cx="5949538" cy="3984573"/>
            <wp:effectExtent l="0" t="0" r="0" b="0"/>
            <wp:docPr id="84511338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13389" name="Picture 1" descr="A diagram of a diagram&#10;&#10;AI-generated content may be incorrect."/>
                    <pic:cNvPicPr/>
                  </pic:nvPicPr>
                  <pic:blipFill>
                    <a:blip r:embed="rId33"/>
                    <a:stretch>
                      <a:fillRect/>
                    </a:stretch>
                  </pic:blipFill>
                  <pic:spPr>
                    <a:xfrm>
                      <a:off x="0" y="0"/>
                      <a:ext cx="5951921" cy="3986169"/>
                    </a:xfrm>
                    <a:prstGeom prst="rect">
                      <a:avLst/>
                    </a:prstGeom>
                  </pic:spPr>
                </pic:pic>
              </a:graphicData>
            </a:graphic>
          </wp:inline>
        </w:drawing>
      </w:r>
    </w:p>
    <w:p w14:paraId="4945EEAB" w14:textId="73F279CE" w:rsidR="00B879BB" w:rsidRPr="00A07D26" w:rsidRDefault="00FC15AC" w:rsidP="00FC15AC">
      <w:pPr>
        <w:pStyle w:val="Heading3"/>
        <w:rPr>
          <w:b/>
          <w:bCs/>
        </w:rPr>
      </w:pPr>
      <w:r>
        <w:t xml:space="preserve">b. Biểu đồ máy trạng thái thực thể </w:t>
      </w:r>
      <w:r w:rsidRPr="00A07D26">
        <w:rPr>
          <w:b/>
          <w:bCs/>
        </w:rPr>
        <w:t>“Ghế”</w:t>
      </w:r>
    </w:p>
    <w:p w14:paraId="23AA2928" w14:textId="1B55C718" w:rsidR="00781699" w:rsidRPr="00781699" w:rsidRDefault="00781699" w:rsidP="00781699">
      <w:pPr>
        <w:jc w:val="center"/>
      </w:pPr>
      <w:r w:rsidRPr="00781699">
        <w:rPr>
          <w:noProof/>
        </w:rPr>
        <w:drawing>
          <wp:inline distT="0" distB="0" distL="0" distR="0" wp14:anchorId="44C39240" wp14:editId="3E11DA47">
            <wp:extent cx="4427142" cy="3271651"/>
            <wp:effectExtent l="0" t="0" r="0" b="5080"/>
            <wp:docPr id="92712744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27446" name="Picture 1" descr="A diagram of a diagram&#10;&#10;AI-generated content may be incorrect."/>
                    <pic:cNvPicPr/>
                  </pic:nvPicPr>
                  <pic:blipFill>
                    <a:blip r:embed="rId34"/>
                    <a:stretch>
                      <a:fillRect/>
                    </a:stretch>
                  </pic:blipFill>
                  <pic:spPr>
                    <a:xfrm>
                      <a:off x="0" y="0"/>
                      <a:ext cx="4447018" cy="3286339"/>
                    </a:xfrm>
                    <a:prstGeom prst="rect">
                      <a:avLst/>
                    </a:prstGeom>
                  </pic:spPr>
                </pic:pic>
              </a:graphicData>
            </a:graphic>
          </wp:inline>
        </w:drawing>
      </w:r>
    </w:p>
    <w:p w14:paraId="1612CE87" w14:textId="648C7E4D" w:rsidR="00145789" w:rsidRPr="00554056" w:rsidRDefault="00145789" w:rsidP="00451FE9">
      <w:pPr>
        <w:pStyle w:val="Heading1"/>
      </w:pPr>
      <w:r w:rsidRPr="00554056">
        <w:lastRenderedPageBreak/>
        <w:t>I</w:t>
      </w:r>
      <w:r w:rsidR="004B3B82" w:rsidRPr="00554056">
        <w:t>V</w:t>
      </w:r>
      <w:r w:rsidRPr="00554056">
        <w:t xml:space="preserve">. </w:t>
      </w:r>
      <w:r w:rsidR="003363DB" w:rsidRPr="00554056">
        <w:t>Thiết kế hệ thống</w:t>
      </w:r>
    </w:p>
    <w:p w14:paraId="2494EA26" w14:textId="79EF2DE8" w:rsidR="00C02C49" w:rsidRDefault="00C02C49" w:rsidP="00451FE9">
      <w:pPr>
        <w:pStyle w:val="Heading2"/>
      </w:pPr>
      <w:r w:rsidRPr="00554056">
        <w:t>1. Biểu đồ lớp lĩnh vực</w:t>
      </w:r>
    </w:p>
    <w:p w14:paraId="43BD7218" w14:textId="2FAD83FE" w:rsidR="007D7BB4" w:rsidRPr="007D7BB4" w:rsidRDefault="007C5426" w:rsidP="007D7BB4">
      <w:r w:rsidRPr="007C5426">
        <w:rPr>
          <w:noProof/>
        </w:rPr>
        <w:drawing>
          <wp:inline distT="0" distB="0" distL="0" distR="0" wp14:anchorId="2EAD6DC8" wp14:editId="26745AFE">
            <wp:extent cx="7052310" cy="4803775"/>
            <wp:effectExtent l="0" t="0" r="0" b="0"/>
            <wp:docPr id="1505651728" name="Picture 1" descr="A computer screen shot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51728" name="Picture 1" descr="A computer screen shot of a computer network&#10;&#10;AI-generated content may be incorrect."/>
                    <pic:cNvPicPr/>
                  </pic:nvPicPr>
                  <pic:blipFill>
                    <a:blip r:embed="rId35"/>
                    <a:stretch>
                      <a:fillRect/>
                    </a:stretch>
                  </pic:blipFill>
                  <pic:spPr>
                    <a:xfrm>
                      <a:off x="0" y="0"/>
                      <a:ext cx="7052310" cy="4803775"/>
                    </a:xfrm>
                    <a:prstGeom prst="rect">
                      <a:avLst/>
                    </a:prstGeom>
                  </pic:spPr>
                </pic:pic>
              </a:graphicData>
            </a:graphic>
          </wp:inline>
        </w:drawing>
      </w:r>
    </w:p>
    <w:p w14:paraId="78D3B1F9" w14:textId="1066C343" w:rsidR="008461FC" w:rsidRPr="008461FC" w:rsidRDefault="00A53801" w:rsidP="003265A8">
      <w:pPr>
        <w:pStyle w:val="Heading2"/>
      </w:pPr>
      <w:r w:rsidRPr="00554056">
        <w:lastRenderedPageBreak/>
        <w:t>2</w:t>
      </w:r>
      <w:r w:rsidR="00C02C49" w:rsidRPr="00554056">
        <w:t>. Biểu đồ lớp</w:t>
      </w:r>
      <w:r w:rsidR="000175F2">
        <w:t xml:space="preserve"> chi tiết</w:t>
      </w:r>
      <w:r w:rsidR="00C02C49" w:rsidRPr="00554056">
        <w:t xml:space="preserve"> </w:t>
      </w:r>
      <w:r w:rsidR="000175F2">
        <w:t>của ca sử dụng</w:t>
      </w:r>
    </w:p>
    <w:p w14:paraId="1E26C53E" w14:textId="77777777" w:rsidR="008461FC" w:rsidRDefault="005F663D" w:rsidP="005F663D">
      <w:pPr>
        <w:pStyle w:val="Heading3"/>
        <w:rPr>
          <w:b/>
          <w:bCs/>
        </w:rPr>
      </w:pPr>
      <w:r>
        <w:t xml:space="preserve">a. Ca sử dụng </w:t>
      </w:r>
      <w:r w:rsidRPr="005F663D">
        <w:rPr>
          <w:b/>
          <w:bCs/>
        </w:rPr>
        <w:t>“Đặt vé”</w:t>
      </w:r>
    </w:p>
    <w:p w14:paraId="00AD3617" w14:textId="07C0E885" w:rsidR="007A5004" w:rsidRDefault="007A5004" w:rsidP="007A5004">
      <w:r>
        <w:rPr>
          <w:noProof/>
        </w:rPr>
        <w:drawing>
          <wp:inline distT="0" distB="0" distL="0" distR="0" wp14:anchorId="0800F895" wp14:editId="2D2DFCFE">
            <wp:extent cx="7157923" cy="3681351"/>
            <wp:effectExtent l="0" t="0" r="5080" b="0"/>
            <wp:docPr id="1425450585" name="Picture 1" descr="A screenshot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190682" cy="3698199"/>
                    </a:xfrm>
                    <a:prstGeom prst="rect">
                      <a:avLst/>
                    </a:prstGeom>
                  </pic:spPr>
                </pic:pic>
              </a:graphicData>
            </a:graphic>
          </wp:inline>
        </w:drawing>
      </w:r>
    </w:p>
    <w:p w14:paraId="6947CFCB" w14:textId="3715E943" w:rsidR="007A5004" w:rsidRDefault="007A5004" w:rsidP="007A5004">
      <w:pPr>
        <w:pStyle w:val="Heading3"/>
        <w:rPr>
          <w:rStyle w:val="Heading3Char"/>
          <w:b/>
          <w:bCs/>
        </w:rPr>
      </w:pPr>
      <w:r>
        <w:t xml:space="preserve">b. Ca sử dụng </w:t>
      </w:r>
      <w:r w:rsidRPr="007A5004">
        <w:rPr>
          <w:rStyle w:val="Heading3Char"/>
          <w:b/>
          <w:bCs/>
        </w:rPr>
        <w:t>“Thanh toán”</w:t>
      </w:r>
    </w:p>
    <w:p w14:paraId="48DC5500" w14:textId="60CC5658" w:rsidR="00E76F03" w:rsidRPr="00E76F03" w:rsidRDefault="00E76F03" w:rsidP="00E76F03">
      <w:r w:rsidRPr="00E76F03">
        <w:rPr>
          <w:noProof/>
        </w:rPr>
        <w:drawing>
          <wp:inline distT="0" distB="0" distL="0" distR="0" wp14:anchorId="1A1964BC" wp14:editId="2AAB1DCF">
            <wp:extent cx="7289165" cy="2666011"/>
            <wp:effectExtent l="0" t="0" r="6985" b="1270"/>
            <wp:docPr id="1683269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69617" name="Picture 1" descr="A screenshot of a computer&#10;&#10;AI-generated content may be incorrect."/>
                    <pic:cNvPicPr/>
                  </pic:nvPicPr>
                  <pic:blipFill>
                    <a:blip r:embed="rId37"/>
                    <a:stretch>
                      <a:fillRect/>
                    </a:stretch>
                  </pic:blipFill>
                  <pic:spPr>
                    <a:xfrm>
                      <a:off x="0" y="0"/>
                      <a:ext cx="7316900" cy="2676155"/>
                    </a:xfrm>
                    <a:prstGeom prst="rect">
                      <a:avLst/>
                    </a:prstGeom>
                  </pic:spPr>
                </pic:pic>
              </a:graphicData>
            </a:graphic>
          </wp:inline>
        </w:drawing>
      </w:r>
    </w:p>
    <w:p w14:paraId="392D8C66" w14:textId="78BBAE3C" w:rsidR="007A5004" w:rsidRDefault="007A5004" w:rsidP="00723649">
      <w:pPr>
        <w:pStyle w:val="Heading3"/>
        <w:rPr>
          <w:b/>
          <w:bCs/>
        </w:rPr>
      </w:pPr>
      <w:r>
        <w:lastRenderedPageBreak/>
        <w:t xml:space="preserve">c. Ca sử dụng </w:t>
      </w:r>
      <w:r w:rsidRPr="00723649">
        <w:rPr>
          <w:b/>
          <w:bCs/>
        </w:rPr>
        <w:t>“Hủy vé”</w:t>
      </w:r>
    </w:p>
    <w:p w14:paraId="0ED7716D" w14:textId="6ECE1B33" w:rsidR="007B3053" w:rsidRPr="007B3053" w:rsidRDefault="007B3053" w:rsidP="007B3053">
      <w:r w:rsidRPr="007B3053">
        <w:rPr>
          <w:noProof/>
        </w:rPr>
        <w:drawing>
          <wp:inline distT="0" distB="0" distL="0" distR="0" wp14:anchorId="73F65E4C" wp14:editId="0F23BDD7">
            <wp:extent cx="7052310" cy="3616036"/>
            <wp:effectExtent l="0" t="0" r="0" b="3810"/>
            <wp:docPr id="1619240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40648" name="Picture 1" descr="A screenshot of a computer&#10;&#10;AI-generated content may be incorrect."/>
                    <pic:cNvPicPr/>
                  </pic:nvPicPr>
                  <pic:blipFill>
                    <a:blip r:embed="rId38"/>
                    <a:stretch>
                      <a:fillRect/>
                    </a:stretch>
                  </pic:blipFill>
                  <pic:spPr>
                    <a:xfrm>
                      <a:off x="0" y="0"/>
                      <a:ext cx="7053338" cy="3616563"/>
                    </a:xfrm>
                    <a:prstGeom prst="rect">
                      <a:avLst/>
                    </a:prstGeom>
                  </pic:spPr>
                </pic:pic>
              </a:graphicData>
            </a:graphic>
          </wp:inline>
        </w:drawing>
      </w:r>
    </w:p>
    <w:p w14:paraId="0A68D86D" w14:textId="2E7B2324" w:rsidR="007A5004" w:rsidRDefault="007A5004" w:rsidP="00723649">
      <w:pPr>
        <w:pStyle w:val="Heading3"/>
        <w:rPr>
          <w:b/>
          <w:bCs/>
        </w:rPr>
      </w:pPr>
      <w:r>
        <w:t xml:space="preserve">d. Ca sử dụng </w:t>
      </w:r>
      <w:r w:rsidRPr="00723649">
        <w:rPr>
          <w:b/>
          <w:bCs/>
        </w:rPr>
        <w:t>“Gửi yêu cầu hợp tác</w:t>
      </w:r>
      <w:r w:rsidR="190C05B1" w:rsidRPr="190C05B1">
        <w:rPr>
          <w:b/>
          <w:bCs/>
        </w:rPr>
        <w:t>”</w:t>
      </w:r>
    </w:p>
    <w:p w14:paraId="7F7C37DF" w14:textId="01708595" w:rsidR="003725F1" w:rsidRPr="003725F1" w:rsidRDefault="003725F1" w:rsidP="003725F1">
      <w:r w:rsidRPr="003725F1">
        <w:rPr>
          <w:noProof/>
        </w:rPr>
        <w:drawing>
          <wp:inline distT="0" distB="0" distL="0" distR="0" wp14:anchorId="54C159A7" wp14:editId="032CE1F0">
            <wp:extent cx="7052310" cy="2349304"/>
            <wp:effectExtent l="0" t="0" r="0" b="0"/>
            <wp:docPr id="861422760" name="Picture 1" descr="A screenshot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22760" name="Picture 1" descr="A screenshot of a computer flowchart&#10;&#10;AI-generated content may be incorrect."/>
                    <pic:cNvPicPr/>
                  </pic:nvPicPr>
                  <pic:blipFill>
                    <a:blip r:embed="rId39"/>
                    <a:stretch>
                      <a:fillRect/>
                    </a:stretch>
                  </pic:blipFill>
                  <pic:spPr>
                    <a:xfrm>
                      <a:off x="0" y="0"/>
                      <a:ext cx="7065845" cy="2353813"/>
                    </a:xfrm>
                    <a:prstGeom prst="rect">
                      <a:avLst/>
                    </a:prstGeom>
                  </pic:spPr>
                </pic:pic>
              </a:graphicData>
            </a:graphic>
          </wp:inline>
        </w:drawing>
      </w:r>
    </w:p>
    <w:p w14:paraId="63D538BF" w14:textId="77777777" w:rsidR="00DC0903" w:rsidRPr="00DC0903" w:rsidRDefault="00DC0903" w:rsidP="00DC0903"/>
    <w:p w14:paraId="2D3014E9" w14:textId="6B66EC44" w:rsidR="007A5004" w:rsidRDefault="007A5004" w:rsidP="00723649">
      <w:pPr>
        <w:pStyle w:val="Heading3"/>
        <w:rPr>
          <w:b/>
          <w:bCs/>
        </w:rPr>
      </w:pPr>
      <w:r>
        <w:lastRenderedPageBreak/>
        <w:t xml:space="preserve">e. Ca sử dụng </w:t>
      </w:r>
      <w:r w:rsidRPr="00723649">
        <w:rPr>
          <w:b/>
          <w:bCs/>
        </w:rPr>
        <w:t>“</w:t>
      </w:r>
      <w:r w:rsidR="00723649" w:rsidRPr="00723649">
        <w:rPr>
          <w:b/>
          <w:bCs/>
        </w:rPr>
        <w:t>Đánh giá phim</w:t>
      </w:r>
      <w:r w:rsidRPr="00723649">
        <w:rPr>
          <w:b/>
          <w:bCs/>
        </w:rPr>
        <w:t>”</w:t>
      </w:r>
    </w:p>
    <w:p w14:paraId="6682CE51" w14:textId="47611F2D" w:rsidR="00837014" w:rsidRPr="00837014" w:rsidRDefault="00837014" w:rsidP="00837014">
      <w:r w:rsidRPr="00837014">
        <w:rPr>
          <w:noProof/>
        </w:rPr>
        <w:drawing>
          <wp:inline distT="0" distB="0" distL="0" distR="0" wp14:anchorId="73F5D364" wp14:editId="6071E64A">
            <wp:extent cx="7052310" cy="2582545"/>
            <wp:effectExtent l="0" t="0" r="0" b="8255"/>
            <wp:docPr id="162390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09680" name=""/>
                    <pic:cNvPicPr/>
                  </pic:nvPicPr>
                  <pic:blipFill>
                    <a:blip r:embed="rId40"/>
                    <a:stretch>
                      <a:fillRect/>
                    </a:stretch>
                  </pic:blipFill>
                  <pic:spPr>
                    <a:xfrm>
                      <a:off x="0" y="0"/>
                      <a:ext cx="7052310" cy="2582545"/>
                    </a:xfrm>
                    <a:prstGeom prst="rect">
                      <a:avLst/>
                    </a:prstGeom>
                  </pic:spPr>
                </pic:pic>
              </a:graphicData>
            </a:graphic>
          </wp:inline>
        </w:drawing>
      </w:r>
    </w:p>
    <w:p w14:paraId="46D48BB8" w14:textId="77777777" w:rsidR="00053D1D" w:rsidRDefault="75976DF0" w:rsidP="75976DF0">
      <w:pPr>
        <w:pStyle w:val="Heading2"/>
      </w:pPr>
      <w:r>
        <w:t>3. Thiết kế cơ sở dữ liệu</w:t>
      </w:r>
      <w:r w:rsidR="325D5AE2">
        <w:t>:</w:t>
      </w:r>
      <w:r w:rsidR="64F2FEAA">
        <w:t xml:space="preserve"> </w:t>
      </w:r>
    </w:p>
    <w:p w14:paraId="0DBB6C42" w14:textId="701B5EE4" w:rsidR="003265A8" w:rsidRDefault="00053D1D" w:rsidP="00053D1D">
      <w:r>
        <w:rPr>
          <w:i/>
        </w:rPr>
        <w:t xml:space="preserve">- </w:t>
      </w:r>
      <w:r w:rsidR="64F2FEAA" w:rsidRPr="036F2F94">
        <w:rPr>
          <w:i/>
        </w:rPr>
        <w:t>Xem chi</w:t>
      </w:r>
      <w:r w:rsidR="624EA963" w:rsidRPr="036F2F94">
        <w:rPr>
          <w:i/>
        </w:rPr>
        <w:t xml:space="preserve"> tiết </w:t>
      </w:r>
      <w:r w:rsidR="05202EA2" w:rsidRPr="036F2F94">
        <w:rPr>
          <w:i/>
        </w:rPr>
        <w:t xml:space="preserve">tại </w:t>
      </w:r>
      <w:r w:rsidR="04AF185E" w:rsidRPr="036F2F94">
        <w:rPr>
          <w:i/>
        </w:rPr>
        <w:t xml:space="preserve">đây: </w:t>
      </w:r>
      <w:hyperlink r:id="rId41">
        <w:r w:rsidR="6CD71A75" w:rsidRPr="6CD71A75">
          <w:rPr>
            <w:rStyle w:val="Hyperlink"/>
          </w:rPr>
          <w:t>ER-model</w:t>
        </w:r>
      </w:hyperlink>
    </w:p>
    <w:p w14:paraId="75B0C63C" w14:textId="77B720B4" w:rsidR="003845B0" w:rsidRPr="003845B0" w:rsidRDefault="003845B0" w:rsidP="00053D1D">
      <w:pPr>
        <w:jc w:val="center"/>
      </w:pPr>
      <w:r>
        <w:rPr>
          <w:noProof/>
        </w:rPr>
        <w:lastRenderedPageBreak/>
        <w:drawing>
          <wp:inline distT="0" distB="0" distL="0" distR="0" wp14:anchorId="476E92C6" wp14:editId="65477135">
            <wp:extent cx="5604244" cy="6035179"/>
            <wp:effectExtent l="0" t="0" r="0" b="3810"/>
            <wp:docPr id="6840854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5604244" cy="6035179"/>
                    </a:xfrm>
                    <a:prstGeom prst="rect">
                      <a:avLst/>
                    </a:prstGeom>
                  </pic:spPr>
                </pic:pic>
              </a:graphicData>
            </a:graphic>
          </wp:inline>
        </w:drawing>
      </w:r>
    </w:p>
    <w:p w14:paraId="3842B1FC" w14:textId="751C54D8" w:rsidR="00752DC6" w:rsidRDefault="00752DC6" w:rsidP="00451FE9">
      <w:pPr>
        <w:pStyle w:val="Heading1"/>
      </w:pPr>
      <w:r>
        <w:t>V. Tổng kết</w:t>
      </w:r>
      <w:ins w:id="1" w:author="Microsoft Word" w:date="2025-05-29T23:29:00Z" w16du:dateUtc="2025-05-29T16:29:00Z">
        <w:r w:rsidR="003265A8">
          <w:t xml:space="preserve"> </w:t>
        </w:r>
      </w:ins>
    </w:p>
    <w:p w14:paraId="7483BC88" w14:textId="2AE4A94A" w:rsidR="32E7AB43" w:rsidRDefault="2AD728EE" w:rsidP="00D955DE">
      <w:pPr>
        <w:ind w:firstLine="720"/>
        <w:rPr>
          <w:rFonts w:eastAsia="Aptos"/>
        </w:rPr>
      </w:pPr>
      <w:r w:rsidRPr="2AD728EE">
        <w:rPr>
          <w:rFonts w:eastAsia="Aptos"/>
        </w:rPr>
        <w:t>Về tổng quan, nhóm em</w:t>
      </w:r>
      <w:r w:rsidR="32E7AB43" w:rsidRPr="2135538B">
        <w:rPr>
          <w:rFonts w:eastAsia="Aptos"/>
        </w:rPr>
        <w:t xml:space="preserve"> đã </w:t>
      </w:r>
      <w:r w:rsidR="5992978C" w:rsidRPr="2135538B">
        <w:rPr>
          <w:rFonts w:eastAsia="Aptos"/>
        </w:rPr>
        <w:t xml:space="preserve">hoàn </w:t>
      </w:r>
      <w:r w:rsidR="32E7AB43" w:rsidRPr="2135538B">
        <w:rPr>
          <w:rFonts w:eastAsia="Aptos"/>
        </w:rPr>
        <w:t xml:space="preserve">thành trong việc phân tích và thiết kế một Hệ thống Quản lý Rạp </w:t>
      </w:r>
      <w:r w:rsidR="78ED599F" w:rsidRPr="2135538B">
        <w:rPr>
          <w:rFonts w:eastAsia="Aptos"/>
        </w:rPr>
        <w:t>chiếu phim</w:t>
      </w:r>
      <w:r w:rsidR="32E7AB43" w:rsidRPr="2135538B">
        <w:rPr>
          <w:rFonts w:eastAsia="Aptos"/>
        </w:rPr>
        <w:t xml:space="preserve">, đặt nền móng vững chắc cho việc phát triển một giải pháp công nghệ toàn diện. Quá trình thực hiện đã tập trung vào việc đặc tả chi tiết các yêu cầu chức năng, từ quản lý phim và lịch chiếu, quy trình đặt vé và thanh toán trực tuyến, đến các nghiệp vụ quan trọng như quản lý hợp tác bản quyền và thu thập đánh giá phim từ khách hàng. Các tác nhân chính của hệ thống cũng đã được xác định rõ ràng. Về mặt thiết kế, dự án đã xây dựng các mô hình UML </w:t>
      </w:r>
      <w:r w:rsidRPr="2AD728EE">
        <w:rPr>
          <w:rFonts w:eastAsia="Aptos"/>
        </w:rPr>
        <w:t>quan trọng.</w:t>
      </w:r>
      <w:r w:rsidR="32E7AB43" w:rsidRPr="2135538B">
        <w:rPr>
          <w:rFonts w:eastAsia="Aptos"/>
        </w:rPr>
        <w:t xml:space="preserve"> Toàn bộ quá trình và kết quả đã được ghi nhận trong tài liệu báo cáo chi tiết.</w:t>
      </w:r>
    </w:p>
    <w:p w14:paraId="74B8632D" w14:textId="5EB51513" w:rsidR="32E7AB43" w:rsidRDefault="32E7AB43" w:rsidP="00D955DE">
      <w:pPr>
        <w:ind w:firstLine="720"/>
        <w:rPr>
          <w:rFonts w:eastAsia="Aptos"/>
        </w:rPr>
      </w:pPr>
      <w:r w:rsidRPr="6317CE76">
        <w:rPr>
          <w:rFonts w:eastAsia="Aptos"/>
        </w:rPr>
        <w:lastRenderedPageBreak/>
        <w:t>Mặc dù đã đạt được những mục tiêu cơ bản, dự án vẫn còn một số hạn chế nhất định do giới hạn về thời</w:t>
      </w:r>
      <w:r w:rsidR="43E2A5FC" w:rsidRPr="43E2A5FC">
        <w:rPr>
          <w:rFonts w:eastAsia="Aptos"/>
        </w:rPr>
        <w:t xml:space="preserve"> gian</w:t>
      </w:r>
      <w:r w:rsidR="6317CE76" w:rsidRPr="6317CE76">
        <w:rPr>
          <w:rFonts w:eastAsia="Aptos"/>
        </w:rPr>
        <w:t>,</w:t>
      </w:r>
      <w:r w:rsidRPr="6317CE76">
        <w:rPr>
          <w:rFonts w:eastAsia="Aptos"/>
        </w:rPr>
        <w:t xml:space="preserve"> chủ yếu liên quan đến việc chưa phân tích sâu một số chức năng nâng cao</w:t>
      </w:r>
      <w:r w:rsidR="6317CE76" w:rsidRPr="6317CE76">
        <w:rPr>
          <w:rFonts w:eastAsia="Aptos"/>
        </w:rPr>
        <w:t>.</w:t>
      </w:r>
    </w:p>
    <w:p w14:paraId="272694B5" w14:textId="0A5C8351" w:rsidR="32E7AB43" w:rsidRDefault="32E7AB43" w:rsidP="00D955DE">
      <w:pPr>
        <w:ind w:firstLine="720"/>
        <w:rPr>
          <w:rFonts w:eastAsia="Aptos"/>
        </w:rPr>
      </w:pPr>
      <w:r w:rsidRPr="690F8A19">
        <w:rPr>
          <w:rFonts w:eastAsia="Aptos"/>
        </w:rPr>
        <w:t xml:space="preserve">Hướng tới tương lai, hệ thống có nhiều tiềm năng phát triển đáng kể. Trước hết, cần hoàn thiện và mở rộng các chức năng hiện có, đồng thời phát triển các tính năng nâng cao như hệ thống gợi ý phim cá nhân hóa, chương trình khách hàng thân thiết, module quản lý dịch vụ ăn uống (F&amp;B) và xây dựng ứng dụng di động tiện lợi. Bên cạnh đó, việc tăng cường bảo mật, tối ưu hóa hiệu năng, và tích hợp sâu rộng với các hệ thống thanh toán, mạng xã hội, cũng như các công cụ phân tích dữ liệu sẽ nâng cao giá trị của hệ thống. Cuối cùng, việc nghiên cứu và áp dụng các công nghệ mới như Trí tuệ nhân tạo (AI) có thể mở ra những khả năng đột phá cho hệ thống. Với những định hướng này, Hệ thống Quản lý Rạp </w:t>
      </w:r>
      <w:r w:rsidR="7B59FB55" w:rsidRPr="7B59FB55">
        <w:rPr>
          <w:rFonts w:eastAsia="Aptos"/>
        </w:rPr>
        <w:t>chiếu</w:t>
      </w:r>
      <w:r w:rsidRPr="690F8A19">
        <w:rPr>
          <w:rFonts w:eastAsia="Aptos"/>
        </w:rPr>
        <w:t xml:space="preserve"> </w:t>
      </w:r>
      <w:r w:rsidR="16600C5F" w:rsidRPr="16600C5F">
        <w:rPr>
          <w:rFonts w:eastAsia="Aptos"/>
        </w:rPr>
        <w:t>phim</w:t>
      </w:r>
      <w:r w:rsidRPr="690F8A19">
        <w:rPr>
          <w:rFonts w:eastAsia="Aptos"/>
        </w:rPr>
        <w:t xml:space="preserve"> hứa hẹn sẽ trở thành một công cụ quản lý mạnh mẽ, hiệu quả và mang lại trải nghiệm tối ưu cho cả rạp phim và khán giả.</w:t>
      </w:r>
    </w:p>
    <w:p w14:paraId="2107BC59" w14:textId="5ACBA78B" w:rsidR="32E7AB43" w:rsidRDefault="5CC1F923" w:rsidP="00D955DE">
      <w:pPr>
        <w:ind w:firstLine="720"/>
        <w:rPr>
          <w:rFonts w:eastAsia="Aptos"/>
        </w:rPr>
      </w:pPr>
      <w:r w:rsidRPr="5CC1F923">
        <w:rPr>
          <w:rFonts w:eastAsia="Aptos"/>
        </w:rPr>
        <w:t>Nhóm em xin</w:t>
      </w:r>
      <w:r w:rsidR="32E7AB43" w:rsidRPr="3861620D">
        <w:rPr>
          <w:rFonts w:eastAsia="Aptos"/>
        </w:rPr>
        <w:t xml:space="preserve"> chân thành cảm ơn thầy đã </w:t>
      </w:r>
      <w:r w:rsidR="354C2048" w:rsidRPr="354C2048">
        <w:rPr>
          <w:rFonts w:eastAsia="Aptos"/>
        </w:rPr>
        <w:t xml:space="preserve">giảng </w:t>
      </w:r>
      <w:r w:rsidR="6BF0117F" w:rsidRPr="6BF0117F">
        <w:rPr>
          <w:rFonts w:eastAsia="Aptos"/>
        </w:rPr>
        <w:t>dạy</w:t>
      </w:r>
      <w:r w:rsidR="32E7AB43" w:rsidRPr="3861620D">
        <w:rPr>
          <w:rFonts w:eastAsia="Aptos"/>
        </w:rPr>
        <w:t xml:space="preserve"> và hướng dẫn trong suốt quá trình thực hiện đồ án </w:t>
      </w:r>
      <w:r w:rsidR="1E7089EE" w:rsidRPr="1E7089EE">
        <w:rPr>
          <w:rFonts w:eastAsia="Aptos"/>
        </w:rPr>
        <w:t xml:space="preserve">môn </w:t>
      </w:r>
      <w:r w:rsidR="3A8822C1" w:rsidRPr="3A8822C1">
        <w:rPr>
          <w:rFonts w:eastAsia="Aptos"/>
        </w:rPr>
        <w:t>học</w:t>
      </w:r>
      <w:r w:rsidR="1E7089EE" w:rsidRPr="1E7089EE">
        <w:rPr>
          <w:rFonts w:eastAsia="Aptos"/>
        </w:rPr>
        <w:t xml:space="preserve"> </w:t>
      </w:r>
      <w:r w:rsidR="32E7AB43" w:rsidRPr="3861620D">
        <w:rPr>
          <w:rFonts w:eastAsia="Aptos"/>
        </w:rPr>
        <w:t xml:space="preserve">này. Dù đã nỗ lực, nhưng do kiến thức và kinh nghiệm còn hạn chế, báo cáo không thể tránh khỏi những thiếu sót. </w:t>
      </w:r>
      <w:r w:rsidR="598FAE84" w:rsidRPr="598FAE84">
        <w:rPr>
          <w:rFonts w:eastAsia="Aptos"/>
        </w:rPr>
        <w:t>Nhóm em</w:t>
      </w:r>
      <w:r w:rsidR="32E7AB43" w:rsidRPr="3861620D">
        <w:rPr>
          <w:rFonts w:eastAsia="Aptos"/>
        </w:rPr>
        <w:t xml:space="preserve"> rất mong nhận được những ý kiến đóng góp quý báu từ thầy để hoàn thiện hơn nữa.</w:t>
      </w:r>
    </w:p>
    <w:p w14:paraId="6E6B59E2" w14:textId="0BD42FF2" w:rsidR="00752DC6" w:rsidRDefault="00752DC6" w:rsidP="68867EC2"/>
    <w:sectPr w:rsidR="00752DC6" w:rsidSect="00A2643A">
      <w:headerReference w:type="default" r:id="rId43"/>
      <w:footerReference w:type="default" r:id="rId44"/>
      <w:headerReference w:type="first" r:id="rId45"/>
      <w:footerReference w:type="first" r:id="rId46"/>
      <w:pgSz w:w="12240" w:h="15840"/>
      <w:pgMar w:top="1134" w:right="567" w:bottom="1134" w:left="56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C78DEC" w14:textId="77777777" w:rsidR="005F1A37" w:rsidRDefault="005F1A37" w:rsidP="0095652E">
      <w:pPr>
        <w:spacing w:after="0" w:line="240" w:lineRule="auto"/>
      </w:pPr>
      <w:r>
        <w:separator/>
      </w:r>
    </w:p>
  </w:endnote>
  <w:endnote w:type="continuationSeparator" w:id="0">
    <w:p w14:paraId="513F7224" w14:textId="77777777" w:rsidR="005F1A37" w:rsidRDefault="005F1A37" w:rsidP="00956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7915988"/>
      <w:docPartObj>
        <w:docPartGallery w:val="Page Numbers (Bottom of Page)"/>
        <w:docPartUnique/>
      </w:docPartObj>
    </w:sdtPr>
    <w:sdtEndPr>
      <w:rPr>
        <w:rFonts w:cs="Times New Roman"/>
        <w:noProof/>
      </w:rPr>
    </w:sdtEndPr>
    <w:sdtContent>
      <w:p w14:paraId="236B508B" w14:textId="2A293837" w:rsidR="0095652E" w:rsidRDefault="0095652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7D7EE0" w14:textId="1C487989" w:rsidR="0095652E" w:rsidRDefault="009565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700"/>
      <w:gridCol w:w="3700"/>
      <w:gridCol w:w="3700"/>
    </w:tblGrid>
    <w:tr w:rsidR="4636D443" w14:paraId="758EE282" w14:textId="77777777" w:rsidTr="4636D443">
      <w:trPr>
        <w:trHeight w:val="300"/>
      </w:trPr>
      <w:tc>
        <w:tcPr>
          <w:tcW w:w="3700" w:type="dxa"/>
        </w:tcPr>
        <w:p w14:paraId="0FBAA9C7" w14:textId="5D4A924F" w:rsidR="4636D443" w:rsidRDefault="4636D443" w:rsidP="4636D443">
          <w:pPr>
            <w:pStyle w:val="Header"/>
            <w:ind w:left="-115"/>
          </w:pPr>
        </w:p>
      </w:tc>
      <w:tc>
        <w:tcPr>
          <w:tcW w:w="3700" w:type="dxa"/>
        </w:tcPr>
        <w:p w14:paraId="15CA5A44" w14:textId="4833D169" w:rsidR="4636D443" w:rsidRDefault="4636D443" w:rsidP="4636D443">
          <w:pPr>
            <w:pStyle w:val="Header"/>
            <w:jc w:val="center"/>
          </w:pPr>
        </w:p>
      </w:tc>
      <w:tc>
        <w:tcPr>
          <w:tcW w:w="3700" w:type="dxa"/>
        </w:tcPr>
        <w:p w14:paraId="5B2977B1" w14:textId="2ECF3B0B" w:rsidR="4636D443" w:rsidRDefault="4636D443" w:rsidP="4636D443">
          <w:pPr>
            <w:pStyle w:val="Header"/>
            <w:ind w:right="-115"/>
            <w:jc w:val="right"/>
          </w:pPr>
        </w:p>
      </w:tc>
    </w:tr>
  </w:tbl>
  <w:p w14:paraId="35842B9D" w14:textId="6A605615" w:rsidR="001A6436" w:rsidRDefault="001A6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D0BBB7" w14:textId="77777777" w:rsidR="005F1A37" w:rsidRDefault="005F1A37" w:rsidP="0095652E">
      <w:pPr>
        <w:spacing w:after="0" w:line="240" w:lineRule="auto"/>
      </w:pPr>
      <w:r>
        <w:separator/>
      </w:r>
    </w:p>
  </w:footnote>
  <w:footnote w:type="continuationSeparator" w:id="0">
    <w:p w14:paraId="7299FF4E" w14:textId="77777777" w:rsidR="005F1A37" w:rsidRDefault="005F1A37" w:rsidP="009565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78806F" w14:textId="6A239201" w:rsidR="0095652E" w:rsidRPr="0095652E" w:rsidRDefault="0095652E">
    <w:pPr>
      <w:pStyle w:val="Header"/>
      <w:rPr>
        <w:rFonts w:cs="Times New Roman"/>
        <w:sz w:val="26"/>
        <w:szCs w:val="26"/>
      </w:rPr>
    </w:pPr>
    <w:r w:rsidRPr="0095652E">
      <w:rPr>
        <w:rFonts w:cs="Times New Roman"/>
        <w:sz w:val="26"/>
        <w:szCs w:val="26"/>
      </w:rPr>
      <w:t>Nhóm</w:t>
    </w:r>
    <w:r w:rsidR="00257DA0">
      <w:rPr>
        <w:rFonts w:cs="Times New Roman"/>
        <w:sz w:val="26"/>
        <w:szCs w:val="26"/>
      </w:rPr>
      <w:t xml:space="preserve"> 16 </w:t>
    </w:r>
    <w:r w:rsidRPr="0095652E">
      <w:rPr>
        <w:rFonts w:cs="Times New Roman"/>
        <w:sz w:val="26"/>
        <w:szCs w:val="26"/>
      </w:rPr>
      <w:ptab w:relativeTo="margin" w:alignment="center" w:leader="none"/>
    </w:r>
    <w:r w:rsidRPr="0095652E">
      <w:rPr>
        <w:rFonts w:cs="Times New Roman"/>
        <w:sz w:val="26"/>
        <w:szCs w:val="26"/>
      </w:rPr>
      <w:ptab w:relativeTo="margin" w:alignment="right" w:leader="none"/>
    </w:r>
    <w:r w:rsidRPr="0095652E">
      <w:rPr>
        <w:rFonts w:cs="Times New Roman"/>
        <w:sz w:val="26"/>
        <w:szCs w:val="26"/>
      </w:rPr>
      <w:t>IT3120 – Phân tích và thiết kế hệ thống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700"/>
      <w:gridCol w:w="3700"/>
      <w:gridCol w:w="3700"/>
    </w:tblGrid>
    <w:tr w:rsidR="4636D443" w14:paraId="486BFD54" w14:textId="77777777" w:rsidTr="4636D443">
      <w:trPr>
        <w:trHeight w:val="300"/>
      </w:trPr>
      <w:tc>
        <w:tcPr>
          <w:tcW w:w="3700" w:type="dxa"/>
        </w:tcPr>
        <w:p w14:paraId="3AD59542" w14:textId="353AEE8F" w:rsidR="4636D443" w:rsidRDefault="4636D443" w:rsidP="4636D443">
          <w:pPr>
            <w:pStyle w:val="Header"/>
            <w:ind w:left="-115"/>
          </w:pPr>
        </w:p>
      </w:tc>
      <w:tc>
        <w:tcPr>
          <w:tcW w:w="3700" w:type="dxa"/>
        </w:tcPr>
        <w:p w14:paraId="5D78BBD2" w14:textId="00F0E7BA" w:rsidR="4636D443" w:rsidRDefault="4636D443" w:rsidP="4636D443">
          <w:pPr>
            <w:pStyle w:val="Header"/>
            <w:jc w:val="center"/>
          </w:pPr>
        </w:p>
      </w:tc>
      <w:tc>
        <w:tcPr>
          <w:tcW w:w="3700" w:type="dxa"/>
        </w:tcPr>
        <w:p w14:paraId="6C79F4DE" w14:textId="48B3664F" w:rsidR="4636D443" w:rsidRDefault="4636D443" w:rsidP="4636D443">
          <w:pPr>
            <w:pStyle w:val="Header"/>
            <w:ind w:right="-115"/>
            <w:jc w:val="right"/>
          </w:pPr>
        </w:p>
      </w:tc>
    </w:tr>
  </w:tbl>
  <w:p w14:paraId="460C4728" w14:textId="27050DF8" w:rsidR="001A6436" w:rsidRDefault="001A64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266DB5"/>
    <w:multiLevelType w:val="hybridMultilevel"/>
    <w:tmpl w:val="693218C2"/>
    <w:lvl w:ilvl="0" w:tplc="D89C92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3F18C2"/>
    <w:multiLevelType w:val="hybridMultilevel"/>
    <w:tmpl w:val="FFFFFFFF"/>
    <w:lvl w:ilvl="0" w:tplc="5094AC5C">
      <w:start w:val="1"/>
      <w:numFmt w:val="bullet"/>
      <w:lvlText w:val=""/>
      <w:lvlJc w:val="left"/>
      <w:pPr>
        <w:ind w:left="720" w:hanging="360"/>
      </w:pPr>
      <w:rPr>
        <w:rFonts w:ascii="Symbol" w:hAnsi="Symbol" w:hint="default"/>
      </w:rPr>
    </w:lvl>
    <w:lvl w:ilvl="1" w:tplc="EC82C578">
      <w:start w:val="1"/>
      <w:numFmt w:val="bullet"/>
      <w:lvlText w:val="o"/>
      <w:lvlJc w:val="left"/>
      <w:pPr>
        <w:ind w:left="1440" w:hanging="360"/>
      </w:pPr>
      <w:rPr>
        <w:rFonts w:ascii="Courier New" w:hAnsi="Courier New" w:hint="default"/>
      </w:rPr>
    </w:lvl>
    <w:lvl w:ilvl="2" w:tplc="421A411C">
      <w:start w:val="1"/>
      <w:numFmt w:val="bullet"/>
      <w:lvlText w:val=""/>
      <w:lvlJc w:val="left"/>
      <w:pPr>
        <w:ind w:left="2160" w:hanging="360"/>
      </w:pPr>
      <w:rPr>
        <w:rFonts w:ascii="Wingdings" w:hAnsi="Wingdings" w:hint="default"/>
      </w:rPr>
    </w:lvl>
    <w:lvl w:ilvl="3" w:tplc="59C0ABF4">
      <w:start w:val="1"/>
      <w:numFmt w:val="bullet"/>
      <w:lvlText w:val=""/>
      <w:lvlJc w:val="left"/>
      <w:pPr>
        <w:ind w:left="2880" w:hanging="360"/>
      </w:pPr>
      <w:rPr>
        <w:rFonts w:ascii="Symbol" w:hAnsi="Symbol" w:hint="default"/>
      </w:rPr>
    </w:lvl>
    <w:lvl w:ilvl="4" w:tplc="3C202ACC">
      <w:start w:val="1"/>
      <w:numFmt w:val="bullet"/>
      <w:lvlText w:val="o"/>
      <w:lvlJc w:val="left"/>
      <w:pPr>
        <w:ind w:left="3600" w:hanging="360"/>
      </w:pPr>
      <w:rPr>
        <w:rFonts w:ascii="Courier New" w:hAnsi="Courier New" w:hint="default"/>
      </w:rPr>
    </w:lvl>
    <w:lvl w:ilvl="5" w:tplc="3F10B9BA">
      <w:start w:val="1"/>
      <w:numFmt w:val="bullet"/>
      <w:lvlText w:val=""/>
      <w:lvlJc w:val="left"/>
      <w:pPr>
        <w:ind w:left="4320" w:hanging="360"/>
      </w:pPr>
      <w:rPr>
        <w:rFonts w:ascii="Wingdings" w:hAnsi="Wingdings" w:hint="default"/>
      </w:rPr>
    </w:lvl>
    <w:lvl w:ilvl="6" w:tplc="A54E3024">
      <w:start w:val="1"/>
      <w:numFmt w:val="bullet"/>
      <w:lvlText w:val=""/>
      <w:lvlJc w:val="left"/>
      <w:pPr>
        <w:ind w:left="5040" w:hanging="360"/>
      </w:pPr>
      <w:rPr>
        <w:rFonts w:ascii="Symbol" w:hAnsi="Symbol" w:hint="default"/>
      </w:rPr>
    </w:lvl>
    <w:lvl w:ilvl="7" w:tplc="25B4D572">
      <w:start w:val="1"/>
      <w:numFmt w:val="bullet"/>
      <w:lvlText w:val="o"/>
      <w:lvlJc w:val="left"/>
      <w:pPr>
        <w:ind w:left="5760" w:hanging="360"/>
      </w:pPr>
      <w:rPr>
        <w:rFonts w:ascii="Courier New" w:hAnsi="Courier New" w:hint="default"/>
      </w:rPr>
    </w:lvl>
    <w:lvl w:ilvl="8" w:tplc="19426842">
      <w:start w:val="1"/>
      <w:numFmt w:val="bullet"/>
      <w:lvlText w:val=""/>
      <w:lvlJc w:val="left"/>
      <w:pPr>
        <w:ind w:left="6480" w:hanging="360"/>
      </w:pPr>
      <w:rPr>
        <w:rFonts w:ascii="Wingdings" w:hAnsi="Wingdings" w:hint="default"/>
      </w:rPr>
    </w:lvl>
  </w:abstractNum>
  <w:abstractNum w:abstractNumId="2" w15:restartNumberingAfterBreak="0">
    <w:nsid w:val="30A67FA8"/>
    <w:multiLevelType w:val="hybridMultilevel"/>
    <w:tmpl w:val="26D8A8A4"/>
    <w:lvl w:ilvl="0" w:tplc="CD18ABAA">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882A5D"/>
    <w:multiLevelType w:val="hybridMultilevel"/>
    <w:tmpl w:val="FFFFFFFF"/>
    <w:lvl w:ilvl="0" w:tplc="669608EA">
      <w:start w:val="1"/>
      <w:numFmt w:val="bullet"/>
      <w:lvlText w:val=""/>
      <w:lvlJc w:val="left"/>
      <w:pPr>
        <w:ind w:left="720" w:hanging="360"/>
      </w:pPr>
      <w:rPr>
        <w:rFonts w:ascii="Symbol" w:hAnsi="Symbol" w:hint="default"/>
      </w:rPr>
    </w:lvl>
    <w:lvl w:ilvl="1" w:tplc="79C2AA22">
      <w:start w:val="1"/>
      <w:numFmt w:val="bullet"/>
      <w:lvlText w:val="o"/>
      <w:lvlJc w:val="left"/>
      <w:pPr>
        <w:ind w:left="1440" w:hanging="360"/>
      </w:pPr>
      <w:rPr>
        <w:rFonts w:ascii="Courier New" w:hAnsi="Courier New" w:hint="default"/>
      </w:rPr>
    </w:lvl>
    <w:lvl w:ilvl="2" w:tplc="7312147A">
      <w:start w:val="1"/>
      <w:numFmt w:val="bullet"/>
      <w:lvlText w:val=""/>
      <w:lvlJc w:val="left"/>
      <w:pPr>
        <w:ind w:left="2160" w:hanging="360"/>
      </w:pPr>
      <w:rPr>
        <w:rFonts w:ascii="Wingdings" w:hAnsi="Wingdings" w:hint="default"/>
      </w:rPr>
    </w:lvl>
    <w:lvl w:ilvl="3" w:tplc="041016CC">
      <w:start w:val="1"/>
      <w:numFmt w:val="bullet"/>
      <w:lvlText w:val=""/>
      <w:lvlJc w:val="left"/>
      <w:pPr>
        <w:ind w:left="2880" w:hanging="360"/>
      </w:pPr>
      <w:rPr>
        <w:rFonts w:ascii="Symbol" w:hAnsi="Symbol" w:hint="default"/>
      </w:rPr>
    </w:lvl>
    <w:lvl w:ilvl="4" w:tplc="D15C306E">
      <w:start w:val="1"/>
      <w:numFmt w:val="bullet"/>
      <w:lvlText w:val="o"/>
      <w:lvlJc w:val="left"/>
      <w:pPr>
        <w:ind w:left="3600" w:hanging="360"/>
      </w:pPr>
      <w:rPr>
        <w:rFonts w:ascii="Courier New" w:hAnsi="Courier New" w:hint="default"/>
      </w:rPr>
    </w:lvl>
    <w:lvl w:ilvl="5" w:tplc="4308F2AA">
      <w:start w:val="1"/>
      <w:numFmt w:val="bullet"/>
      <w:lvlText w:val=""/>
      <w:lvlJc w:val="left"/>
      <w:pPr>
        <w:ind w:left="4320" w:hanging="360"/>
      </w:pPr>
      <w:rPr>
        <w:rFonts w:ascii="Wingdings" w:hAnsi="Wingdings" w:hint="default"/>
      </w:rPr>
    </w:lvl>
    <w:lvl w:ilvl="6" w:tplc="051C670A">
      <w:start w:val="1"/>
      <w:numFmt w:val="bullet"/>
      <w:lvlText w:val=""/>
      <w:lvlJc w:val="left"/>
      <w:pPr>
        <w:ind w:left="5040" w:hanging="360"/>
      </w:pPr>
      <w:rPr>
        <w:rFonts w:ascii="Symbol" w:hAnsi="Symbol" w:hint="default"/>
      </w:rPr>
    </w:lvl>
    <w:lvl w:ilvl="7" w:tplc="46AED45C">
      <w:start w:val="1"/>
      <w:numFmt w:val="bullet"/>
      <w:lvlText w:val="o"/>
      <w:lvlJc w:val="left"/>
      <w:pPr>
        <w:ind w:left="5760" w:hanging="360"/>
      </w:pPr>
      <w:rPr>
        <w:rFonts w:ascii="Courier New" w:hAnsi="Courier New" w:hint="default"/>
      </w:rPr>
    </w:lvl>
    <w:lvl w:ilvl="8" w:tplc="5164C4AE">
      <w:start w:val="1"/>
      <w:numFmt w:val="bullet"/>
      <w:lvlText w:val=""/>
      <w:lvlJc w:val="left"/>
      <w:pPr>
        <w:ind w:left="6480" w:hanging="360"/>
      </w:pPr>
      <w:rPr>
        <w:rFonts w:ascii="Wingdings" w:hAnsi="Wingdings" w:hint="default"/>
      </w:rPr>
    </w:lvl>
  </w:abstractNum>
  <w:abstractNum w:abstractNumId="4" w15:restartNumberingAfterBreak="0">
    <w:nsid w:val="3E34DAD3"/>
    <w:multiLevelType w:val="hybridMultilevel"/>
    <w:tmpl w:val="FFFFFFFF"/>
    <w:lvl w:ilvl="0" w:tplc="444A1DD6">
      <w:start w:val="1"/>
      <w:numFmt w:val="bullet"/>
      <w:lvlText w:val=""/>
      <w:lvlJc w:val="left"/>
      <w:pPr>
        <w:ind w:left="720" w:hanging="360"/>
      </w:pPr>
      <w:rPr>
        <w:rFonts w:ascii="Symbol" w:hAnsi="Symbol" w:hint="default"/>
      </w:rPr>
    </w:lvl>
    <w:lvl w:ilvl="1" w:tplc="02DE3F3E">
      <w:start w:val="1"/>
      <w:numFmt w:val="bullet"/>
      <w:lvlText w:val="o"/>
      <w:lvlJc w:val="left"/>
      <w:pPr>
        <w:ind w:left="1440" w:hanging="360"/>
      </w:pPr>
      <w:rPr>
        <w:rFonts w:ascii="Courier New" w:hAnsi="Courier New" w:hint="default"/>
      </w:rPr>
    </w:lvl>
    <w:lvl w:ilvl="2" w:tplc="BFF811BC">
      <w:start w:val="1"/>
      <w:numFmt w:val="bullet"/>
      <w:lvlText w:val=""/>
      <w:lvlJc w:val="left"/>
      <w:pPr>
        <w:ind w:left="2160" w:hanging="360"/>
      </w:pPr>
      <w:rPr>
        <w:rFonts w:ascii="Wingdings" w:hAnsi="Wingdings" w:hint="default"/>
      </w:rPr>
    </w:lvl>
    <w:lvl w:ilvl="3" w:tplc="C908DD16">
      <w:start w:val="1"/>
      <w:numFmt w:val="bullet"/>
      <w:lvlText w:val=""/>
      <w:lvlJc w:val="left"/>
      <w:pPr>
        <w:ind w:left="2880" w:hanging="360"/>
      </w:pPr>
      <w:rPr>
        <w:rFonts w:ascii="Symbol" w:hAnsi="Symbol" w:hint="default"/>
      </w:rPr>
    </w:lvl>
    <w:lvl w:ilvl="4" w:tplc="56D6C0BE">
      <w:start w:val="1"/>
      <w:numFmt w:val="bullet"/>
      <w:lvlText w:val="o"/>
      <w:lvlJc w:val="left"/>
      <w:pPr>
        <w:ind w:left="3600" w:hanging="360"/>
      </w:pPr>
      <w:rPr>
        <w:rFonts w:ascii="Courier New" w:hAnsi="Courier New" w:hint="default"/>
      </w:rPr>
    </w:lvl>
    <w:lvl w:ilvl="5" w:tplc="E4E4B62E">
      <w:start w:val="1"/>
      <w:numFmt w:val="bullet"/>
      <w:lvlText w:val=""/>
      <w:lvlJc w:val="left"/>
      <w:pPr>
        <w:ind w:left="4320" w:hanging="360"/>
      </w:pPr>
      <w:rPr>
        <w:rFonts w:ascii="Wingdings" w:hAnsi="Wingdings" w:hint="default"/>
      </w:rPr>
    </w:lvl>
    <w:lvl w:ilvl="6" w:tplc="B972FB7A">
      <w:start w:val="1"/>
      <w:numFmt w:val="bullet"/>
      <w:lvlText w:val=""/>
      <w:lvlJc w:val="left"/>
      <w:pPr>
        <w:ind w:left="5040" w:hanging="360"/>
      </w:pPr>
      <w:rPr>
        <w:rFonts w:ascii="Symbol" w:hAnsi="Symbol" w:hint="default"/>
      </w:rPr>
    </w:lvl>
    <w:lvl w:ilvl="7" w:tplc="26EEC6A8">
      <w:start w:val="1"/>
      <w:numFmt w:val="bullet"/>
      <w:lvlText w:val="o"/>
      <w:lvlJc w:val="left"/>
      <w:pPr>
        <w:ind w:left="5760" w:hanging="360"/>
      </w:pPr>
      <w:rPr>
        <w:rFonts w:ascii="Courier New" w:hAnsi="Courier New" w:hint="default"/>
      </w:rPr>
    </w:lvl>
    <w:lvl w:ilvl="8" w:tplc="D0EED1DC">
      <w:start w:val="1"/>
      <w:numFmt w:val="bullet"/>
      <w:lvlText w:val=""/>
      <w:lvlJc w:val="left"/>
      <w:pPr>
        <w:ind w:left="6480" w:hanging="360"/>
      </w:pPr>
      <w:rPr>
        <w:rFonts w:ascii="Wingdings" w:hAnsi="Wingdings" w:hint="default"/>
      </w:rPr>
    </w:lvl>
  </w:abstractNum>
  <w:abstractNum w:abstractNumId="5" w15:restartNumberingAfterBreak="0">
    <w:nsid w:val="3E4EA9B6"/>
    <w:multiLevelType w:val="hybridMultilevel"/>
    <w:tmpl w:val="FFFFFFFF"/>
    <w:lvl w:ilvl="0" w:tplc="D1BCAE9C">
      <w:start w:val="1"/>
      <w:numFmt w:val="bullet"/>
      <w:lvlText w:val=""/>
      <w:lvlJc w:val="left"/>
      <w:pPr>
        <w:ind w:left="720" w:hanging="360"/>
      </w:pPr>
      <w:rPr>
        <w:rFonts w:ascii="Symbol" w:hAnsi="Symbol" w:hint="default"/>
      </w:rPr>
    </w:lvl>
    <w:lvl w:ilvl="1" w:tplc="0EC058B6">
      <w:start w:val="1"/>
      <w:numFmt w:val="bullet"/>
      <w:lvlText w:val="o"/>
      <w:lvlJc w:val="left"/>
      <w:pPr>
        <w:ind w:left="1440" w:hanging="360"/>
      </w:pPr>
      <w:rPr>
        <w:rFonts w:ascii="Courier New" w:hAnsi="Courier New" w:hint="default"/>
      </w:rPr>
    </w:lvl>
    <w:lvl w:ilvl="2" w:tplc="C9A08E86">
      <w:start w:val="1"/>
      <w:numFmt w:val="bullet"/>
      <w:lvlText w:val=""/>
      <w:lvlJc w:val="left"/>
      <w:pPr>
        <w:ind w:left="2160" w:hanging="360"/>
      </w:pPr>
      <w:rPr>
        <w:rFonts w:ascii="Wingdings" w:hAnsi="Wingdings" w:hint="default"/>
      </w:rPr>
    </w:lvl>
    <w:lvl w:ilvl="3" w:tplc="25B04EDE">
      <w:start w:val="1"/>
      <w:numFmt w:val="bullet"/>
      <w:lvlText w:val=""/>
      <w:lvlJc w:val="left"/>
      <w:pPr>
        <w:ind w:left="2880" w:hanging="360"/>
      </w:pPr>
      <w:rPr>
        <w:rFonts w:ascii="Symbol" w:hAnsi="Symbol" w:hint="default"/>
      </w:rPr>
    </w:lvl>
    <w:lvl w:ilvl="4" w:tplc="EB162B76">
      <w:start w:val="1"/>
      <w:numFmt w:val="bullet"/>
      <w:lvlText w:val="o"/>
      <w:lvlJc w:val="left"/>
      <w:pPr>
        <w:ind w:left="3600" w:hanging="360"/>
      </w:pPr>
      <w:rPr>
        <w:rFonts w:ascii="Courier New" w:hAnsi="Courier New" w:hint="default"/>
      </w:rPr>
    </w:lvl>
    <w:lvl w:ilvl="5" w:tplc="CF80174C">
      <w:start w:val="1"/>
      <w:numFmt w:val="bullet"/>
      <w:lvlText w:val=""/>
      <w:lvlJc w:val="left"/>
      <w:pPr>
        <w:ind w:left="4320" w:hanging="360"/>
      </w:pPr>
      <w:rPr>
        <w:rFonts w:ascii="Wingdings" w:hAnsi="Wingdings" w:hint="default"/>
      </w:rPr>
    </w:lvl>
    <w:lvl w:ilvl="6" w:tplc="336E5A50">
      <w:start w:val="1"/>
      <w:numFmt w:val="bullet"/>
      <w:lvlText w:val=""/>
      <w:lvlJc w:val="left"/>
      <w:pPr>
        <w:ind w:left="5040" w:hanging="360"/>
      </w:pPr>
      <w:rPr>
        <w:rFonts w:ascii="Symbol" w:hAnsi="Symbol" w:hint="default"/>
      </w:rPr>
    </w:lvl>
    <w:lvl w:ilvl="7" w:tplc="4AC4B9C0">
      <w:start w:val="1"/>
      <w:numFmt w:val="bullet"/>
      <w:lvlText w:val="o"/>
      <w:lvlJc w:val="left"/>
      <w:pPr>
        <w:ind w:left="5760" w:hanging="360"/>
      </w:pPr>
      <w:rPr>
        <w:rFonts w:ascii="Courier New" w:hAnsi="Courier New" w:hint="default"/>
      </w:rPr>
    </w:lvl>
    <w:lvl w:ilvl="8" w:tplc="8152C37E">
      <w:start w:val="1"/>
      <w:numFmt w:val="bullet"/>
      <w:lvlText w:val=""/>
      <w:lvlJc w:val="left"/>
      <w:pPr>
        <w:ind w:left="6480" w:hanging="360"/>
      </w:pPr>
      <w:rPr>
        <w:rFonts w:ascii="Wingdings" w:hAnsi="Wingdings" w:hint="default"/>
      </w:rPr>
    </w:lvl>
  </w:abstractNum>
  <w:abstractNum w:abstractNumId="6" w15:restartNumberingAfterBreak="0">
    <w:nsid w:val="4D5146BB"/>
    <w:multiLevelType w:val="hybridMultilevel"/>
    <w:tmpl w:val="FFFFFFFF"/>
    <w:lvl w:ilvl="0" w:tplc="1DF00594">
      <w:start w:val="1"/>
      <w:numFmt w:val="bullet"/>
      <w:lvlText w:val=""/>
      <w:lvlJc w:val="left"/>
      <w:pPr>
        <w:ind w:left="720" w:hanging="360"/>
      </w:pPr>
      <w:rPr>
        <w:rFonts w:ascii="Symbol" w:hAnsi="Symbol" w:hint="default"/>
      </w:rPr>
    </w:lvl>
    <w:lvl w:ilvl="1" w:tplc="8196F7E0">
      <w:start w:val="1"/>
      <w:numFmt w:val="bullet"/>
      <w:lvlText w:val="o"/>
      <w:lvlJc w:val="left"/>
      <w:pPr>
        <w:ind w:left="1440" w:hanging="360"/>
      </w:pPr>
      <w:rPr>
        <w:rFonts w:ascii="Courier New" w:hAnsi="Courier New" w:hint="default"/>
      </w:rPr>
    </w:lvl>
    <w:lvl w:ilvl="2" w:tplc="04BC0CA6">
      <w:start w:val="1"/>
      <w:numFmt w:val="bullet"/>
      <w:lvlText w:val=""/>
      <w:lvlJc w:val="left"/>
      <w:pPr>
        <w:ind w:left="2160" w:hanging="360"/>
      </w:pPr>
      <w:rPr>
        <w:rFonts w:ascii="Wingdings" w:hAnsi="Wingdings" w:hint="default"/>
      </w:rPr>
    </w:lvl>
    <w:lvl w:ilvl="3" w:tplc="BEF8DF52">
      <w:start w:val="1"/>
      <w:numFmt w:val="bullet"/>
      <w:lvlText w:val=""/>
      <w:lvlJc w:val="left"/>
      <w:pPr>
        <w:ind w:left="2880" w:hanging="360"/>
      </w:pPr>
      <w:rPr>
        <w:rFonts w:ascii="Symbol" w:hAnsi="Symbol" w:hint="default"/>
      </w:rPr>
    </w:lvl>
    <w:lvl w:ilvl="4" w:tplc="10B8C778">
      <w:start w:val="1"/>
      <w:numFmt w:val="bullet"/>
      <w:lvlText w:val="o"/>
      <w:lvlJc w:val="left"/>
      <w:pPr>
        <w:ind w:left="3600" w:hanging="360"/>
      </w:pPr>
      <w:rPr>
        <w:rFonts w:ascii="Courier New" w:hAnsi="Courier New" w:hint="default"/>
      </w:rPr>
    </w:lvl>
    <w:lvl w:ilvl="5" w:tplc="BDB68CA4">
      <w:start w:val="1"/>
      <w:numFmt w:val="bullet"/>
      <w:lvlText w:val=""/>
      <w:lvlJc w:val="left"/>
      <w:pPr>
        <w:ind w:left="4320" w:hanging="360"/>
      </w:pPr>
      <w:rPr>
        <w:rFonts w:ascii="Wingdings" w:hAnsi="Wingdings" w:hint="default"/>
      </w:rPr>
    </w:lvl>
    <w:lvl w:ilvl="6" w:tplc="D9B69B5A">
      <w:start w:val="1"/>
      <w:numFmt w:val="bullet"/>
      <w:lvlText w:val=""/>
      <w:lvlJc w:val="left"/>
      <w:pPr>
        <w:ind w:left="5040" w:hanging="360"/>
      </w:pPr>
      <w:rPr>
        <w:rFonts w:ascii="Symbol" w:hAnsi="Symbol" w:hint="default"/>
      </w:rPr>
    </w:lvl>
    <w:lvl w:ilvl="7" w:tplc="36D60866">
      <w:start w:val="1"/>
      <w:numFmt w:val="bullet"/>
      <w:lvlText w:val="o"/>
      <w:lvlJc w:val="left"/>
      <w:pPr>
        <w:ind w:left="5760" w:hanging="360"/>
      </w:pPr>
      <w:rPr>
        <w:rFonts w:ascii="Courier New" w:hAnsi="Courier New" w:hint="default"/>
      </w:rPr>
    </w:lvl>
    <w:lvl w:ilvl="8" w:tplc="919A2D30">
      <w:start w:val="1"/>
      <w:numFmt w:val="bullet"/>
      <w:lvlText w:val=""/>
      <w:lvlJc w:val="left"/>
      <w:pPr>
        <w:ind w:left="6480" w:hanging="360"/>
      </w:pPr>
      <w:rPr>
        <w:rFonts w:ascii="Wingdings" w:hAnsi="Wingdings" w:hint="default"/>
      </w:rPr>
    </w:lvl>
  </w:abstractNum>
  <w:abstractNum w:abstractNumId="7" w15:restartNumberingAfterBreak="0">
    <w:nsid w:val="616A508E"/>
    <w:multiLevelType w:val="hybridMultilevel"/>
    <w:tmpl w:val="FFFFFFFF"/>
    <w:lvl w:ilvl="0" w:tplc="2376C87E">
      <w:start w:val="1"/>
      <w:numFmt w:val="bullet"/>
      <w:lvlText w:val=""/>
      <w:lvlJc w:val="left"/>
      <w:pPr>
        <w:ind w:left="720" w:hanging="360"/>
      </w:pPr>
      <w:rPr>
        <w:rFonts w:ascii="Symbol" w:hAnsi="Symbol" w:hint="default"/>
      </w:rPr>
    </w:lvl>
    <w:lvl w:ilvl="1" w:tplc="05CE3026">
      <w:start w:val="1"/>
      <w:numFmt w:val="bullet"/>
      <w:lvlText w:val="o"/>
      <w:lvlJc w:val="left"/>
      <w:pPr>
        <w:ind w:left="1440" w:hanging="360"/>
      </w:pPr>
      <w:rPr>
        <w:rFonts w:ascii="Courier New" w:hAnsi="Courier New" w:hint="default"/>
      </w:rPr>
    </w:lvl>
    <w:lvl w:ilvl="2" w:tplc="A92C6744">
      <w:start w:val="1"/>
      <w:numFmt w:val="bullet"/>
      <w:lvlText w:val=""/>
      <w:lvlJc w:val="left"/>
      <w:pPr>
        <w:ind w:left="2160" w:hanging="360"/>
      </w:pPr>
      <w:rPr>
        <w:rFonts w:ascii="Wingdings" w:hAnsi="Wingdings" w:hint="default"/>
      </w:rPr>
    </w:lvl>
    <w:lvl w:ilvl="3" w:tplc="1CA66942">
      <w:start w:val="1"/>
      <w:numFmt w:val="bullet"/>
      <w:lvlText w:val=""/>
      <w:lvlJc w:val="left"/>
      <w:pPr>
        <w:ind w:left="2880" w:hanging="360"/>
      </w:pPr>
      <w:rPr>
        <w:rFonts w:ascii="Symbol" w:hAnsi="Symbol" w:hint="default"/>
      </w:rPr>
    </w:lvl>
    <w:lvl w:ilvl="4" w:tplc="7EA62D94">
      <w:start w:val="1"/>
      <w:numFmt w:val="bullet"/>
      <w:lvlText w:val="o"/>
      <w:lvlJc w:val="left"/>
      <w:pPr>
        <w:ind w:left="3600" w:hanging="360"/>
      </w:pPr>
      <w:rPr>
        <w:rFonts w:ascii="Courier New" w:hAnsi="Courier New" w:hint="default"/>
      </w:rPr>
    </w:lvl>
    <w:lvl w:ilvl="5" w:tplc="CF1E3D3A">
      <w:start w:val="1"/>
      <w:numFmt w:val="bullet"/>
      <w:lvlText w:val=""/>
      <w:lvlJc w:val="left"/>
      <w:pPr>
        <w:ind w:left="4320" w:hanging="360"/>
      </w:pPr>
      <w:rPr>
        <w:rFonts w:ascii="Wingdings" w:hAnsi="Wingdings" w:hint="default"/>
      </w:rPr>
    </w:lvl>
    <w:lvl w:ilvl="6" w:tplc="2E84F136">
      <w:start w:val="1"/>
      <w:numFmt w:val="bullet"/>
      <w:lvlText w:val=""/>
      <w:lvlJc w:val="left"/>
      <w:pPr>
        <w:ind w:left="5040" w:hanging="360"/>
      </w:pPr>
      <w:rPr>
        <w:rFonts w:ascii="Symbol" w:hAnsi="Symbol" w:hint="default"/>
      </w:rPr>
    </w:lvl>
    <w:lvl w:ilvl="7" w:tplc="685ABAE0">
      <w:start w:val="1"/>
      <w:numFmt w:val="bullet"/>
      <w:lvlText w:val="o"/>
      <w:lvlJc w:val="left"/>
      <w:pPr>
        <w:ind w:left="5760" w:hanging="360"/>
      </w:pPr>
      <w:rPr>
        <w:rFonts w:ascii="Courier New" w:hAnsi="Courier New" w:hint="default"/>
      </w:rPr>
    </w:lvl>
    <w:lvl w:ilvl="8" w:tplc="DE061058">
      <w:start w:val="1"/>
      <w:numFmt w:val="bullet"/>
      <w:lvlText w:val=""/>
      <w:lvlJc w:val="left"/>
      <w:pPr>
        <w:ind w:left="6480" w:hanging="360"/>
      </w:pPr>
      <w:rPr>
        <w:rFonts w:ascii="Wingdings" w:hAnsi="Wingdings" w:hint="default"/>
      </w:rPr>
    </w:lvl>
  </w:abstractNum>
  <w:abstractNum w:abstractNumId="8" w15:restartNumberingAfterBreak="0">
    <w:nsid w:val="6D152046"/>
    <w:multiLevelType w:val="hybridMultilevel"/>
    <w:tmpl w:val="F688600C"/>
    <w:lvl w:ilvl="0" w:tplc="9470FB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535DF9"/>
    <w:multiLevelType w:val="hybridMultilevel"/>
    <w:tmpl w:val="D19AB79C"/>
    <w:lvl w:ilvl="0" w:tplc="58E820F6">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8735150">
    <w:abstractNumId w:val="8"/>
  </w:num>
  <w:num w:numId="2" w16cid:durableId="790246012">
    <w:abstractNumId w:val="0"/>
  </w:num>
  <w:num w:numId="3" w16cid:durableId="289677229">
    <w:abstractNumId w:val="2"/>
  </w:num>
  <w:num w:numId="4" w16cid:durableId="2055083670">
    <w:abstractNumId w:val="9"/>
  </w:num>
  <w:num w:numId="5" w16cid:durableId="1216820263">
    <w:abstractNumId w:val="6"/>
  </w:num>
  <w:num w:numId="6" w16cid:durableId="575745248">
    <w:abstractNumId w:val="3"/>
  </w:num>
  <w:num w:numId="7" w16cid:durableId="1156189216">
    <w:abstractNumId w:val="4"/>
  </w:num>
  <w:num w:numId="8" w16cid:durableId="1017392414">
    <w:abstractNumId w:val="5"/>
  </w:num>
  <w:num w:numId="9" w16cid:durableId="103351669">
    <w:abstractNumId w:val="7"/>
  </w:num>
  <w:num w:numId="10" w16cid:durableId="18504109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6EF"/>
    <w:rsid w:val="000002B7"/>
    <w:rsid w:val="00000E06"/>
    <w:rsid w:val="000046A2"/>
    <w:rsid w:val="00004978"/>
    <w:rsid w:val="00007029"/>
    <w:rsid w:val="00007956"/>
    <w:rsid w:val="00010638"/>
    <w:rsid w:val="00011306"/>
    <w:rsid w:val="00011448"/>
    <w:rsid w:val="00012EE1"/>
    <w:rsid w:val="000154D2"/>
    <w:rsid w:val="000160EE"/>
    <w:rsid w:val="000175F2"/>
    <w:rsid w:val="000179FC"/>
    <w:rsid w:val="00017D4B"/>
    <w:rsid w:val="00020D83"/>
    <w:rsid w:val="00022F62"/>
    <w:rsid w:val="00022FF4"/>
    <w:rsid w:val="000247E6"/>
    <w:rsid w:val="00026EA6"/>
    <w:rsid w:val="0002764C"/>
    <w:rsid w:val="0003112E"/>
    <w:rsid w:val="00033DCA"/>
    <w:rsid w:val="0003452B"/>
    <w:rsid w:val="00037613"/>
    <w:rsid w:val="00043AF8"/>
    <w:rsid w:val="00043E90"/>
    <w:rsid w:val="000474CC"/>
    <w:rsid w:val="00047578"/>
    <w:rsid w:val="000521BD"/>
    <w:rsid w:val="000523F4"/>
    <w:rsid w:val="00052694"/>
    <w:rsid w:val="00053D1D"/>
    <w:rsid w:val="00061162"/>
    <w:rsid w:val="00062A91"/>
    <w:rsid w:val="00065F8F"/>
    <w:rsid w:val="00067A21"/>
    <w:rsid w:val="000712EB"/>
    <w:rsid w:val="00075958"/>
    <w:rsid w:val="000803B1"/>
    <w:rsid w:val="000813E3"/>
    <w:rsid w:val="00083E04"/>
    <w:rsid w:val="00084044"/>
    <w:rsid w:val="0008517F"/>
    <w:rsid w:val="000865FA"/>
    <w:rsid w:val="00092BEE"/>
    <w:rsid w:val="00093C8A"/>
    <w:rsid w:val="00094187"/>
    <w:rsid w:val="00094A58"/>
    <w:rsid w:val="000952CE"/>
    <w:rsid w:val="000979D5"/>
    <w:rsid w:val="00097C30"/>
    <w:rsid w:val="000A4152"/>
    <w:rsid w:val="000A4EE7"/>
    <w:rsid w:val="000A6759"/>
    <w:rsid w:val="000A7691"/>
    <w:rsid w:val="000A7A3B"/>
    <w:rsid w:val="000B0722"/>
    <w:rsid w:val="000B07CE"/>
    <w:rsid w:val="000B1EE2"/>
    <w:rsid w:val="000B446E"/>
    <w:rsid w:val="000B4993"/>
    <w:rsid w:val="000B73C9"/>
    <w:rsid w:val="000C05C9"/>
    <w:rsid w:val="000C2735"/>
    <w:rsid w:val="000C333E"/>
    <w:rsid w:val="000C506E"/>
    <w:rsid w:val="000C54FA"/>
    <w:rsid w:val="000C75BC"/>
    <w:rsid w:val="000D073E"/>
    <w:rsid w:val="000D3F18"/>
    <w:rsid w:val="000D4333"/>
    <w:rsid w:val="000D486E"/>
    <w:rsid w:val="000D7B52"/>
    <w:rsid w:val="000E20F6"/>
    <w:rsid w:val="000E3F0F"/>
    <w:rsid w:val="000F27F0"/>
    <w:rsid w:val="000F60EB"/>
    <w:rsid w:val="000F68D4"/>
    <w:rsid w:val="000F6FE3"/>
    <w:rsid w:val="000F7B85"/>
    <w:rsid w:val="001011BD"/>
    <w:rsid w:val="001032CC"/>
    <w:rsid w:val="00103815"/>
    <w:rsid w:val="001058AC"/>
    <w:rsid w:val="001103F5"/>
    <w:rsid w:val="001109CB"/>
    <w:rsid w:val="00111EEB"/>
    <w:rsid w:val="00113965"/>
    <w:rsid w:val="00115045"/>
    <w:rsid w:val="00117DD8"/>
    <w:rsid w:val="00121083"/>
    <w:rsid w:val="00121CD0"/>
    <w:rsid w:val="00123D24"/>
    <w:rsid w:val="001240C2"/>
    <w:rsid w:val="001249FE"/>
    <w:rsid w:val="001262D9"/>
    <w:rsid w:val="001279E4"/>
    <w:rsid w:val="00130CD6"/>
    <w:rsid w:val="001342B3"/>
    <w:rsid w:val="00135802"/>
    <w:rsid w:val="00135C46"/>
    <w:rsid w:val="001370F1"/>
    <w:rsid w:val="00137626"/>
    <w:rsid w:val="001377CC"/>
    <w:rsid w:val="00143996"/>
    <w:rsid w:val="00145789"/>
    <w:rsid w:val="0015034B"/>
    <w:rsid w:val="00150BB3"/>
    <w:rsid w:val="00150CC1"/>
    <w:rsid w:val="001546EF"/>
    <w:rsid w:val="00163DA4"/>
    <w:rsid w:val="0017036F"/>
    <w:rsid w:val="00176AD0"/>
    <w:rsid w:val="00182A6A"/>
    <w:rsid w:val="00184E1C"/>
    <w:rsid w:val="00186BCF"/>
    <w:rsid w:val="0019303B"/>
    <w:rsid w:val="001948AE"/>
    <w:rsid w:val="00194B13"/>
    <w:rsid w:val="00197624"/>
    <w:rsid w:val="001A0009"/>
    <w:rsid w:val="001A1A15"/>
    <w:rsid w:val="001A2B99"/>
    <w:rsid w:val="001A4CCE"/>
    <w:rsid w:val="001A6436"/>
    <w:rsid w:val="001A674A"/>
    <w:rsid w:val="001B1713"/>
    <w:rsid w:val="001B173F"/>
    <w:rsid w:val="001B1CE0"/>
    <w:rsid w:val="001B4477"/>
    <w:rsid w:val="001C0E4F"/>
    <w:rsid w:val="001C1235"/>
    <w:rsid w:val="001C294B"/>
    <w:rsid w:val="001C37C5"/>
    <w:rsid w:val="001D0259"/>
    <w:rsid w:val="001E02A1"/>
    <w:rsid w:val="001E4AE8"/>
    <w:rsid w:val="001E5B3F"/>
    <w:rsid w:val="001E65DC"/>
    <w:rsid w:val="001E767F"/>
    <w:rsid w:val="001F1004"/>
    <w:rsid w:val="001F27E9"/>
    <w:rsid w:val="00202C38"/>
    <w:rsid w:val="0020387C"/>
    <w:rsid w:val="00204387"/>
    <w:rsid w:val="0020500E"/>
    <w:rsid w:val="002073B0"/>
    <w:rsid w:val="00211E00"/>
    <w:rsid w:val="00214EB5"/>
    <w:rsid w:val="00215D37"/>
    <w:rsid w:val="00216178"/>
    <w:rsid w:val="00216D5B"/>
    <w:rsid w:val="00220354"/>
    <w:rsid w:val="002206B8"/>
    <w:rsid w:val="00220DF9"/>
    <w:rsid w:val="00222005"/>
    <w:rsid w:val="002224A2"/>
    <w:rsid w:val="00223854"/>
    <w:rsid w:val="00224F35"/>
    <w:rsid w:val="00226D53"/>
    <w:rsid w:val="00230941"/>
    <w:rsid w:val="00234139"/>
    <w:rsid w:val="0024102C"/>
    <w:rsid w:val="00246E83"/>
    <w:rsid w:val="00247B73"/>
    <w:rsid w:val="00247F6B"/>
    <w:rsid w:val="0025594E"/>
    <w:rsid w:val="00257B67"/>
    <w:rsid w:val="00257D35"/>
    <w:rsid w:val="00257DA0"/>
    <w:rsid w:val="00260FB4"/>
    <w:rsid w:val="00263C62"/>
    <w:rsid w:val="00264EE4"/>
    <w:rsid w:val="00265804"/>
    <w:rsid w:val="002704CF"/>
    <w:rsid w:val="00271FEA"/>
    <w:rsid w:val="00273123"/>
    <w:rsid w:val="00275143"/>
    <w:rsid w:val="002801A6"/>
    <w:rsid w:val="00285A33"/>
    <w:rsid w:val="00287551"/>
    <w:rsid w:val="00291D9C"/>
    <w:rsid w:val="0029345A"/>
    <w:rsid w:val="00293AF3"/>
    <w:rsid w:val="002A094D"/>
    <w:rsid w:val="002A166F"/>
    <w:rsid w:val="002A2198"/>
    <w:rsid w:val="002A4443"/>
    <w:rsid w:val="002A63D0"/>
    <w:rsid w:val="002A6896"/>
    <w:rsid w:val="002A6FDF"/>
    <w:rsid w:val="002B0477"/>
    <w:rsid w:val="002B2040"/>
    <w:rsid w:val="002B2A05"/>
    <w:rsid w:val="002B72BB"/>
    <w:rsid w:val="002B79B9"/>
    <w:rsid w:val="002C4935"/>
    <w:rsid w:val="002C53C8"/>
    <w:rsid w:val="002D1918"/>
    <w:rsid w:val="002D2A7A"/>
    <w:rsid w:val="002D2D73"/>
    <w:rsid w:val="002D658B"/>
    <w:rsid w:val="002D661F"/>
    <w:rsid w:val="002E28A4"/>
    <w:rsid w:val="002E746C"/>
    <w:rsid w:val="002E7BB5"/>
    <w:rsid w:val="002F14F9"/>
    <w:rsid w:val="002F2AB1"/>
    <w:rsid w:val="002F3D8A"/>
    <w:rsid w:val="002F4B00"/>
    <w:rsid w:val="00300499"/>
    <w:rsid w:val="00305E43"/>
    <w:rsid w:val="00307F3C"/>
    <w:rsid w:val="00310791"/>
    <w:rsid w:val="00312CFD"/>
    <w:rsid w:val="00313356"/>
    <w:rsid w:val="0031528B"/>
    <w:rsid w:val="003162C9"/>
    <w:rsid w:val="00317516"/>
    <w:rsid w:val="00323AB1"/>
    <w:rsid w:val="00323EF1"/>
    <w:rsid w:val="00324082"/>
    <w:rsid w:val="0032425F"/>
    <w:rsid w:val="003265A8"/>
    <w:rsid w:val="00331260"/>
    <w:rsid w:val="00332495"/>
    <w:rsid w:val="00333954"/>
    <w:rsid w:val="003363DB"/>
    <w:rsid w:val="00347F9A"/>
    <w:rsid w:val="00351203"/>
    <w:rsid w:val="00352090"/>
    <w:rsid w:val="00353593"/>
    <w:rsid w:val="00361288"/>
    <w:rsid w:val="003624DC"/>
    <w:rsid w:val="003705EE"/>
    <w:rsid w:val="00370A6A"/>
    <w:rsid w:val="003725F1"/>
    <w:rsid w:val="003732E1"/>
    <w:rsid w:val="00374CEB"/>
    <w:rsid w:val="0037649E"/>
    <w:rsid w:val="00376626"/>
    <w:rsid w:val="00376803"/>
    <w:rsid w:val="003806E7"/>
    <w:rsid w:val="0038075E"/>
    <w:rsid w:val="003809BE"/>
    <w:rsid w:val="003845B0"/>
    <w:rsid w:val="003874A7"/>
    <w:rsid w:val="00387C55"/>
    <w:rsid w:val="00387F3A"/>
    <w:rsid w:val="00390D60"/>
    <w:rsid w:val="00392342"/>
    <w:rsid w:val="00397154"/>
    <w:rsid w:val="003A67F0"/>
    <w:rsid w:val="003A6C44"/>
    <w:rsid w:val="003A6DA3"/>
    <w:rsid w:val="003A7CB3"/>
    <w:rsid w:val="003B1B09"/>
    <w:rsid w:val="003B2167"/>
    <w:rsid w:val="003B7A1F"/>
    <w:rsid w:val="003B7A81"/>
    <w:rsid w:val="003C1915"/>
    <w:rsid w:val="003C2FF9"/>
    <w:rsid w:val="003C4996"/>
    <w:rsid w:val="003C7152"/>
    <w:rsid w:val="003D05D7"/>
    <w:rsid w:val="003D7555"/>
    <w:rsid w:val="003E36E4"/>
    <w:rsid w:val="003E4C0D"/>
    <w:rsid w:val="003E646C"/>
    <w:rsid w:val="003E7292"/>
    <w:rsid w:val="003F2346"/>
    <w:rsid w:val="004006DE"/>
    <w:rsid w:val="00400AFE"/>
    <w:rsid w:val="00401834"/>
    <w:rsid w:val="0040190E"/>
    <w:rsid w:val="0040453C"/>
    <w:rsid w:val="004111D2"/>
    <w:rsid w:val="004147F1"/>
    <w:rsid w:val="004158DA"/>
    <w:rsid w:val="0042307A"/>
    <w:rsid w:val="004244EE"/>
    <w:rsid w:val="004253D2"/>
    <w:rsid w:val="00430C32"/>
    <w:rsid w:val="00430F19"/>
    <w:rsid w:val="00431FF7"/>
    <w:rsid w:val="004323DD"/>
    <w:rsid w:val="00432A8B"/>
    <w:rsid w:val="004367C5"/>
    <w:rsid w:val="004418E8"/>
    <w:rsid w:val="00442075"/>
    <w:rsid w:val="0044213F"/>
    <w:rsid w:val="00444734"/>
    <w:rsid w:val="0044561A"/>
    <w:rsid w:val="00446AAA"/>
    <w:rsid w:val="00451FE9"/>
    <w:rsid w:val="00452835"/>
    <w:rsid w:val="004569A0"/>
    <w:rsid w:val="004628DE"/>
    <w:rsid w:val="00463785"/>
    <w:rsid w:val="004643FA"/>
    <w:rsid w:val="00465A9A"/>
    <w:rsid w:val="00465DF0"/>
    <w:rsid w:val="0046753B"/>
    <w:rsid w:val="004709E5"/>
    <w:rsid w:val="004712FC"/>
    <w:rsid w:val="00471548"/>
    <w:rsid w:val="004746E7"/>
    <w:rsid w:val="0047530A"/>
    <w:rsid w:val="004773A1"/>
    <w:rsid w:val="004802CC"/>
    <w:rsid w:val="00481ECE"/>
    <w:rsid w:val="004845F3"/>
    <w:rsid w:val="004854E6"/>
    <w:rsid w:val="00487B3B"/>
    <w:rsid w:val="00489204"/>
    <w:rsid w:val="00490DA9"/>
    <w:rsid w:val="0049142F"/>
    <w:rsid w:val="0049277C"/>
    <w:rsid w:val="00492C67"/>
    <w:rsid w:val="0049367F"/>
    <w:rsid w:val="004943F4"/>
    <w:rsid w:val="004A3C22"/>
    <w:rsid w:val="004A76B5"/>
    <w:rsid w:val="004B13EA"/>
    <w:rsid w:val="004B3B82"/>
    <w:rsid w:val="004B7FC3"/>
    <w:rsid w:val="004C0E82"/>
    <w:rsid w:val="004C241E"/>
    <w:rsid w:val="004C348F"/>
    <w:rsid w:val="004C431E"/>
    <w:rsid w:val="004C53B8"/>
    <w:rsid w:val="004C75CF"/>
    <w:rsid w:val="004C77D2"/>
    <w:rsid w:val="004D2996"/>
    <w:rsid w:val="004D353D"/>
    <w:rsid w:val="004D4398"/>
    <w:rsid w:val="004E0F6A"/>
    <w:rsid w:val="004E189C"/>
    <w:rsid w:val="004E2C93"/>
    <w:rsid w:val="004E4CD0"/>
    <w:rsid w:val="004E5458"/>
    <w:rsid w:val="004E5CC2"/>
    <w:rsid w:val="004E5EEB"/>
    <w:rsid w:val="004E6CEA"/>
    <w:rsid w:val="004E6FD6"/>
    <w:rsid w:val="004F18C6"/>
    <w:rsid w:val="004F23C7"/>
    <w:rsid w:val="004F2972"/>
    <w:rsid w:val="004F5068"/>
    <w:rsid w:val="0050074B"/>
    <w:rsid w:val="00507DA8"/>
    <w:rsid w:val="00512036"/>
    <w:rsid w:val="00513098"/>
    <w:rsid w:val="0051445D"/>
    <w:rsid w:val="0051779A"/>
    <w:rsid w:val="00521DCF"/>
    <w:rsid w:val="005279E1"/>
    <w:rsid w:val="00531667"/>
    <w:rsid w:val="00531E21"/>
    <w:rsid w:val="0053228B"/>
    <w:rsid w:val="00533E79"/>
    <w:rsid w:val="0053796F"/>
    <w:rsid w:val="0054177D"/>
    <w:rsid w:val="005464CD"/>
    <w:rsid w:val="00546A2B"/>
    <w:rsid w:val="005508FC"/>
    <w:rsid w:val="00550B11"/>
    <w:rsid w:val="00553064"/>
    <w:rsid w:val="00554056"/>
    <w:rsid w:val="00554F5D"/>
    <w:rsid w:val="00555B73"/>
    <w:rsid w:val="00563CEB"/>
    <w:rsid w:val="005705FE"/>
    <w:rsid w:val="005712E7"/>
    <w:rsid w:val="00580FC1"/>
    <w:rsid w:val="0058362B"/>
    <w:rsid w:val="005858F9"/>
    <w:rsid w:val="005865C1"/>
    <w:rsid w:val="00586EEC"/>
    <w:rsid w:val="00593627"/>
    <w:rsid w:val="00594C0A"/>
    <w:rsid w:val="00594DA9"/>
    <w:rsid w:val="00596E4B"/>
    <w:rsid w:val="005A0CFC"/>
    <w:rsid w:val="005A257A"/>
    <w:rsid w:val="005A2C37"/>
    <w:rsid w:val="005A2F8F"/>
    <w:rsid w:val="005A33D7"/>
    <w:rsid w:val="005A3549"/>
    <w:rsid w:val="005A5762"/>
    <w:rsid w:val="005B0BA4"/>
    <w:rsid w:val="005B2853"/>
    <w:rsid w:val="005B5119"/>
    <w:rsid w:val="005B601E"/>
    <w:rsid w:val="005B762E"/>
    <w:rsid w:val="005C2DA5"/>
    <w:rsid w:val="005C4E22"/>
    <w:rsid w:val="005C5303"/>
    <w:rsid w:val="005C6AD7"/>
    <w:rsid w:val="005D0C3E"/>
    <w:rsid w:val="005D256F"/>
    <w:rsid w:val="005D335A"/>
    <w:rsid w:val="005D33FA"/>
    <w:rsid w:val="005E4CC3"/>
    <w:rsid w:val="005E58D3"/>
    <w:rsid w:val="005E5E6D"/>
    <w:rsid w:val="005E643D"/>
    <w:rsid w:val="005E7FB7"/>
    <w:rsid w:val="005F061F"/>
    <w:rsid w:val="005F1A37"/>
    <w:rsid w:val="005F1D1B"/>
    <w:rsid w:val="005F2C39"/>
    <w:rsid w:val="005F39C7"/>
    <w:rsid w:val="005F64B9"/>
    <w:rsid w:val="005F663D"/>
    <w:rsid w:val="005F678E"/>
    <w:rsid w:val="006053E7"/>
    <w:rsid w:val="00607BE2"/>
    <w:rsid w:val="00610007"/>
    <w:rsid w:val="006108C3"/>
    <w:rsid w:val="00612104"/>
    <w:rsid w:val="0061579B"/>
    <w:rsid w:val="006215BF"/>
    <w:rsid w:val="0062426E"/>
    <w:rsid w:val="00624802"/>
    <w:rsid w:val="006264F9"/>
    <w:rsid w:val="00626957"/>
    <w:rsid w:val="006301F2"/>
    <w:rsid w:val="00630620"/>
    <w:rsid w:val="00633A56"/>
    <w:rsid w:val="00635894"/>
    <w:rsid w:val="00636998"/>
    <w:rsid w:val="0064025E"/>
    <w:rsid w:val="006513FF"/>
    <w:rsid w:val="00652639"/>
    <w:rsid w:val="00654EBE"/>
    <w:rsid w:val="00655CF4"/>
    <w:rsid w:val="00655D65"/>
    <w:rsid w:val="006637E1"/>
    <w:rsid w:val="00664398"/>
    <w:rsid w:val="00667586"/>
    <w:rsid w:val="00671BC0"/>
    <w:rsid w:val="00674C3E"/>
    <w:rsid w:val="00677BBD"/>
    <w:rsid w:val="00680924"/>
    <w:rsid w:val="0068333D"/>
    <w:rsid w:val="00683527"/>
    <w:rsid w:val="00683C55"/>
    <w:rsid w:val="00684F32"/>
    <w:rsid w:val="00694325"/>
    <w:rsid w:val="00694434"/>
    <w:rsid w:val="006A0957"/>
    <w:rsid w:val="006A21BD"/>
    <w:rsid w:val="006A25FE"/>
    <w:rsid w:val="006B3D6B"/>
    <w:rsid w:val="006B65A2"/>
    <w:rsid w:val="006B7B59"/>
    <w:rsid w:val="006B7D13"/>
    <w:rsid w:val="006C1841"/>
    <w:rsid w:val="006C1E3D"/>
    <w:rsid w:val="006C2382"/>
    <w:rsid w:val="006C34C0"/>
    <w:rsid w:val="006C697A"/>
    <w:rsid w:val="006D0907"/>
    <w:rsid w:val="006E1D58"/>
    <w:rsid w:val="006E1F4B"/>
    <w:rsid w:val="006E3CA8"/>
    <w:rsid w:val="006E3F48"/>
    <w:rsid w:val="006E4C1E"/>
    <w:rsid w:val="006F415F"/>
    <w:rsid w:val="006F50BB"/>
    <w:rsid w:val="006F583A"/>
    <w:rsid w:val="006F5934"/>
    <w:rsid w:val="006F68B3"/>
    <w:rsid w:val="006F72D7"/>
    <w:rsid w:val="006F7D3F"/>
    <w:rsid w:val="00700CE9"/>
    <w:rsid w:val="0070275B"/>
    <w:rsid w:val="007059AC"/>
    <w:rsid w:val="00706023"/>
    <w:rsid w:val="00706592"/>
    <w:rsid w:val="00712B00"/>
    <w:rsid w:val="00712D60"/>
    <w:rsid w:val="00713124"/>
    <w:rsid w:val="00713448"/>
    <w:rsid w:val="00714F9B"/>
    <w:rsid w:val="00715BD1"/>
    <w:rsid w:val="00721907"/>
    <w:rsid w:val="00723649"/>
    <w:rsid w:val="007247C2"/>
    <w:rsid w:val="00724F90"/>
    <w:rsid w:val="0073465B"/>
    <w:rsid w:val="007352DC"/>
    <w:rsid w:val="00735353"/>
    <w:rsid w:val="007371D6"/>
    <w:rsid w:val="00737C4E"/>
    <w:rsid w:val="007410A0"/>
    <w:rsid w:val="00744D0A"/>
    <w:rsid w:val="00746B24"/>
    <w:rsid w:val="0075288B"/>
    <w:rsid w:val="00752DC6"/>
    <w:rsid w:val="00753A78"/>
    <w:rsid w:val="007567BB"/>
    <w:rsid w:val="0075749D"/>
    <w:rsid w:val="00757790"/>
    <w:rsid w:val="0076125F"/>
    <w:rsid w:val="0076303E"/>
    <w:rsid w:val="00763941"/>
    <w:rsid w:val="0076456A"/>
    <w:rsid w:val="0076460B"/>
    <w:rsid w:val="00765B7A"/>
    <w:rsid w:val="00766070"/>
    <w:rsid w:val="00766563"/>
    <w:rsid w:val="007667A0"/>
    <w:rsid w:val="00767A38"/>
    <w:rsid w:val="00767B8C"/>
    <w:rsid w:val="00770B24"/>
    <w:rsid w:val="00774ADD"/>
    <w:rsid w:val="00775268"/>
    <w:rsid w:val="00780C62"/>
    <w:rsid w:val="00781699"/>
    <w:rsid w:val="00783035"/>
    <w:rsid w:val="00783D35"/>
    <w:rsid w:val="00785147"/>
    <w:rsid w:val="00785734"/>
    <w:rsid w:val="00786A56"/>
    <w:rsid w:val="00795985"/>
    <w:rsid w:val="007966D9"/>
    <w:rsid w:val="007971E8"/>
    <w:rsid w:val="007A1358"/>
    <w:rsid w:val="007A5004"/>
    <w:rsid w:val="007A6F7C"/>
    <w:rsid w:val="007B0982"/>
    <w:rsid w:val="007B0F2D"/>
    <w:rsid w:val="007B2978"/>
    <w:rsid w:val="007B3033"/>
    <w:rsid w:val="007B3053"/>
    <w:rsid w:val="007B3ED2"/>
    <w:rsid w:val="007C0550"/>
    <w:rsid w:val="007C2DC7"/>
    <w:rsid w:val="007C5426"/>
    <w:rsid w:val="007C5D42"/>
    <w:rsid w:val="007C6954"/>
    <w:rsid w:val="007D066B"/>
    <w:rsid w:val="007D633E"/>
    <w:rsid w:val="007D7477"/>
    <w:rsid w:val="007D7BB4"/>
    <w:rsid w:val="007E08A4"/>
    <w:rsid w:val="007E1166"/>
    <w:rsid w:val="007E2ED8"/>
    <w:rsid w:val="007E3A17"/>
    <w:rsid w:val="007E3ABB"/>
    <w:rsid w:val="007E3E45"/>
    <w:rsid w:val="007E4AFC"/>
    <w:rsid w:val="007F1607"/>
    <w:rsid w:val="008015F4"/>
    <w:rsid w:val="00802A8B"/>
    <w:rsid w:val="008044B1"/>
    <w:rsid w:val="00805BBD"/>
    <w:rsid w:val="00807EF7"/>
    <w:rsid w:val="00810802"/>
    <w:rsid w:val="00810C20"/>
    <w:rsid w:val="00811FF8"/>
    <w:rsid w:val="00815B1E"/>
    <w:rsid w:val="00815FFF"/>
    <w:rsid w:val="00816D73"/>
    <w:rsid w:val="008179C3"/>
    <w:rsid w:val="00825405"/>
    <w:rsid w:val="0082700A"/>
    <w:rsid w:val="00832382"/>
    <w:rsid w:val="00837014"/>
    <w:rsid w:val="00837B6C"/>
    <w:rsid w:val="00842FA6"/>
    <w:rsid w:val="00844AFC"/>
    <w:rsid w:val="00845B6F"/>
    <w:rsid w:val="008461FC"/>
    <w:rsid w:val="0085273A"/>
    <w:rsid w:val="00852773"/>
    <w:rsid w:val="008528E3"/>
    <w:rsid w:val="00853E0B"/>
    <w:rsid w:val="00854CC2"/>
    <w:rsid w:val="00854F09"/>
    <w:rsid w:val="0085619E"/>
    <w:rsid w:val="00857B2D"/>
    <w:rsid w:val="00857E93"/>
    <w:rsid w:val="00860758"/>
    <w:rsid w:val="00862234"/>
    <w:rsid w:val="00862B49"/>
    <w:rsid w:val="0086505E"/>
    <w:rsid w:val="008659A8"/>
    <w:rsid w:val="00870229"/>
    <w:rsid w:val="00870812"/>
    <w:rsid w:val="00870D28"/>
    <w:rsid w:val="008736D9"/>
    <w:rsid w:val="00875EBD"/>
    <w:rsid w:val="008810BE"/>
    <w:rsid w:val="00881A90"/>
    <w:rsid w:val="0088266C"/>
    <w:rsid w:val="00883BEF"/>
    <w:rsid w:val="00884148"/>
    <w:rsid w:val="00886528"/>
    <w:rsid w:val="008913DE"/>
    <w:rsid w:val="00893FF7"/>
    <w:rsid w:val="00897709"/>
    <w:rsid w:val="008A0C18"/>
    <w:rsid w:val="008A7CA6"/>
    <w:rsid w:val="008B74D8"/>
    <w:rsid w:val="008C0E91"/>
    <w:rsid w:val="008C16CE"/>
    <w:rsid w:val="008C78F7"/>
    <w:rsid w:val="008D366D"/>
    <w:rsid w:val="008E5531"/>
    <w:rsid w:val="008E7E20"/>
    <w:rsid w:val="008F1A63"/>
    <w:rsid w:val="008F513E"/>
    <w:rsid w:val="008F6D5D"/>
    <w:rsid w:val="00900592"/>
    <w:rsid w:val="009012C9"/>
    <w:rsid w:val="0090186E"/>
    <w:rsid w:val="00901E09"/>
    <w:rsid w:val="00902D06"/>
    <w:rsid w:val="009055EC"/>
    <w:rsid w:val="00907014"/>
    <w:rsid w:val="009079C0"/>
    <w:rsid w:val="009106D8"/>
    <w:rsid w:val="00912651"/>
    <w:rsid w:val="009206DC"/>
    <w:rsid w:val="00920EBB"/>
    <w:rsid w:val="009234CD"/>
    <w:rsid w:val="0093099C"/>
    <w:rsid w:val="00931DE8"/>
    <w:rsid w:val="0093356A"/>
    <w:rsid w:val="00933A6C"/>
    <w:rsid w:val="0093739C"/>
    <w:rsid w:val="009417AE"/>
    <w:rsid w:val="009417FC"/>
    <w:rsid w:val="0094440E"/>
    <w:rsid w:val="00944625"/>
    <w:rsid w:val="009465C2"/>
    <w:rsid w:val="009517E2"/>
    <w:rsid w:val="00951CF4"/>
    <w:rsid w:val="009548B7"/>
    <w:rsid w:val="009549C4"/>
    <w:rsid w:val="00956501"/>
    <w:rsid w:val="0095652E"/>
    <w:rsid w:val="0095747B"/>
    <w:rsid w:val="00961CA5"/>
    <w:rsid w:val="00961DC4"/>
    <w:rsid w:val="0096210C"/>
    <w:rsid w:val="009650C0"/>
    <w:rsid w:val="00965A68"/>
    <w:rsid w:val="00965A81"/>
    <w:rsid w:val="00966D42"/>
    <w:rsid w:val="00966FC1"/>
    <w:rsid w:val="0096713B"/>
    <w:rsid w:val="009701D5"/>
    <w:rsid w:val="0097065B"/>
    <w:rsid w:val="00970A8C"/>
    <w:rsid w:val="00973DB5"/>
    <w:rsid w:val="009763E7"/>
    <w:rsid w:val="009810B2"/>
    <w:rsid w:val="009831F5"/>
    <w:rsid w:val="009856F5"/>
    <w:rsid w:val="00985E3A"/>
    <w:rsid w:val="00992AA8"/>
    <w:rsid w:val="00996FB8"/>
    <w:rsid w:val="009A3B14"/>
    <w:rsid w:val="009A4511"/>
    <w:rsid w:val="009A62CF"/>
    <w:rsid w:val="009A63F8"/>
    <w:rsid w:val="009B3E7A"/>
    <w:rsid w:val="009B6165"/>
    <w:rsid w:val="009C0B4F"/>
    <w:rsid w:val="009C2034"/>
    <w:rsid w:val="009C20BA"/>
    <w:rsid w:val="009C282A"/>
    <w:rsid w:val="009D0D8B"/>
    <w:rsid w:val="009D279B"/>
    <w:rsid w:val="009D3C3E"/>
    <w:rsid w:val="009D7041"/>
    <w:rsid w:val="009D7896"/>
    <w:rsid w:val="009E0FBE"/>
    <w:rsid w:val="009E10A5"/>
    <w:rsid w:val="009E26D8"/>
    <w:rsid w:val="009E3A3E"/>
    <w:rsid w:val="009F15BD"/>
    <w:rsid w:val="009F4EE7"/>
    <w:rsid w:val="009F4F6D"/>
    <w:rsid w:val="009F5B56"/>
    <w:rsid w:val="009F5C95"/>
    <w:rsid w:val="00A00F2A"/>
    <w:rsid w:val="00A03AE7"/>
    <w:rsid w:val="00A04693"/>
    <w:rsid w:val="00A061E0"/>
    <w:rsid w:val="00A072FA"/>
    <w:rsid w:val="00A07D26"/>
    <w:rsid w:val="00A07DDF"/>
    <w:rsid w:val="00A107F6"/>
    <w:rsid w:val="00A167DC"/>
    <w:rsid w:val="00A20118"/>
    <w:rsid w:val="00A24C7F"/>
    <w:rsid w:val="00A25345"/>
    <w:rsid w:val="00A2643A"/>
    <w:rsid w:val="00A2646F"/>
    <w:rsid w:val="00A26D6B"/>
    <w:rsid w:val="00A30402"/>
    <w:rsid w:val="00A31FDE"/>
    <w:rsid w:val="00A32E78"/>
    <w:rsid w:val="00A33EFD"/>
    <w:rsid w:val="00A35926"/>
    <w:rsid w:val="00A359D9"/>
    <w:rsid w:val="00A3694E"/>
    <w:rsid w:val="00A36DEF"/>
    <w:rsid w:val="00A4272E"/>
    <w:rsid w:val="00A42E1E"/>
    <w:rsid w:val="00A46207"/>
    <w:rsid w:val="00A46819"/>
    <w:rsid w:val="00A47DD4"/>
    <w:rsid w:val="00A53801"/>
    <w:rsid w:val="00A53A30"/>
    <w:rsid w:val="00A55E68"/>
    <w:rsid w:val="00A56E5A"/>
    <w:rsid w:val="00A57106"/>
    <w:rsid w:val="00A617DA"/>
    <w:rsid w:val="00A63483"/>
    <w:rsid w:val="00A65636"/>
    <w:rsid w:val="00A65AEC"/>
    <w:rsid w:val="00A661E0"/>
    <w:rsid w:val="00A678E8"/>
    <w:rsid w:val="00A72068"/>
    <w:rsid w:val="00A729E0"/>
    <w:rsid w:val="00A72BA8"/>
    <w:rsid w:val="00A745B0"/>
    <w:rsid w:val="00A76602"/>
    <w:rsid w:val="00A86939"/>
    <w:rsid w:val="00A91D57"/>
    <w:rsid w:val="00A95AB8"/>
    <w:rsid w:val="00A961E4"/>
    <w:rsid w:val="00A96572"/>
    <w:rsid w:val="00AA287E"/>
    <w:rsid w:val="00AA471A"/>
    <w:rsid w:val="00AA4D05"/>
    <w:rsid w:val="00AA4EB1"/>
    <w:rsid w:val="00AA50D9"/>
    <w:rsid w:val="00AA5BC0"/>
    <w:rsid w:val="00AA5C69"/>
    <w:rsid w:val="00AA72D8"/>
    <w:rsid w:val="00AB040D"/>
    <w:rsid w:val="00AB18F5"/>
    <w:rsid w:val="00AB1A47"/>
    <w:rsid w:val="00AB2C4D"/>
    <w:rsid w:val="00AB355D"/>
    <w:rsid w:val="00AB5297"/>
    <w:rsid w:val="00AC2981"/>
    <w:rsid w:val="00AC31A5"/>
    <w:rsid w:val="00AC359B"/>
    <w:rsid w:val="00AC72B9"/>
    <w:rsid w:val="00AD4A6E"/>
    <w:rsid w:val="00AE15DC"/>
    <w:rsid w:val="00AE2886"/>
    <w:rsid w:val="00AE3F0D"/>
    <w:rsid w:val="00AE45E9"/>
    <w:rsid w:val="00AE4CF6"/>
    <w:rsid w:val="00AE52A4"/>
    <w:rsid w:val="00AE6E27"/>
    <w:rsid w:val="00AE7DE1"/>
    <w:rsid w:val="00AF0916"/>
    <w:rsid w:val="00B00890"/>
    <w:rsid w:val="00B00A7A"/>
    <w:rsid w:val="00B022D7"/>
    <w:rsid w:val="00B023F5"/>
    <w:rsid w:val="00B03D27"/>
    <w:rsid w:val="00B04EC0"/>
    <w:rsid w:val="00B055DA"/>
    <w:rsid w:val="00B05FF4"/>
    <w:rsid w:val="00B105B2"/>
    <w:rsid w:val="00B10BFB"/>
    <w:rsid w:val="00B118E4"/>
    <w:rsid w:val="00B122D6"/>
    <w:rsid w:val="00B14D75"/>
    <w:rsid w:val="00B23752"/>
    <w:rsid w:val="00B24C02"/>
    <w:rsid w:val="00B251D0"/>
    <w:rsid w:val="00B27398"/>
    <w:rsid w:val="00B30397"/>
    <w:rsid w:val="00B319CE"/>
    <w:rsid w:val="00B33B29"/>
    <w:rsid w:val="00B34A5D"/>
    <w:rsid w:val="00B36DE7"/>
    <w:rsid w:val="00B40780"/>
    <w:rsid w:val="00B41AD4"/>
    <w:rsid w:val="00B45CE8"/>
    <w:rsid w:val="00B516AC"/>
    <w:rsid w:val="00B53584"/>
    <w:rsid w:val="00B5455C"/>
    <w:rsid w:val="00B5463D"/>
    <w:rsid w:val="00B57CAD"/>
    <w:rsid w:val="00B67CD5"/>
    <w:rsid w:val="00B717B2"/>
    <w:rsid w:val="00B732A5"/>
    <w:rsid w:val="00B743C0"/>
    <w:rsid w:val="00B753E7"/>
    <w:rsid w:val="00B80987"/>
    <w:rsid w:val="00B82C72"/>
    <w:rsid w:val="00B83F09"/>
    <w:rsid w:val="00B842D9"/>
    <w:rsid w:val="00B84DFF"/>
    <w:rsid w:val="00B879BB"/>
    <w:rsid w:val="00B92084"/>
    <w:rsid w:val="00B95048"/>
    <w:rsid w:val="00BA3003"/>
    <w:rsid w:val="00BA623B"/>
    <w:rsid w:val="00BA7588"/>
    <w:rsid w:val="00BA7BA4"/>
    <w:rsid w:val="00BB0BAB"/>
    <w:rsid w:val="00BB212D"/>
    <w:rsid w:val="00BB2B0C"/>
    <w:rsid w:val="00BC1363"/>
    <w:rsid w:val="00BC1992"/>
    <w:rsid w:val="00BC341D"/>
    <w:rsid w:val="00BC546E"/>
    <w:rsid w:val="00BC626B"/>
    <w:rsid w:val="00BC71D5"/>
    <w:rsid w:val="00BD2CEE"/>
    <w:rsid w:val="00BD44B5"/>
    <w:rsid w:val="00BD4DD5"/>
    <w:rsid w:val="00BD654C"/>
    <w:rsid w:val="00BD65E2"/>
    <w:rsid w:val="00BD7DBC"/>
    <w:rsid w:val="00BE06F4"/>
    <w:rsid w:val="00BE0853"/>
    <w:rsid w:val="00BE7300"/>
    <w:rsid w:val="00BF02F8"/>
    <w:rsid w:val="00BF175C"/>
    <w:rsid w:val="00BF7689"/>
    <w:rsid w:val="00C02C49"/>
    <w:rsid w:val="00C067A9"/>
    <w:rsid w:val="00C06B9A"/>
    <w:rsid w:val="00C12B42"/>
    <w:rsid w:val="00C14D0F"/>
    <w:rsid w:val="00C155BE"/>
    <w:rsid w:val="00C21A43"/>
    <w:rsid w:val="00C25EBF"/>
    <w:rsid w:val="00C26FE0"/>
    <w:rsid w:val="00C27E7D"/>
    <w:rsid w:val="00C305BD"/>
    <w:rsid w:val="00C3113E"/>
    <w:rsid w:val="00C32691"/>
    <w:rsid w:val="00C36159"/>
    <w:rsid w:val="00C42094"/>
    <w:rsid w:val="00C44DFD"/>
    <w:rsid w:val="00C465C3"/>
    <w:rsid w:val="00C52E34"/>
    <w:rsid w:val="00C53D1A"/>
    <w:rsid w:val="00C55487"/>
    <w:rsid w:val="00C57234"/>
    <w:rsid w:val="00C70078"/>
    <w:rsid w:val="00C72698"/>
    <w:rsid w:val="00C72CF6"/>
    <w:rsid w:val="00C83382"/>
    <w:rsid w:val="00C8378C"/>
    <w:rsid w:val="00C83FD3"/>
    <w:rsid w:val="00C8779D"/>
    <w:rsid w:val="00C916A2"/>
    <w:rsid w:val="00C9272A"/>
    <w:rsid w:val="00C930F7"/>
    <w:rsid w:val="00C951DC"/>
    <w:rsid w:val="00C96714"/>
    <w:rsid w:val="00C97948"/>
    <w:rsid w:val="00CA00DD"/>
    <w:rsid w:val="00CA0FC5"/>
    <w:rsid w:val="00CA20FB"/>
    <w:rsid w:val="00CA26E6"/>
    <w:rsid w:val="00CA36AD"/>
    <w:rsid w:val="00CB5247"/>
    <w:rsid w:val="00CC32D7"/>
    <w:rsid w:val="00CC4F07"/>
    <w:rsid w:val="00CC6FAA"/>
    <w:rsid w:val="00CD1521"/>
    <w:rsid w:val="00CD3325"/>
    <w:rsid w:val="00CD4CD3"/>
    <w:rsid w:val="00CD7709"/>
    <w:rsid w:val="00CE7127"/>
    <w:rsid w:val="00CF0E36"/>
    <w:rsid w:val="00CF1406"/>
    <w:rsid w:val="00CF1892"/>
    <w:rsid w:val="00CF3D8B"/>
    <w:rsid w:val="00CF6A0A"/>
    <w:rsid w:val="00CF78DF"/>
    <w:rsid w:val="00CF7B44"/>
    <w:rsid w:val="00D0102D"/>
    <w:rsid w:val="00D03FBC"/>
    <w:rsid w:val="00D05864"/>
    <w:rsid w:val="00D10FE1"/>
    <w:rsid w:val="00D13C08"/>
    <w:rsid w:val="00D13FB4"/>
    <w:rsid w:val="00D140F9"/>
    <w:rsid w:val="00D1550C"/>
    <w:rsid w:val="00D16FD1"/>
    <w:rsid w:val="00D236F0"/>
    <w:rsid w:val="00D25C5D"/>
    <w:rsid w:val="00D271C6"/>
    <w:rsid w:val="00D300EA"/>
    <w:rsid w:val="00D307D3"/>
    <w:rsid w:val="00D3369E"/>
    <w:rsid w:val="00D3626F"/>
    <w:rsid w:val="00D369F2"/>
    <w:rsid w:val="00D37123"/>
    <w:rsid w:val="00D40D7A"/>
    <w:rsid w:val="00D433FE"/>
    <w:rsid w:val="00D43DB9"/>
    <w:rsid w:val="00D50614"/>
    <w:rsid w:val="00D52665"/>
    <w:rsid w:val="00D542D6"/>
    <w:rsid w:val="00D56439"/>
    <w:rsid w:val="00D56DBD"/>
    <w:rsid w:val="00D57A0A"/>
    <w:rsid w:val="00D646E1"/>
    <w:rsid w:val="00D64C3D"/>
    <w:rsid w:val="00D65B1D"/>
    <w:rsid w:val="00D723E6"/>
    <w:rsid w:val="00D730DC"/>
    <w:rsid w:val="00D74952"/>
    <w:rsid w:val="00D75551"/>
    <w:rsid w:val="00D80DA4"/>
    <w:rsid w:val="00D818CF"/>
    <w:rsid w:val="00D85448"/>
    <w:rsid w:val="00D86CEE"/>
    <w:rsid w:val="00D871FE"/>
    <w:rsid w:val="00D876F9"/>
    <w:rsid w:val="00D9054F"/>
    <w:rsid w:val="00D95558"/>
    <w:rsid w:val="00D955DE"/>
    <w:rsid w:val="00DA1F06"/>
    <w:rsid w:val="00DA4B00"/>
    <w:rsid w:val="00DA4B26"/>
    <w:rsid w:val="00DA5BFB"/>
    <w:rsid w:val="00DB0D2E"/>
    <w:rsid w:val="00DB4661"/>
    <w:rsid w:val="00DB4978"/>
    <w:rsid w:val="00DB7218"/>
    <w:rsid w:val="00DB7CC4"/>
    <w:rsid w:val="00DC0903"/>
    <w:rsid w:val="00DC211C"/>
    <w:rsid w:val="00DC31A2"/>
    <w:rsid w:val="00DC7F0D"/>
    <w:rsid w:val="00DD0092"/>
    <w:rsid w:val="00DD0396"/>
    <w:rsid w:val="00DD0FDA"/>
    <w:rsid w:val="00DD16CA"/>
    <w:rsid w:val="00DD1D06"/>
    <w:rsid w:val="00DD23A4"/>
    <w:rsid w:val="00DD261A"/>
    <w:rsid w:val="00DE1957"/>
    <w:rsid w:val="00DE25A7"/>
    <w:rsid w:val="00DE3127"/>
    <w:rsid w:val="00DF0A69"/>
    <w:rsid w:val="00DF2F66"/>
    <w:rsid w:val="00DF37FD"/>
    <w:rsid w:val="00DF39B5"/>
    <w:rsid w:val="00DF6FAE"/>
    <w:rsid w:val="00E0083F"/>
    <w:rsid w:val="00E00878"/>
    <w:rsid w:val="00E0318F"/>
    <w:rsid w:val="00E0417C"/>
    <w:rsid w:val="00E05A01"/>
    <w:rsid w:val="00E10632"/>
    <w:rsid w:val="00E10771"/>
    <w:rsid w:val="00E10EF8"/>
    <w:rsid w:val="00E143E2"/>
    <w:rsid w:val="00E17408"/>
    <w:rsid w:val="00E20483"/>
    <w:rsid w:val="00E22DAC"/>
    <w:rsid w:val="00E23643"/>
    <w:rsid w:val="00E27358"/>
    <w:rsid w:val="00E342A1"/>
    <w:rsid w:val="00E34ED7"/>
    <w:rsid w:val="00E354E8"/>
    <w:rsid w:val="00E357A5"/>
    <w:rsid w:val="00E357C8"/>
    <w:rsid w:val="00E3595A"/>
    <w:rsid w:val="00E35AFC"/>
    <w:rsid w:val="00E3666D"/>
    <w:rsid w:val="00E405AC"/>
    <w:rsid w:val="00E43362"/>
    <w:rsid w:val="00E44465"/>
    <w:rsid w:val="00E54CF8"/>
    <w:rsid w:val="00E61C06"/>
    <w:rsid w:val="00E61C96"/>
    <w:rsid w:val="00E6202D"/>
    <w:rsid w:val="00E64B66"/>
    <w:rsid w:val="00E64DAA"/>
    <w:rsid w:val="00E672A6"/>
    <w:rsid w:val="00E675BD"/>
    <w:rsid w:val="00E71D94"/>
    <w:rsid w:val="00E73275"/>
    <w:rsid w:val="00E754F6"/>
    <w:rsid w:val="00E75543"/>
    <w:rsid w:val="00E75CA0"/>
    <w:rsid w:val="00E76ADB"/>
    <w:rsid w:val="00E76F03"/>
    <w:rsid w:val="00E81A41"/>
    <w:rsid w:val="00E81E52"/>
    <w:rsid w:val="00E82F09"/>
    <w:rsid w:val="00E85E51"/>
    <w:rsid w:val="00E91177"/>
    <w:rsid w:val="00E91E12"/>
    <w:rsid w:val="00E93973"/>
    <w:rsid w:val="00E95489"/>
    <w:rsid w:val="00E9638D"/>
    <w:rsid w:val="00E97256"/>
    <w:rsid w:val="00EA1529"/>
    <w:rsid w:val="00EA2DA0"/>
    <w:rsid w:val="00EA40D2"/>
    <w:rsid w:val="00EA4B55"/>
    <w:rsid w:val="00EA61BE"/>
    <w:rsid w:val="00EB0356"/>
    <w:rsid w:val="00EB0A81"/>
    <w:rsid w:val="00EB10E5"/>
    <w:rsid w:val="00EB1CC9"/>
    <w:rsid w:val="00EB1D56"/>
    <w:rsid w:val="00EB3A58"/>
    <w:rsid w:val="00EB4B5E"/>
    <w:rsid w:val="00EB6883"/>
    <w:rsid w:val="00EB727A"/>
    <w:rsid w:val="00EC389E"/>
    <w:rsid w:val="00EC38F7"/>
    <w:rsid w:val="00EC5606"/>
    <w:rsid w:val="00EC5EF6"/>
    <w:rsid w:val="00EC70E4"/>
    <w:rsid w:val="00ED7034"/>
    <w:rsid w:val="00ED7DCB"/>
    <w:rsid w:val="00EE306D"/>
    <w:rsid w:val="00EE371F"/>
    <w:rsid w:val="00EE3957"/>
    <w:rsid w:val="00EE3FE7"/>
    <w:rsid w:val="00EE770D"/>
    <w:rsid w:val="00EF4A58"/>
    <w:rsid w:val="00EF6F3E"/>
    <w:rsid w:val="00EF7000"/>
    <w:rsid w:val="00F0170B"/>
    <w:rsid w:val="00F06CEE"/>
    <w:rsid w:val="00F109E0"/>
    <w:rsid w:val="00F1466B"/>
    <w:rsid w:val="00F256CC"/>
    <w:rsid w:val="00F259A3"/>
    <w:rsid w:val="00F272B2"/>
    <w:rsid w:val="00F311B5"/>
    <w:rsid w:val="00F31479"/>
    <w:rsid w:val="00F3260F"/>
    <w:rsid w:val="00F36F9F"/>
    <w:rsid w:val="00F3714B"/>
    <w:rsid w:val="00F37666"/>
    <w:rsid w:val="00F40FF3"/>
    <w:rsid w:val="00F41B2F"/>
    <w:rsid w:val="00F43643"/>
    <w:rsid w:val="00F50D92"/>
    <w:rsid w:val="00F5458E"/>
    <w:rsid w:val="00F55C66"/>
    <w:rsid w:val="00F60D2F"/>
    <w:rsid w:val="00F62DDD"/>
    <w:rsid w:val="00F65C68"/>
    <w:rsid w:val="00F65CC3"/>
    <w:rsid w:val="00F67886"/>
    <w:rsid w:val="00F67910"/>
    <w:rsid w:val="00F74A85"/>
    <w:rsid w:val="00F75572"/>
    <w:rsid w:val="00F77300"/>
    <w:rsid w:val="00F810CA"/>
    <w:rsid w:val="00F85731"/>
    <w:rsid w:val="00F85D01"/>
    <w:rsid w:val="00F86FC4"/>
    <w:rsid w:val="00F870B4"/>
    <w:rsid w:val="00F91291"/>
    <w:rsid w:val="00F9157E"/>
    <w:rsid w:val="00F920F8"/>
    <w:rsid w:val="00F926EC"/>
    <w:rsid w:val="00F92BF3"/>
    <w:rsid w:val="00F953AD"/>
    <w:rsid w:val="00F977FA"/>
    <w:rsid w:val="00FA01B5"/>
    <w:rsid w:val="00FA19DD"/>
    <w:rsid w:val="00FA19EC"/>
    <w:rsid w:val="00FA5F4C"/>
    <w:rsid w:val="00FB1944"/>
    <w:rsid w:val="00FC0D75"/>
    <w:rsid w:val="00FC15AC"/>
    <w:rsid w:val="00FC35CB"/>
    <w:rsid w:val="00FC3763"/>
    <w:rsid w:val="00FC3CBC"/>
    <w:rsid w:val="00FC4EE9"/>
    <w:rsid w:val="00FC5BC9"/>
    <w:rsid w:val="00FD17A6"/>
    <w:rsid w:val="00FD1FC7"/>
    <w:rsid w:val="00FD419F"/>
    <w:rsid w:val="00FE3015"/>
    <w:rsid w:val="00FE5D81"/>
    <w:rsid w:val="00FF30C7"/>
    <w:rsid w:val="00FF5A20"/>
    <w:rsid w:val="024C802B"/>
    <w:rsid w:val="0292D699"/>
    <w:rsid w:val="02BFC9CB"/>
    <w:rsid w:val="02C33E74"/>
    <w:rsid w:val="036F2F94"/>
    <w:rsid w:val="03E8FEAD"/>
    <w:rsid w:val="03EEB5A8"/>
    <w:rsid w:val="047E5553"/>
    <w:rsid w:val="04AF185E"/>
    <w:rsid w:val="04B83803"/>
    <w:rsid w:val="05072119"/>
    <w:rsid w:val="05202EA2"/>
    <w:rsid w:val="053BBDBB"/>
    <w:rsid w:val="0648C5A1"/>
    <w:rsid w:val="068E3B47"/>
    <w:rsid w:val="06B23C1E"/>
    <w:rsid w:val="06BC8E3B"/>
    <w:rsid w:val="0737A990"/>
    <w:rsid w:val="076B136D"/>
    <w:rsid w:val="08125D42"/>
    <w:rsid w:val="08AD3368"/>
    <w:rsid w:val="095B778B"/>
    <w:rsid w:val="096925A6"/>
    <w:rsid w:val="09B3615B"/>
    <w:rsid w:val="0B7C24C6"/>
    <w:rsid w:val="0C25CFB9"/>
    <w:rsid w:val="0C62C36F"/>
    <w:rsid w:val="0C941097"/>
    <w:rsid w:val="0D41A393"/>
    <w:rsid w:val="0D62B150"/>
    <w:rsid w:val="0E8D6EC2"/>
    <w:rsid w:val="0EEE8BCA"/>
    <w:rsid w:val="0EEEB989"/>
    <w:rsid w:val="0FBF246D"/>
    <w:rsid w:val="1062E9E3"/>
    <w:rsid w:val="10E8E2D1"/>
    <w:rsid w:val="114C139C"/>
    <w:rsid w:val="11587845"/>
    <w:rsid w:val="1200240B"/>
    <w:rsid w:val="121ED948"/>
    <w:rsid w:val="123F93CE"/>
    <w:rsid w:val="12C58C6B"/>
    <w:rsid w:val="133716B6"/>
    <w:rsid w:val="13C5BAFA"/>
    <w:rsid w:val="143BF37A"/>
    <w:rsid w:val="145CEE39"/>
    <w:rsid w:val="1466A8B6"/>
    <w:rsid w:val="14674524"/>
    <w:rsid w:val="14AB61D1"/>
    <w:rsid w:val="14D1C49D"/>
    <w:rsid w:val="14F9E284"/>
    <w:rsid w:val="15295ED6"/>
    <w:rsid w:val="15D06915"/>
    <w:rsid w:val="15D50A59"/>
    <w:rsid w:val="160FC89B"/>
    <w:rsid w:val="161EF28E"/>
    <w:rsid w:val="1620423A"/>
    <w:rsid w:val="16600C5F"/>
    <w:rsid w:val="166E16D9"/>
    <w:rsid w:val="1689C996"/>
    <w:rsid w:val="1774CD16"/>
    <w:rsid w:val="177AD4FA"/>
    <w:rsid w:val="17D89269"/>
    <w:rsid w:val="189E1AE3"/>
    <w:rsid w:val="190C05B1"/>
    <w:rsid w:val="1A8AE127"/>
    <w:rsid w:val="1AAF4E59"/>
    <w:rsid w:val="1AEA6D97"/>
    <w:rsid w:val="1B905549"/>
    <w:rsid w:val="1B9A5EF0"/>
    <w:rsid w:val="1C5B0C58"/>
    <w:rsid w:val="1CB5751A"/>
    <w:rsid w:val="1D8A43F3"/>
    <w:rsid w:val="1DBC842B"/>
    <w:rsid w:val="1E7089EE"/>
    <w:rsid w:val="1F98A83B"/>
    <w:rsid w:val="1FB1AA95"/>
    <w:rsid w:val="1FD378ED"/>
    <w:rsid w:val="1FFD0D96"/>
    <w:rsid w:val="2135538B"/>
    <w:rsid w:val="216E6E86"/>
    <w:rsid w:val="21B1F471"/>
    <w:rsid w:val="21D8CF57"/>
    <w:rsid w:val="22775DE2"/>
    <w:rsid w:val="2297B6EA"/>
    <w:rsid w:val="229A6855"/>
    <w:rsid w:val="22A7E1EC"/>
    <w:rsid w:val="22AE28B8"/>
    <w:rsid w:val="22B821BA"/>
    <w:rsid w:val="23AE6B77"/>
    <w:rsid w:val="247C9D70"/>
    <w:rsid w:val="2514D6C4"/>
    <w:rsid w:val="252B66EB"/>
    <w:rsid w:val="256C9D23"/>
    <w:rsid w:val="266B5D6F"/>
    <w:rsid w:val="26A351D4"/>
    <w:rsid w:val="26D947BC"/>
    <w:rsid w:val="26F11A10"/>
    <w:rsid w:val="2703E07D"/>
    <w:rsid w:val="28252627"/>
    <w:rsid w:val="297D9AA0"/>
    <w:rsid w:val="2A844E62"/>
    <w:rsid w:val="2AD728EE"/>
    <w:rsid w:val="2ADCCAC6"/>
    <w:rsid w:val="2ADEC08C"/>
    <w:rsid w:val="2BB36623"/>
    <w:rsid w:val="2C705AD2"/>
    <w:rsid w:val="2C9EA3DB"/>
    <w:rsid w:val="2D322AD7"/>
    <w:rsid w:val="2D874AAD"/>
    <w:rsid w:val="2D9C0294"/>
    <w:rsid w:val="2EDF9D8D"/>
    <w:rsid w:val="2F1494C5"/>
    <w:rsid w:val="308FF64D"/>
    <w:rsid w:val="30DA9DE1"/>
    <w:rsid w:val="316BBB67"/>
    <w:rsid w:val="3170D690"/>
    <w:rsid w:val="325D5AE2"/>
    <w:rsid w:val="32E7AB43"/>
    <w:rsid w:val="32FC79C6"/>
    <w:rsid w:val="33C9118D"/>
    <w:rsid w:val="34359B43"/>
    <w:rsid w:val="34687D30"/>
    <w:rsid w:val="35442F7A"/>
    <w:rsid w:val="354C2048"/>
    <w:rsid w:val="3578A140"/>
    <w:rsid w:val="359CD84B"/>
    <w:rsid w:val="36A6DF24"/>
    <w:rsid w:val="37CE704E"/>
    <w:rsid w:val="37D222E8"/>
    <w:rsid w:val="3861620D"/>
    <w:rsid w:val="387D8C6B"/>
    <w:rsid w:val="389C9211"/>
    <w:rsid w:val="390F766F"/>
    <w:rsid w:val="39AD5AD2"/>
    <w:rsid w:val="3A0BB4C3"/>
    <w:rsid w:val="3A8822C1"/>
    <w:rsid w:val="3AA9A0E9"/>
    <w:rsid w:val="3AD1508B"/>
    <w:rsid w:val="3AE8A9AE"/>
    <w:rsid w:val="3BCCE4FE"/>
    <w:rsid w:val="3C3E71A0"/>
    <w:rsid w:val="3C5026A6"/>
    <w:rsid w:val="3C837EAE"/>
    <w:rsid w:val="3CFBD0A7"/>
    <w:rsid w:val="3D945196"/>
    <w:rsid w:val="3E12A9D1"/>
    <w:rsid w:val="3EEFB066"/>
    <w:rsid w:val="3EFC9E70"/>
    <w:rsid w:val="3FA1E7C6"/>
    <w:rsid w:val="3FF52E88"/>
    <w:rsid w:val="405F5672"/>
    <w:rsid w:val="40E4D4F1"/>
    <w:rsid w:val="418EFE84"/>
    <w:rsid w:val="41AD7CA0"/>
    <w:rsid w:val="4371486C"/>
    <w:rsid w:val="43996452"/>
    <w:rsid w:val="43A75A03"/>
    <w:rsid w:val="43E2A5FC"/>
    <w:rsid w:val="444C9414"/>
    <w:rsid w:val="446F2300"/>
    <w:rsid w:val="4514001B"/>
    <w:rsid w:val="453CBFD8"/>
    <w:rsid w:val="45D82DEF"/>
    <w:rsid w:val="461A1A47"/>
    <w:rsid w:val="4636D443"/>
    <w:rsid w:val="48AA0058"/>
    <w:rsid w:val="48FDFAFE"/>
    <w:rsid w:val="49DCEA8E"/>
    <w:rsid w:val="4ABE2020"/>
    <w:rsid w:val="4AE66859"/>
    <w:rsid w:val="4BD6E6BD"/>
    <w:rsid w:val="4CDC51A3"/>
    <w:rsid w:val="4D1E1D36"/>
    <w:rsid w:val="4D39937E"/>
    <w:rsid w:val="4D73FA8F"/>
    <w:rsid w:val="4DFF720B"/>
    <w:rsid w:val="4E837D8E"/>
    <w:rsid w:val="4EADC8AA"/>
    <w:rsid w:val="4EB8B939"/>
    <w:rsid w:val="4F201C2F"/>
    <w:rsid w:val="4F6939F8"/>
    <w:rsid w:val="4F7CBCD5"/>
    <w:rsid w:val="5051BD67"/>
    <w:rsid w:val="52B25A4C"/>
    <w:rsid w:val="52C5D09F"/>
    <w:rsid w:val="5300E2CC"/>
    <w:rsid w:val="534066D6"/>
    <w:rsid w:val="535906DF"/>
    <w:rsid w:val="53BDCE2B"/>
    <w:rsid w:val="53FC0AE0"/>
    <w:rsid w:val="54E3CF0E"/>
    <w:rsid w:val="556D01DA"/>
    <w:rsid w:val="55D96F0F"/>
    <w:rsid w:val="560512B0"/>
    <w:rsid w:val="5662FAB8"/>
    <w:rsid w:val="56E12C4D"/>
    <w:rsid w:val="58303E77"/>
    <w:rsid w:val="58A46D46"/>
    <w:rsid w:val="5934D1B9"/>
    <w:rsid w:val="598FAE84"/>
    <w:rsid w:val="5992978C"/>
    <w:rsid w:val="5A72D08D"/>
    <w:rsid w:val="5A869A89"/>
    <w:rsid w:val="5AABCC6A"/>
    <w:rsid w:val="5B94D58B"/>
    <w:rsid w:val="5BEAD66D"/>
    <w:rsid w:val="5C21701D"/>
    <w:rsid w:val="5CC1F923"/>
    <w:rsid w:val="5DB00ECB"/>
    <w:rsid w:val="5E610DE5"/>
    <w:rsid w:val="5F2B30BD"/>
    <w:rsid w:val="5F6504FE"/>
    <w:rsid w:val="619EB172"/>
    <w:rsid w:val="620731C5"/>
    <w:rsid w:val="624EA963"/>
    <w:rsid w:val="630987C8"/>
    <w:rsid w:val="6317CE76"/>
    <w:rsid w:val="6389F986"/>
    <w:rsid w:val="63A02A03"/>
    <w:rsid w:val="640ECA4B"/>
    <w:rsid w:val="646E5A8E"/>
    <w:rsid w:val="64F2FEAA"/>
    <w:rsid w:val="64FB9183"/>
    <w:rsid w:val="66285981"/>
    <w:rsid w:val="66E6E8B6"/>
    <w:rsid w:val="6760E9E6"/>
    <w:rsid w:val="6840BF9A"/>
    <w:rsid w:val="68867EC2"/>
    <w:rsid w:val="68F65BEF"/>
    <w:rsid w:val="690F8A19"/>
    <w:rsid w:val="69208223"/>
    <w:rsid w:val="69399EF2"/>
    <w:rsid w:val="6A8D7B06"/>
    <w:rsid w:val="6BC33C10"/>
    <w:rsid w:val="6BF0117F"/>
    <w:rsid w:val="6CB35FB1"/>
    <w:rsid w:val="6CD71A75"/>
    <w:rsid w:val="6DE09AD9"/>
    <w:rsid w:val="6E156C80"/>
    <w:rsid w:val="709110CF"/>
    <w:rsid w:val="71037BF9"/>
    <w:rsid w:val="7166C27D"/>
    <w:rsid w:val="7169CB0D"/>
    <w:rsid w:val="71FB91A7"/>
    <w:rsid w:val="7332688E"/>
    <w:rsid w:val="734F35AD"/>
    <w:rsid w:val="73825B01"/>
    <w:rsid w:val="73A470EC"/>
    <w:rsid w:val="75036970"/>
    <w:rsid w:val="75976DF0"/>
    <w:rsid w:val="75982306"/>
    <w:rsid w:val="75D6C16D"/>
    <w:rsid w:val="75DA545C"/>
    <w:rsid w:val="76007135"/>
    <w:rsid w:val="768321B4"/>
    <w:rsid w:val="76B8859B"/>
    <w:rsid w:val="772C01A8"/>
    <w:rsid w:val="78A05368"/>
    <w:rsid w:val="78ED599F"/>
    <w:rsid w:val="79214E6D"/>
    <w:rsid w:val="79238C60"/>
    <w:rsid w:val="79B1EE45"/>
    <w:rsid w:val="79C38636"/>
    <w:rsid w:val="79F728D4"/>
    <w:rsid w:val="7A232671"/>
    <w:rsid w:val="7A278790"/>
    <w:rsid w:val="7A372DCD"/>
    <w:rsid w:val="7A69BDAE"/>
    <w:rsid w:val="7A94DE70"/>
    <w:rsid w:val="7AEC02AE"/>
    <w:rsid w:val="7B59FB55"/>
    <w:rsid w:val="7C65E6A5"/>
    <w:rsid w:val="7C7B8100"/>
    <w:rsid w:val="7CB0F4F5"/>
    <w:rsid w:val="7D4C5F13"/>
    <w:rsid w:val="7D7DE04F"/>
    <w:rsid w:val="7E3C2558"/>
    <w:rsid w:val="7E9263ED"/>
    <w:rsid w:val="7F0F6615"/>
    <w:rsid w:val="7FDE2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E220C"/>
  <w15:chartTrackingRefBased/>
  <w15:docId w15:val="{A0CB3695-7853-420F-B73B-7C5E2FA80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586"/>
  </w:style>
  <w:style w:type="paragraph" w:styleId="Heading1">
    <w:name w:val="heading 1"/>
    <w:basedOn w:val="Normal"/>
    <w:next w:val="Normal"/>
    <w:link w:val="Heading1Char"/>
    <w:autoRedefine/>
    <w:uiPriority w:val="9"/>
    <w:qFormat/>
    <w:rsid w:val="00007956"/>
    <w:pPr>
      <w:keepNext/>
      <w:keepLines/>
      <w:spacing w:before="360" w:after="80"/>
      <w:outlineLvl w:val="0"/>
    </w:pPr>
    <w:rPr>
      <w:rFonts w:eastAsiaTheme="majorEastAsia" w:cstheme="majorBidi"/>
      <w:b/>
      <w:color w:val="0F4761" w:themeColor="accent1" w:themeShade="BF"/>
      <w:sz w:val="32"/>
      <w:szCs w:val="40"/>
    </w:rPr>
  </w:style>
  <w:style w:type="paragraph" w:styleId="Heading2">
    <w:name w:val="heading 2"/>
    <w:basedOn w:val="Normal"/>
    <w:next w:val="Normal"/>
    <w:link w:val="Heading2Char"/>
    <w:autoRedefine/>
    <w:uiPriority w:val="9"/>
    <w:unhideWhenUsed/>
    <w:qFormat/>
    <w:rsid w:val="00007956"/>
    <w:pPr>
      <w:keepNext/>
      <w:keepLines/>
      <w:spacing w:before="160" w:after="80"/>
      <w:outlineLvl w:val="1"/>
    </w:pPr>
    <w:rPr>
      <w:rFonts w:eastAsiaTheme="majorEastAsia" w:cstheme="majorBidi"/>
      <w:b/>
      <w:color w:val="0F4761" w:themeColor="accent1" w:themeShade="BF"/>
      <w:szCs w:val="32"/>
    </w:rPr>
  </w:style>
  <w:style w:type="paragraph" w:styleId="Heading3">
    <w:name w:val="heading 3"/>
    <w:basedOn w:val="Normal"/>
    <w:next w:val="Normal"/>
    <w:link w:val="Heading3Char"/>
    <w:autoRedefine/>
    <w:uiPriority w:val="9"/>
    <w:unhideWhenUsed/>
    <w:qFormat/>
    <w:rsid w:val="00451FE9"/>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1546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46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46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46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46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46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44625"/>
    <w:pPr>
      <w:spacing w:after="0" w:line="240" w:lineRule="auto"/>
      <w:contextualSpacing/>
    </w:pPr>
    <w:rPr>
      <w:rFonts w:ascii="Segoe UI" w:eastAsiaTheme="majorEastAsia" w:hAnsi="Segoe UI" w:cstheme="majorBidi"/>
      <w:b/>
      <w:spacing w:val="-10"/>
      <w:kern w:val="28"/>
      <w:sz w:val="56"/>
      <w:szCs w:val="56"/>
    </w:rPr>
  </w:style>
  <w:style w:type="character" w:customStyle="1" w:styleId="TitleChar">
    <w:name w:val="Title Char"/>
    <w:basedOn w:val="DefaultParagraphFont"/>
    <w:link w:val="Title"/>
    <w:uiPriority w:val="10"/>
    <w:rsid w:val="00944625"/>
    <w:rPr>
      <w:rFonts w:ascii="Segoe UI" w:eastAsiaTheme="majorEastAsia" w:hAnsi="Segoe UI" w:cstheme="majorBidi"/>
      <w:b/>
      <w:spacing w:val="-10"/>
      <w:kern w:val="28"/>
      <w:sz w:val="56"/>
      <w:szCs w:val="56"/>
    </w:rPr>
  </w:style>
  <w:style w:type="character" w:customStyle="1" w:styleId="Heading1Char">
    <w:name w:val="Heading 1 Char"/>
    <w:basedOn w:val="DefaultParagraphFont"/>
    <w:link w:val="Heading1"/>
    <w:uiPriority w:val="9"/>
    <w:rsid w:val="00007956"/>
    <w:rPr>
      <w:rFonts w:ascii="Times New Roman" w:eastAsiaTheme="majorEastAsia" w:hAnsi="Times New Roman" w:cstheme="majorBidi"/>
      <w:b/>
      <w:color w:val="0F4761" w:themeColor="accent1" w:themeShade="BF"/>
      <w:sz w:val="32"/>
      <w:szCs w:val="40"/>
    </w:rPr>
  </w:style>
  <w:style w:type="character" w:customStyle="1" w:styleId="Heading2Char">
    <w:name w:val="Heading 2 Char"/>
    <w:basedOn w:val="DefaultParagraphFont"/>
    <w:link w:val="Heading2"/>
    <w:uiPriority w:val="9"/>
    <w:rsid w:val="00007956"/>
    <w:rPr>
      <w:rFonts w:ascii="Times New Roman" w:eastAsiaTheme="majorEastAsia" w:hAnsi="Times New Roman" w:cstheme="majorBidi"/>
      <w:b/>
      <w:color w:val="0F4761" w:themeColor="accent1" w:themeShade="BF"/>
      <w:sz w:val="28"/>
      <w:szCs w:val="32"/>
    </w:rPr>
  </w:style>
  <w:style w:type="character" w:customStyle="1" w:styleId="Heading3Char">
    <w:name w:val="Heading 3 Char"/>
    <w:basedOn w:val="DefaultParagraphFont"/>
    <w:link w:val="Heading3"/>
    <w:uiPriority w:val="9"/>
    <w:rsid w:val="00451FE9"/>
    <w:rPr>
      <w:rFonts w:ascii="Times New Roman" w:eastAsiaTheme="majorEastAsia" w:hAnsi="Times New Roman"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46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46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46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46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46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46EF"/>
    <w:rPr>
      <w:rFonts w:eastAsiaTheme="majorEastAsia" w:cstheme="majorBidi"/>
      <w:color w:val="272727" w:themeColor="text1" w:themeTint="D8"/>
    </w:rPr>
  </w:style>
  <w:style w:type="paragraph" w:styleId="Subtitle">
    <w:name w:val="Subtitle"/>
    <w:basedOn w:val="Normal"/>
    <w:next w:val="Normal"/>
    <w:link w:val="SubtitleChar"/>
    <w:uiPriority w:val="11"/>
    <w:qFormat/>
    <w:rsid w:val="001546EF"/>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1546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46EF"/>
    <w:pPr>
      <w:spacing w:before="160"/>
      <w:jc w:val="center"/>
    </w:pPr>
    <w:rPr>
      <w:i/>
      <w:iCs/>
      <w:color w:val="404040" w:themeColor="text1" w:themeTint="BF"/>
    </w:rPr>
  </w:style>
  <w:style w:type="character" w:customStyle="1" w:styleId="QuoteChar">
    <w:name w:val="Quote Char"/>
    <w:basedOn w:val="DefaultParagraphFont"/>
    <w:link w:val="Quote"/>
    <w:uiPriority w:val="29"/>
    <w:rsid w:val="001546EF"/>
    <w:rPr>
      <w:i/>
      <w:iCs/>
      <w:color w:val="404040" w:themeColor="text1" w:themeTint="BF"/>
    </w:rPr>
  </w:style>
  <w:style w:type="paragraph" w:styleId="ListParagraph">
    <w:name w:val="List Paragraph"/>
    <w:basedOn w:val="Normal"/>
    <w:uiPriority w:val="34"/>
    <w:qFormat/>
    <w:rsid w:val="001546EF"/>
    <w:pPr>
      <w:ind w:left="720"/>
      <w:contextualSpacing/>
    </w:pPr>
  </w:style>
  <w:style w:type="character" w:styleId="IntenseEmphasis">
    <w:name w:val="Intense Emphasis"/>
    <w:basedOn w:val="DefaultParagraphFont"/>
    <w:uiPriority w:val="21"/>
    <w:qFormat/>
    <w:rsid w:val="001546EF"/>
    <w:rPr>
      <w:i/>
      <w:iCs/>
      <w:color w:val="0F4761" w:themeColor="accent1" w:themeShade="BF"/>
    </w:rPr>
  </w:style>
  <w:style w:type="paragraph" w:styleId="IntenseQuote">
    <w:name w:val="Intense Quote"/>
    <w:basedOn w:val="Normal"/>
    <w:next w:val="Normal"/>
    <w:link w:val="IntenseQuoteChar"/>
    <w:uiPriority w:val="30"/>
    <w:qFormat/>
    <w:rsid w:val="001546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46EF"/>
    <w:rPr>
      <w:i/>
      <w:iCs/>
      <w:color w:val="0F4761" w:themeColor="accent1" w:themeShade="BF"/>
    </w:rPr>
  </w:style>
  <w:style w:type="character" w:styleId="IntenseReference">
    <w:name w:val="Intense Reference"/>
    <w:basedOn w:val="DefaultParagraphFont"/>
    <w:uiPriority w:val="32"/>
    <w:qFormat/>
    <w:rsid w:val="001546EF"/>
    <w:rPr>
      <w:b/>
      <w:bCs/>
      <w:smallCaps/>
      <w:color w:val="0F4761" w:themeColor="accent1" w:themeShade="BF"/>
      <w:spacing w:val="5"/>
    </w:rPr>
  </w:style>
  <w:style w:type="paragraph" w:styleId="BodyText">
    <w:name w:val="Body Text"/>
    <w:basedOn w:val="Normal"/>
    <w:link w:val="BodyTextChar"/>
    <w:uiPriority w:val="1"/>
    <w:qFormat/>
    <w:rsid w:val="001546EF"/>
    <w:pPr>
      <w:widowControl w:val="0"/>
      <w:autoSpaceDE w:val="0"/>
      <w:autoSpaceDN w:val="0"/>
      <w:spacing w:before="150" w:after="0" w:line="240" w:lineRule="auto"/>
    </w:pPr>
    <w:rPr>
      <w:rFonts w:eastAsia="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1546EF"/>
    <w:rPr>
      <w:rFonts w:ascii="Times New Roman" w:eastAsia="Times New Roman" w:hAnsi="Times New Roman" w:cs="Times New Roman"/>
      <w:kern w:val="0"/>
      <w:sz w:val="26"/>
      <w:szCs w:val="26"/>
      <w:lang w:val="vi"/>
      <w14:ligatures w14:val="none"/>
    </w:rPr>
  </w:style>
  <w:style w:type="table" w:styleId="TableGrid">
    <w:name w:val="Table Grid"/>
    <w:basedOn w:val="TableNormal"/>
    <w:uiPriority w:val="39"/>
    <w:rsid w:val="001546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565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652E"/>
  </w:style>
  <w:style w:type="paragraph" w:styleId="Footer">
    <w:name w:val="footer"/>
    <w:basedOn w:val="Normal"/>
    <w:link w:val="FooterChar"/>
    <w:uiPriority w:val="99"/>
    <w:unhideWhenUsed/>
    <w:rsid w:val="009565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652E"/>
  </w:style>
  <w:style w:type="paragraph" w:styleId="TOCHeading">
    <w:name w:val="TOC Heading"/>
    <w:basedOn w:val="Heading1"/>
    <w:next w:val="Normal"/>
    <w:uiPriority w:val="39"/>
    <w:unhideWhenUsed/>
    <w:qFormat/>
    <w:rsid w:val="00020D83"/>
    <w:pPr>
      <w:spacing w:before="240" w:after="0"/>
      <w:outlineLvl w:val="9"/>
    </w:pPr>
    <w:rPr>
      <w:rFonts w:asciiTheme="majorHAnsi" w:hAnsiTheme="majorHAnsi"/>
      <w:b w:val="0"/>
      <w:kern w:val="0"/>
      <w:szCs w:val="32"/>
      <w14:ligatures w14:val="none"/>
    </w:rPr>
  </w:style>
  <w:style w:type="paragraph" w:styleId="TOC1">
    <w:name w:val="toc 1"/>
    <w:basedOn w:val="Normal"/>
    <w:next w:val="Normal"/>
    <w:autoRedefine/>
    <w:uiPriority w:val="39"/>
    <w:unhideWhenUsed/>
    <w:rsid w:val="00020D83"/>
    <w:pPr>
      <w:spacing w:after="100"/>
    </w:pPr>
  </w:style>
  <w:style w:type="paragraph" w:styleId="TOC2">
    <w:name w:val="toc 2"/>
    <w:basedOn w:val="Normal"/>
    <w:next w:val="Normal"/>
    <w:autoRedefine/>
    <w:uiPriority w:val="39"/>
    <w:unhideWhenUsed/>
    <w:rsid w:val="00020D83"/>
    <w:pPr>
      <w:spacing w:after="100"/>
      <w:ind w:left="220"/>
    </w:pPr>
  </w:style>
  <w:style w:type="character" w:styleId="Hyperlink">
    <w:name w:val="Hyperlink"/>
    <w:basedOn w:val="DefaultParagraphFont"/>
    <w:uiPriority w:val="99"/>
    <w:unhideWhenUsed/>
    <w:rsid w:val="00020D83"/>
    <w:rPr>
      <w:color w:val="467886" w:themeColor="hyperlink"/>
      <w:u w:val="single"/>
    </w:rPr>
  </w:style>
  <w:style w:type="character" w:styleId="FollowedHyperlink">
    <w:name w:val="FollowedHyperlink"/>
    <w:basedOn w:val="DefaultParagraphFont"/>
    <w:uiPriority w:val="99"/>
    <w:semiHidden/>
    <w:unhideWhenUsed/>
    <w:rsid w:val="007C542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578357">
      <w:bodyDiv w:val="1"/>
      <w:marLeft w:val="0"/>
      <w:marRight w:val="0"/>
      <w:marTop w:val="0"/>
      <w:marBottom w:val="0"/>
      <w:divBdr>
        <w:top w:val="none" w:sz="0" w:space="0" w:color="auto"/>
        <w:left w:val="none" w:sz="0" w:space="0" w:color="auto"/>
        <w:bottom w:val="none" w:sz="0" w:space="0" w:color="auto"/>
        <w:right w:val="none" w:sz="0" w:space="0" w:color="auto"/>
      </w:divBdr>
      <w:divsChild>
        <w:div w:id="132719205">
          <w:marLeft w:val="0"/>
          <w:marRight w:val="0"/>
          <w:marTop w:val="0"/>
          <w:marBottom w:val="0"/>
          <w:divBdr>
            <w:top w:val="none" w:sz="0" w:space="0" w:color="auto"/>
            <w:left w:val="none" w:sz="0" w:space="0" w:color="auto"/>
            <w:bottom w:val="none" w:sz="0" w:space="0" w:color="auto"/>
            <w:right w:val="none" w:sz="0" w:space="0" w:color="auto"/>
          </w:divBdr>
          <w:divsChild>
            <w:div w:id="22634022">
              <w:marLeft w:val="0"/>
              <w:marRight w:val="0"/>
              <w:marTop w:val="0"/>
              <w:marBottom w:val="0"/>
              <w:divBdr>
                <w:top w:val="none" w:sz="0" w:space="0" w:color="auto"/>
                <w:left w:val="none" w:sz="0" w:space="0" w:color="auto"/>
                <w:bottom w:val="none" w:sz="0" w:space="0" w:color="auto"/>
                <w:right w:val="none" w:sz="0" w:space="0" w:color="auto"/>
              </w:divBdr>
            </w:div>
            <w:div w:id="272832370">
              <w:marLeft w:val="0"/>
              <w:marRight w:val="0"/>
              <w:marTop w:val="0"/>
              <w:marBottom w:val="0"/>
              <w:divBdr>
                <w:top w:val="none" w:sz="0" w:space="0" w:color="auto"/>
                <w:left w:val="none" w:sz="0" w:space="0" w:color="auto"/>
                <w:bottom w:val="none" w:sz="0" w:space="0" w:color="auto"/>
                <w:right w:val="none" w:sz="0" w:space="0" w:color="auto"/>
              </w:divBdr>
            </w:div>
            <w:div w:id="347218463">
              <w:marLeft w:val="0"/>
              <w:marRight w:val="0"/>
              <w:marTop w:val="0"/>
              <w:marBottom w:val="0"/>
              <w:divBdr>
                <w:top w:val="none" w:sz="0" w:space="0" w:color="auto"/>
                <w:left w:val="none" w:sz="0" w:space="0" w:color="auto"/>
                <w:bottom w:val="none" w:sz="0" w:space="0" w:color="auto"/>
                <w:right w:val="none" w:sz="0" w:space="0" w:color="auto"/>
              </w:divBdr>
            </w:div>
            <w:div w:id="421993376">
              <w:marLeft w:val="0"/>
              <w:marRight w:val="0"/>
              <w:marTop w:val="0"/>
              <w:marBottom w:val="0"/>
              <w:divBdr>
                <w:top w:val="none" w:sz="0" w:space="0" w:color="auto"/>
                <w:left w:val="none" w:sz="0" w:space="0" w:color="auto"/>
                <w:bottom w:val="none" w:sz="0" w:space="0" w:color="auto"/>
                <w:right w:val="none" w:sz="0" w:space="0" w:color="auto"/>
              </w:divBdr>
            </w:div>
            <w:div w:id="492649417">
              <w:marLeft w:val="0"/>
              <w:marRight w:val="0"/>
              <w:marTop w:val="0"/>
              <w:marBottom w:val="0"/>
              <w:divBdr>
                <w:top w:val="none" w:sz="0" w:space="0" w:color="auto"/>
                <w:left w:val="none" w:sz="0" w:space="0" w:color="auto"/>
                <w:bottom w:val="none" w:sz="0" w:space="0" w:color="auto"/>
                <w:right w:val="none" w:sz="0" w:space="0" w:color="auto"/>
              </w:divBdr>
            </w:div>
            <w:div w:id="568808677">
              <w:marLeft w:val="0"/>
              <w:marRight w:val="0"/>
              <w:marTop w:val="0"/>
              <w:marBottom w:val="0"/>
              <w:divBdr>
                <w:top w:val="none" w:sz="0" w:space="0" w:color="auto"/>
                <w:left w:val="none" w:sz="0" w:space="0" w:color="auto"/>
                <w:bottom w:val="none" w:sz="0" w:space="0" w:color="auto"/>
                <w:right w:val="none" w:sz="0" w:space="0" w:color="auto"/>
              </w:divBdr>
            </w:div>
            <w:div w:id="580143701">
              <w:marLeft w:val="0"/>
              <w:marRight w:val="0"/>
              <w:marTop w:val="0"/>
              <w:marBottom w:val="0"/>
              <w:divBdr>
                <w:top w:val="none" w:sz="0" w:space="0" w:color="auto"/>
                <w:left w:val="none" w:sz="0" w:space="0" w:color="auto"/>
                <w:bottom w:val="none" w:sz="0" w:space="0" w:color="auto"/>
                <w:right w:val="none" w:sz="0" w:space="0" w:color="auto"/>
              </w:divBdr>
            </w:div>
            <w:div w:id="712311227">
              <w:marLeft w:val="0"/>
              <w:marRight w:val="0"/>
              <w:marTop w:val="0"/>
              <w:marBottom w:val="0"/>
              <w:divBdr>
                <w:top w:val="none" w:sz="0" w:space="0" w:color="auto"/>
                <w:left w:val="none" w:sz="0" w:space="0" w:color="auto"/>
                <w:bottom w:val="none" w:sz="0" w:space="0" w:color="auto"/>
                <w:right w:val="none" w:sz="0" w:space="0" w:color="auto"/>
              </w:divBdr>
            </w:div>
            <w:div w:id="717898224">
              <w:marLeft w:val="0"/>
              <w:marRight w:val="0"/>
              <w:marTop w:val="0"/>
              <w:marBottom w:val="0"/>
              <w:divBdr>
                <w:top w:val="none" w:sz="0" w:space="0" w:color="auto"/>
                <w:left w:val="none" w:sz="0" w:space="0" w:color="auto"/>
                <w:bottom w:val="none" w:sz="0" w:space="0" w:color="auto"/>
                <w:right w:val="none" w:sz="0" w:space="0" w:color="auto"/>
              </w:divBdr>
            </w:div>
            <w:div w:id="726801334">
              <w:marLeft w:val="0"/>
              <w:marRight w:val="0"/>
              <w:marTop w:val="0"/>
              <w:marBottom w:val="0"/>
              <w:divBdr>
                <w:top w:val="none" w:sz="0" w:space="0" w:color="auto"/>
                <w:left w:val="none" w:sz="0" w:space="0" w:color="auto"/>
                <w:bottom w:val="none" w:sz="0" w:space="0" w:color="auto"/>
                <w:right w:val="none" w:sz="0" w:space="0" w:color="auto"/>
              </w:divBdr>
            </w:div>
            <w:div w:id="822310197">
              <w:marLeft w:val="0"/>
              <w:marRight w:val="0"/>
              <w:marTop w:val="0"/>
              <w:marBottom w:val="0"/>
              <w:divBdr>
                <w:top w:val="none" w:sz="0" w:space="0" w:color="auto"/>
                <w:left w:val="none" w:sz="0" w:space="0" w:color="auto"/>
                <w:bottom w:val="none" w:sz="0" w:space="0" w:color="auto"/>
                <w:right w:val="none" w:sz="0" w:space="0" w:color="auto"/>
              </w:divBdr>
            </w:div>
            <w:div w:id="891504911">
              <w:marLeft w:val="0"/>
              <w:marRight w:val="0"/>
              <w:marTop w:val="0"/>
              <w:marBottom w:val="0"/>
              <w:divBdr>
                <w:top w:val="none" w:sz="0" w:space="0" w:color="auto"/>
                <w:left w:val="none" w:sz="0" w:space="0" w:color="auto"/>
                <w:bottom w:val="none" w:sz="0" w:space="0" w:color="auto"/>
                <w:right w:val="none" w:sz="0" w:space="0" w:color="auto"/>
              </w:divBdr>
            </w:div>
            <w:div w:id="1071537175">
              <w:marLeft w:val="0"/>
              <w:marRight w:val="0"/>
              <w:marTop w:val="0"/>
              <w:marBottom w:val="0"/>
              <w:divBdr>
                <w:top w:val="none" w:sz="0" w:space="0" w:color="auto"/>
                <w:left w:val="none" w:sz="0" w:space="0" w:color="auto"/>
                <w:bottom w:val="none" w:sz="0" w:space="0" w:color="auto"/>
                <w:right w:val="none" w:sz="0" w:space="0" w:color="auto"/>
              </w:divBdr>
            </w:div>
            <w:div w:id="1105687022">
              <w:marLeft w:val="0"/>
              <w:marRight w:val="0"/>
              <w:marTop w:val="0"/>
              <w:marBottom w:val="0"/>
              <w:divBdr>
                <w:top w:val="none" w:sz="0" w:space="0" w:color="auto"/>
                <w:left w:val="none" w:sz="0" w:space="0" w:color="auto"/>
                <w:bottom w:val="none" w:sz="0" w:space="0" w:color="auto"/>
                <w:right w:val="none" w:sz="0" w:space="0" w:color="auto"/>
              </w:divBdr>
            </w:div>
            <w:div w:id="1156070178">
              <w:marLeft w:val="0"/>
              <w:marRight w:val="0"/>
              <w:marTop w:val="0"/>
              <w:marBottom w:val="0"/>
              <w:divBdr>
                <w:top w:val="none" w:sz="0" w:space="0" w:color="auto"/>
                <w:left w:val="none" w:sz="0" w:space="0" w:color="auto"/>
                <w:bottom w:val="none" w:sz="0" w:space="0" w:color="auto"/>
                <w:right w:val="none" w:sz="0" w:space="0" w:color="auto"/>
              </w:divBdr>
            </w:div>
            <w:div w:id="1186167681">
              <w:marLeft w:val="0"/>
              <w:marRight w:val="0"/>
              <w:marTop w:val="0"/>
              <w:marBottom w:val="0"/>
              <w:divBdr>
                <w:top w:val="none" w:sz="0" w:space="0" w:color="auto"/>
                <w:left w:val="none" w:sz="0" w:space="0" w:color="auto"/>
                <w:bottom w:val="none" w:sz="0" w:space="0" w:color="auto"/>
                <w:right w:val="none" w:sz="0" w:space="0" w:color="auto"/>
              </w:divBdr>
            </w:div>
            <w:div w:id="1196693236">
              <w:marLeft w:val="0"/>
              <w:marRight w:val="0"/>
              <w:marTop w:val="0"/>
              <w:marBottom w:val="0"/>
              <w:divBdr>
                <w:top w:val="none" w:sz="0" w:space="0" w:color="auto"/>
                <w:left w:val="none" w:sz="0" w:space="0" w:color="auto"/>
                <w:bottom w:val="none" w:sz="0" w:space="0" w:color="auto"/>
                <w:right w:val="none" w:sz="0" w:space="0" w:color="auto"/>
              </w:divBdr>
            </w:div>
            <w:div w:id="1236210331">
              <w:marLeft w:val="0"/>
              <w:marRight w:val="0"/>
              <w:marTop w:val="0"/>
              <w:marBottom w:val="0"/>
              <w:divBdr>
                <w:top w:val="none" w:sz="0" w:space="0" w:color="auto"/>
                <w:left w:val="none" w:sz="0" w:space="0" w:color="auto"/>
                <w:bottom w:val="none" w:sz="0" w:space="0" w:color="auto"/>
                <w:right w:val="none" w:sz="0" w:space="0" w:color="auto"/>
              </w:divBdr>
            </w:div>
            <w:div w:id="1257789699">
              <w:marLeft w:val="0"/>
              <w:marRight w:val="0"/>
              <w:marTop w:val="0"/>
              <w:marBottom w:val="0"/>
              <w:divBdr>
                <w:top w:val="none" w:sz="0" w:space="0" w:color="auto"/>
                <w:left w:val="none" w:sz="0" w:space="0" w:color="auto"/>
                <w:bottom w:val="none" w:sz="0" w:space="0" w:color="auto"/>
                <w:right w:val="none" w:sz="0" w:space="0" w:color="auto"/>
              </w:divBdr>
            </w:div>
            <w:div w:id="1268538763">
              <w:marLeft w:val="0"/>
              <w:marRight w:val="0"/>
              <w:marTop w:val="0"/>
              <w:marBottom w:val="0"/>
              <w:divBdr>
                <w:top w:val="none" w:sz="0" w:space="0" w:color="auto"/>
                <w:left w:val="none" w:sz="0" w:space="0" w:color="auto"/>
                <w:bottom w:val="none" w:sz="0" w:space="0" w:color="auto"/>
                <w:right w:val="none" w:sz="0" w:space="0" w:color="auto"/>
              </w:divBdr>
            </w:div>
            <w:div w:id="1522550917">
              <w:marLeft w:val="0"/>
              <w:marRight w:val="0"/>
              <w:marTop w:val="0"/>
              <w:marBottom w:val="0"/>
              <w:divBdr>
                <w:top w:val="none" w:sz="0" w:space="0" w:color="auto"/>
                <w:left w:val="none" w:sz="0" w:space="0" w:color="auto"/>
                <w:bottom w:val="none" w:sz="0" w:space="0" w:color="auto"/>
                <w:right w:val="none" w:sz="0" w:space="0" w:color="auto"/>
              </w:divBdr>
            </w:div>
            <w:div w:id="1611548362">
              <w:marLeft w:val="0"/>
              <w:marRight w:val="0"/>
              <w:marTop w:val="0"/>
              <w:marBottom w:val="0"/>
              <w:divBdr>
                <w:top w:val="none" w:sz="0" w:space="0" w:color="auto"/>
                <w:left w:val="none" w:sz="0" w:space="0" w:color="auto"/>
                <w:bottom w:val="none" w:sz="0" w:space="0" w:color="auto"/>
                <w:right w:val="none" w:sz="0" w:space="0" w:color="auto"/>
              </w:divBdr>
            </w:div>
            <w:div w:id="1857503837">
              <w:marLeft w:val="0"/>
              <w:marRight w:val="0"/>
              <w:marTop w:val="0"/>
              <w:marBottom w:val="0"/>
              <w:divBdr>
                <w:top w:val="none" w:sz="0" w:space="0" w:color="auto"/>
                <w:left w:val="none" w:sz="0" w:space="0" w:color="auto"/>
                <w:bottom w:val="none" w:sz="0" w:space="0" w:color="auto"/>
                <w:right w:val="none" w:sz="0" w:space="0" w:color="auto"/>
              </w:divBdr>
            </w:div>
            <w:div w:id="1897349860">
              <w:marLeft w:val="0"/>
              <w:marRight w:val="0"/>
              <w:marTop w:val="0"/>
              <w:marBottom w:val="0"/>
              <w:divBdr>
                <w:top w:val="none" w:sz="0" w:space="0" w:color="auto"/>
                <w:left w:val="none" w:sz="0" w:space="0" w:color="auto"/>
                <w:bottom w:val="none" w:sz="0" w:space="0" w:color="auto"/>
                <w:right w:val="none" w:sz="0" w:space="0" w:color="auto"/>
              </w:divBdr>
            </w:div>
            <w:div w:id="1923375269">
              <w:marLeft w:val="0"/>
              <w:marRight w:val="0"/>
              <w:marTop w:val="0"/>
              <w:marBottom w:val="0"/>
              <w:divBdr>
                <w:top w:val="none" w:sz="0" w:space="0" w:color="auto"/>
                <w:left w:val="none" w:sz="0" w:space="0" w:color="auto"/>
                <w:bottom w:val="none" w:sz="0" w:space="0" w:color="auto"/>
                <w:right w:val="none" w:sz="0" w:space="0" w:color="auto"/>
              </w:divBdr>
            </w:div>
            <w:div w:id="1965185672">
              <w:marLeft w:val="0"/>
              <w:marRight w:val="0"/>
              <w:marTop w:val="0"/>
              <w:marBottom w:val="0"/>
              <w:divBdr>
                <w:top w:val="none" w:sz="0" w:space="0" w:color="auto"/>
                <w:left w:val="none" w:sz="0" w:space="0" w:color="auto"/>
                <w:bottom w:val="none" w:sz="0" w:space="0" w:color="auto"/>
                <w:right w:val="none" w:sz="0" w:space="0" w:color="auto"/>
              </w:divBdr>
            </w:div>
            <w:div w:id="1994328534">
              <w:marLeft w:val="0"/>
              <w:marRight w:val="0"/>
              <w:marTop w:val="0"/>
              <w:marBottom w:val="0"/>
              <w:divBdr>
                <w:top w:val="none" w:sz="0" w:space="0" w:color="auto"/>
                <w:left w:val="none" w:sz="0" w:space="0" w:color="auto"/>
                <w:bottom w:val="none" w:sz="0" w:space="0" w:color="auto"/>
                <w:right w:val="none" w:sz="0" w:space="0" w:color="auto"/>
              </w:divBdr>
            </w:div>
            <w:div w:id="2028485111">
              <w:marLeft w:val="0"/>
              <w:marRight w:val="0"/>
              <w:marTop w:val="0"/>
              <w:marBottom w:val="0"/>
              <w:divBdr>
                <w:top w:val="none" w:sz="0" w:space="0" w:color="auto"/>
                <w:left w:val="none" w:sz="0" w:space="0" w:color="auto"/>
                <w:bottom w:val="none" w:sz="0" w:space="0" w:color="auto"/>
                <w:right w:val="none" w:sz="0" w:space="0" w:color="auto"/>
              </w:divBdr>
            </w:div>
            <w:div w:id="205888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1619">
      <w:bodyDiv w:val="1"/>
      <w:marLeft w:val="0"/>
      <w:marRight w:val="0"/>
      <w:marTop w:val="0"/>
      <w:marBottom w:val="0"/>
      <w:divBdr>
        <w:top w:val="none" w:sz="0" w:space="0" w:color="auto"/>
        <w:left w:val="none" w:sz="0" w:space="0" w:color="auto"/>
        <w:bottom w:val="none" w:sz="0" w:space="0" w:color="auto"/>
        <w:right w:val="none" w:sz="0" w:space="0" w:color="auto"/>
      </w:divBdr>
      <w:divsChild>
        <w:div w:id="1099906453">
          <w:marLeft w:val="0"/>
          <w:marRight w:val="0"/>
          <w:marTop w:val="0"/>
          <w:marBottom w:val="0"/>
          <w:divBdr>
            <w:top w:val="none" w:sz="0" w:space="0" w:color="auto"/>
            <w:left w:val="none" w:sz="0" w:space="0" w:color="auto"/>
            <w:bottom w:val="none" w:sz="0" w:space="0" w:color="auto"/>
            <w:right w:val="none" w:sz="0" w:space="0" w:color="auto"/>
          </w:divBdr>
          <w:divsChild>
            <w:div w:id="65081560">
              <w:marLeft w:val="0"/>
              <w:marRight w:val="0"/>
              <w:marTop w:val="0"/>
              <w:marBottom w:val="0"/>
              <w:divBdr>
                <w:top w:val="none" w:sz="0" w:space="0" w:color="auto"/>
                <w:left w:val="none" w:sz="0" w:space="0" w:color="auto"/>
                <w:bottom w:val="none" w:sz="0" w:space="0" w:color="auto"/>
                <w:right w:val="none" w:sz="0" w:space="0" w:color="auto"/>
              </w:divBdr>
            </w:div>
            <w:div w:id="170487062">
              <w:marLeft w:val="0"/>
              <w:marRight w:val="0"/>
              <w:marTop w:val="0"/>
              <w:marBottom w:val="0"/>
              <w:divBdr>
                <w:top w:val="none" w:sz="0" w:space="0" w:color="auto"/>
                <w:left w:val="none" w:sz="0" w:space="0" w:color="auto"/>
                <w:bottom w:val="none" w:sz="0" w:space="0" w:color="auto"/>
                <w:right w:val="none" w:sz="0" w:space="0" w:color="auto"/>
              </w:divBdr>
            </w:div>
            <w:div w:id="182860399">
              <w:marLeft w:val="0"/>
              <w:marRight w:val="0"/>
              <w:marTop w:val="0"/>
              <w:marBottom w:val="0"/>
              <w:divBdr>
                <w:top w:val="none" w:sz="0" w:space="0" w:color="auto"/>
                <w:left w:val="none" w:sz="0" w:space="0" w:color="auto"/>
                <w:bottom w:val="none" w:sz="0" w:space="0" w:color="auto"/>
                <w:right w:val="none" w:sz="0" w:space="0" w:color="auto"/>
              </w:divBdr>
            </w:div>
            <w:div w:id="183053105">
              <w:marLeft w:val="0"/>
              <w:marRight w:val="0"/>
              <w:marTop w:val="0"/>
              <w:marBottom w:val="0"/>
              <w:divBdr>
                <w:top w:val="none" w:sz="0" w:space="0" w:color="auto"/>
                <w:left w:val="none" w:sz="0" w:space="0" w:color="auto"/>
                <w:bottom w:val="none" w:sz="0" w:space="0" w:color="auto"/>
                <w:right w:val="none" w:sz="0" w:space="0" w:color="auto"/>
              </w:divBdr>
            </w:div>
            <w:div w:id="221258012">
              <w:marLeft w:val="0"/>
              <w:marRight w:val="0"/>
              <w:marTop w:val="0"/>
              <w:marBottom w:val="0"/>
              <w:divBdr>
                <w:top w:val="none" w:sz="0" w:space="0" w:color="auto"/>
                <w:left w:val="none" w:sz="0" w:space="0" w:color="auto"/>
                <w:bottom w:val="none" w:sz="0" w:space="0" w:color="auto"/>
                <w:right w:val="none" w:sz="0" w:space="0" w:color="auto"/>
              </w:divBdr>
            </w:div>
            <w:div w:id="407924881">
              <w:marLeft w:val="0"/>
              <w:marRight w:val="0"/>
              <w:marTop w:val="0"/>
              <w:marBottom w:val="0"/>
              <w:divBdr>
                <w:top w:val="none" w:sz="0" w:space="0" w:color="auto"/>
                <w:left w:val="none" w:sz="0" w:space="0" w:color="auto"/>
                <w:bottom w:val="none" w:sz="0" w:space="0" w:color="auto"/>
                <w:right w:val="none" w:sz="0" w:space="0" w:color="auto"/>
              </w:divBdr>
            </w:div>
            <w:div w:id="451902997">
              <w:marLeft w:val="0"/>
              <w:marRight w:val="0"/>
              <w:marTop w:val="0"/>
              <w:marBottom w:val="0"/>
              <w:divBdr>
                <w:top w:val="none" w:sz="0" w:space="0" w:color="auto"/>
                <w:left w:val="none" w:sz="0" w:space="0" w:color="auto"/>
                <w:bottom w:val="none" w:sz="0" w:space="0" w:color="auto"/>
                <w:right w:val="none" w:sz="0" w:space="0" w:color="auto"/>
              </w:divBdr>
            </w:div>
            <w:div w:id="460080494">
              <w:marLeft w:val="0"/>
              <w:marRight w:val="0"/>
              <w:marTop w:val="0"/>
              <w:marBottom w:val="0"/>
              <w:divBdr>
                <w:top w:val="none" w:sz="0" w:space="0" w:color="auto"/>
                <w:left w:val="none" w:sz="0" w:space="0" w:color="auto"/>
                <w:bottom w:val="none" w:sz="0" w:space="0" w:color="auto"/>
                <w:right w:val="none" w:sz="0" w:space="0" w:color="auto"/>
              </w:divBdr>
            </w:div>
            <w:div w:id="466970642">
              <w:marLeft w:val="0"/>
              <w:marRight w:val="0"/>
              <w:marTop w:val="0"/>
              <w:marBottom w:val="0"/>
              <w:divBdr>
                <w:top w:val="none" w:sz="0" w:space="0" w:color="auto"/>
                <w:left w:val="none" w:sz="0" w:space="0" w:color="auto"/>
                <w:bottom w:val="none" w:sz="0" w:space="0" w:color="auto"/>
                <w:right w:val="none" w:sz="0" w:space="0" w:color="auto"/>
              </w:divBdr>
            </w:div>
            <w:div w:id="468327046">
              <w:marLeft w:val="0"/>
              <w:marRight w:val="0"/>
              <w:marTop w:val="0"/>
              <w:marBottom w:val="0"/>
              <w:divBdr>
                <w:top w:val="none" w:sz="0" w:space="0" w:color="auto"/>
                <w:left w:val="none" w:sz="0" w:space="0" w:color="auto"/>
                <w:bottom w:val="none" w:sz="0" w:space="0" w:color="auto"/>
                <w:right w:val="none" w:sz="0" w:space="0" w:color="auto"/>
              </w:divBdr>
            </w:div>
            <w:div w:id="510753501">
              <w:marLeft w:val="0"/>
              <w:marRight w:val="0"/>
              <w:marTop w:val="0"/>
              <w:marBottom w:val="0"/>
              <w:divBdr>
                <w:top w:val="none" w:sz="0" w:space="0" w:color="auto"/>
                <w:left w:val="none" w:sz="0" w:space="0" w:color="auto"/>
                <w:bottom w:val="none" w:sz="0" w:space="0" w:color="auto"/>
                <w:right w:val="none" w:sz="0" w:space="0" w:color="auto"/>
              </w:divBdr>
            </w:div>
            <w:div w:id="522280755">
              <w:marLeft w:val="0"/>
              <w:marRight w:val="0"/>
              <w:marTop w:val="0"/>
              <w:marBottom w:val="0"/>
              <w:divBdr>
                <w:top w:val="none" w:sz="0" w:space="0" w:color="auto"/>
                <w:left w:val="none" w:sz="0" w:space="0" w:color="auto"/>
                <w:bottom w:val="none" w:sz="0" w:space="0" w:color="auto"/>
                <w:right w:val="none" w:sz="0" w:space="0" w:color="auto"/>
              </w:divBdr>
            </w:div>
            <w:div w:id="568001348">
              <w:marLeft w:val="0"/>
              <w:marRight w:val="0"/>
              <w:marTop w:val="0"/>
              <w:marBottom w:val="0"/>
              <w:divBdr>
                <w:top w:val="none" w:sz="0" w:space="0" w:color="auto"/>
                <w:left w:val="none" w:sz="0" w:space="0" w:color="auto"/>
                <w:bottom w:val="none" w:sz="0" w:space="0" w:color="auto"/>
                <w:right w:val="none" w:sz="0" w:space="0" w:color="auto"/>
              </w:divBdr>
            </w:div>
            <w:div w:id="750542810">
              <w:marLeft w:val="0"/>
              <w:marRight w:val="0"/>
              <w:marTop w:val="0"/>
              <w:marBottom w:val="0"/>
              <w:divBdr>
                <w:top w:val="none" w:sz="0" w:space="0" w:color="auto"/>
                <w:left w:val="none" w:sz="0" w:space="0" w:color="auto"/>
                <w:bottom w:val="none" w:sz="0" w:space="0" w:color="auto"/>
                <w:right w:val="none" w:sz="0" w:space="0" w:color="auto"/>
              </w:divBdr>
            </w:div>
            <w:div w:id="938835343">
              <w:marLeft w:val="0"/>
              <w:marRight w:val="0"/>
              <w:marTop w:val="0"/>
              <w:marBottom w:val="0"/>
              <w:divBdr>
                <w:top w:val="none" w:sz="0" w:space="0" w:color="auto"/>
                <w:left w:val="none" w:sz="0" w:space="0" w:color="auto"/>
                <w:bottom w:val="none" w:sz="0" w:space="0" w:color="auto"/>
                <w:right w:val="none" w:sz="0" w:space="0" w:color="auto"/>
              </w:divBdr>
            </w:div>
            <w:div w:id="989556807">
              <w:marLeft w:val="0"/>
              <w:marRight w:val="0"/>
              <w:marTop w:val="0"/>
              <w:marBottom w:val="0"/>
              <w:divBdr>
                <w:top w:val="none" w:sz="0" w:space="0" w:color="auto"/>
                <w:left w:val="none" w:sz="0" w:space="0" w:color="auto"/>
                <w:bottom w:val="none" w:sz="0" w:space="0" w:color="auto"/>
                <w:right w:val="none" w:sz="0" w:space="0" w:color="auto"/>
              </w:divBdr>
            </w:div>
            <w:div w:id="1072266640">
              <w:marLeft w:val="0"/>
              <w:marRight w:val="0"/>
              <w:marTop w:val="0"/>
              <w:marBottom w:val="0"/>
              <w:divBdr>
                <w:top w:val="none" w:sz="0" w:space="0" w:color="auto"/>
                <w:left w:val="none" w:sz="0" w:space="0" w:color="auto"/>
                <w:bottom w:val="none" w:sz="0" w:space="0" w:color="auto"/>
                <w:right w:val="none" w:sz="0" w:space="0" w:color="auto"/>
              </w:divBdr>
            </w:div>
            <w:div w:id="1381704743">
              <w:marLeft w:val="0"/>
              <w:marRight w:val="0"/>
              <w:marTop w:val="0"/>
              <w:marBottom w:val="0"/>
              <w:divBdr>
                <w:top w:val="none" w:sz="0" w:space="0" w:color="auto"/>
                <w:left w:val="none" w:sz="0" w:space="0" w:color="auto"/>
                <w:bottom w:val="none" w:sz="0" w:space="0" w:color="auto"/>
                <w:right w:val="none" w:sz="0" w:space="0" w:color="auto"/>
              </w:divBdr>
            </w:div>
            <w:div w:id="1441146763">
              <w:marLeft w:val="0"/>
              <w:marRight w:val="0"/>
              <w:marTop w:val="0"/>
              <w:marBottom w:val="0"/>
              <w:divBdr>
                <w:top w:val="none" w:sz="0" w:space="0" w:color="auto"/>
                <w:left w:val="none" w:sz="0" w:space="0" w:color="auto"/>
                <w:bottom w:val="none" w:sz="0" w:space="0" w:color="auto"/>
                <w:right w:val="none" w:sz="0" w:space="0" w:color="auto"/>
              </w:divBdr>
            </w:div>
            <w:div w:id="1468744091">
              <w:marLeft w:val="0"/>
              <w:marRight w:val="0"/>
              <w:marTop w:val="0"/>
              <w:marBottom w:val="0"/>
              <w:divBdr>
                <w:top w:val="none" w:sz="0" w:space="0" w:color="auto"/>
                <w:left w:val="none" w:sz="0" w:space="0" w:color="auto"/>
                <w:bottom w:val="none" w:sz="0" w:space="0" w:color="auto"/>
                <w:right w:val="none" w:sz="0" w:space="0" w:color="auto"/>
              </w:divBdr>
            </w:div>
            <w:div w:id="1515529969">
              <w:marLeft w:val="0"/>
              <w:marRight w:val="0"/>
              <w:marTop w:val="0"/>
              <w:marBottom w:val="0"/>
              <w:divBdr>
                <w:top w:val="none" w:sz="0" w:space="0" w:color="auto"/>
                <w:left w:val="none" w:sz="0" w:space="0" w:color="auto"/>
                <w:bottom w:val="none" w:sz="0" w:space="0" w:color="auto"/>
                <w:right w:val="none" w:sz="0" w:space="0" w:color="auto"/>
              </w:divBdr>
            </w:div>
            <w:div w:id="1647976947">
              <w:marLeft w:val="0"/>
              <w:marRight w:val="0"/>
              <w:marTop w:val="0"/>
              <w:marBottom w:val="0"/>
              <w:divBdr>
                <w:top w:val="none" w:sz="0" w:space="0" w:color="auto"/>
                <w:left w:val="none" w:sz="0" w:space="0" w:color="auto"/>
                <w:bottom w:val="none" w:sz="0" w:space="0" w:color="auto"/>
                <w:right w:val="none" w:sz="0" w:space="0" w:color="auto"/>
              </w:divBdr>
            </w:div>
            <w:div w:id="1764261294">
              <w:marLeft w:val="0"/>
              <w:marRight w:val="0"/>
              <w:marTop w:val="0"/>
              <w:marBottom w:val="0"/>
              <w:divBdr>
                <w:top w:val="none" w:sz="0" w:space="0" w:color="auto"/>
                <w:left w:val="none" w:sz="0" w:space="0" w:color="auto"/>
                <w:bottom w:val="none" w:sz="0" w:space="0" w:color="auto"/>
                <w:right w:val="none" w:sz="0" w:space="0" w:color="auto"/>
              </w:divBdr>
            </w:div>
            <w:div w:id="1885210037">
              <w:marLeft w:val="0"/>
              <w:marRight w:val="0"/>
              <w:marTop w:val="0"/>
              <w:marBottom w:val="0"/>
              <w:divBdr>
                <w:top w:val="none" w:sz="0" w:space="0" w:color="auto"/>
                <w:left w:val="none" w:sz="0" w:space="0" w:color="auto"/>
                <w:bottom w:val="none" w:sz="0" w:space="0" w:color="auto"/>
                <w:right w:val="none" w:sz="0" w:space="0" w:color="auto"/>
              </w:divBdr>
            </w:div>
            <w:div w:id="197698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06985">
      <w:bodyDiv w:val="1"/>
      <w:marLeft w:val="0"/>
      <w:marRight w:val="0"/>
      <w:marTop w:val="0"/>
      <w:marBottom w:val="0"/>
      <w:divBdr>
        <w:top w:val="none" w:sz="0" w:space="0" w:color="auto"/>
        <w:left w:val="none" w:sz="0" w:space="0" w:color="auto"/>
        <w:bottom w:val="none" w:sz="0" w:space="0" w:color="auto"/>
        <w:right w:val="none" w:sz="0" w:space="0" w:color="auto"/>
      </w:divBdr>
      <w:divsChild>
        <w:div w:id="794250343">
          <w:marLeft w:val="0"/>
          <w:marRight w:val="0"/>
          <w:marTop w:val="0"/>
          <w:marBottom w:val="0"/>
          <w:divBdr>
            <w:top w:val="none" w:sz="0" w:space="0" w:color="auto"/>
            <w:left w:val="none" w:sz="0" w:space="0" w:color="auto"/>
            <w:bottom w:val="none" w:sz="0" w:space="0" w:color="auto"/>
            <w:right w:val="none" w:sz="0" w:space="0" w:color="auto"/>
          </w:divBdr>
          <w:divsChild>
            <w:div w:id="7412394">
              <w:marLeft w:val="0"/>
              <w:marRight w:val="0"/>
              <w:marTop w:val="0"/>
              <w:marBottom w:val="0"/>
              <w:divBdr>
                <w:top w:val="none" w:sz="0" w:space="0" w:color="auto"/>
                <w:left w:val="none" w:sz="0" w:space="0" w:color="auto"/>
                <w:bottom w:val="none" w:sz="0" w:space="0" w:color="auto"/>
                <w:right w:val="none" w:sz="0" w:space="0" w:color="auto"/>
              </w:divBdr>
            </w:div>
            <w:div w:id="46344024">
              <w:marLeft w:val="0"/>
              <w:marRight w:val="0"/>
              <w:marTop w:val="0"/>
              <w:marBottom w:val="0"/>
              <w:divBdr>
                <w:top w:val="none" w:sz="0" w:space="0" w:color="auto"/>
                <w:left w:val="none" w:sz="0" w:space="0" w:color="auto"/>
                <w:bottom w:val="none" w:sz="0" w:space="0" w:color="auto"/>
                <w:right w:val="none" w:sz="0" w:space="0" w:color="auto"/>
              </w:divBdr>
            </w:div>
            <w:div w:id="132217314">
              <w:marLeft w:val="0"/>
              <w:marRight w:val="0"/>
              <w:marTop w:val="0"/>
              <w:marBottom w:val="0"/>
              <w:divBdr>
                <w:top w:val="none" w:sz="0" w:space="0" w:color="auto"/>
                <w:left w:val="none" w:sz="0" w:space="0" w:color="auto"/>
                <w:bottom w:val="none" w:sz="0" w:space="0" w:color="auto"/>
                <w:right w:val="none" w:sz="0" w:space="0" w:color="auto"/>
              </w:divBdr>
            </w:div>
            <w:div w:id="197862218">
              <w:marLeft w:val="0"/>
              <w:marRight w:val="0"/>
              <w:marTop w:val="0"/>
              <w:marBottom w:val="0"/>
              <w:divBdr>
                <w:top w:val="none" w:sz="0" w:space="0" w:color="auto"/>
                <w:left w:val="none" w:sz="0" w:space="0" w:color="auto"/>
                <w:bottom w:val="none" w:sz="0" w:space="0" w:color="auto"/>
                <w:right w:val="none" w:sz="0" w:space="0" w:color="auto"/>
              </w:divBdr>
            </w:div>
            <w:div w:id="392705874">
              <w:marLeft w:val="0"/>
              <w:marRight w:val="0"/>
              <w:marTop w:val="0"/>
              <w:marBottom w:val="0"/>
              <w:divBdr>
                <w:top w:val="none" w:sz="0" w:space="0" w:color="auto"/>
                <w:left w:val="none" w:sz="0" w:space="0" w:color="auto"/>
                <w:bottom w:val="none" w:sz="0" w:space="0" w:color="auto"/>
                <w:right w:val="none" w:sz="0" w:space="0" w:color="auto"/>
              </w:divBdr>
            </w:div>
            <w:div w:id="560337104">
              <w:marLeft w:val="0"/>
              <w:marRight w:val="0"/>
              <w:marTop w:val="0"/>
              <w:marBottom w:val="0"/>
              <w:divBdr>
                <w:top w:val="none" w:sz="0" w:space="0" w:color="auto"/>
                <w:left w:val="none" w:sz="0" w:space="0" w:color="auto"/>
                <w:bottom w:val="none" w:sz="0" w:space="0" w:color="auto"/>
                <w:right w:val="none" w:sz="0" w:space="0" w:color="auto"/>
              </w:divBdr>
            </w:div>
            <w:div w:id="634137983">
              <w:marLeft w:val="0"/>
              <w:marRight w:val="0"/>
              <w:marTop w:val="0"/>
              <w:marBottom w:val="0"/>
              <w:divBdr>
                <w:top w:val="none" w:sz="0" w:space="0" w:color="auto"/>
                <w:left w:val="none" w:sz="0" w:space="0" w:color="auto"/>
                <w:bottom w:val="none" w:sz="0" w:space="0" w:color="auto"/>
                <w:right w:val="none" w:sz="0" w:space="0" w:color="auto"/>
              </w:divBdr>
            </w:div>
            <w:div w:id="646475408">
              <w:marLeft w:val="0"/>
              <w:marRight w:val="0"/>
              <w:marTop w:val="0"/>
              <w:marBottom w:val="0"/>
              <w:divBdr>
                <w:top w:val="none" w:sz="0" w:space="0" w:color="auto"/>
                <w:left w:val="none" w:sz="0" w:space="0" w:color="auto"/>
                <w:bottom w:val="none" w:sz="0" w:space="0" w:color="auto"/>
                <w:right w:val="none" w:sz="0" w:space="0" w:color="auto"/>
              </w:divBdr>
            </w:div>
            <w:div w:id="773594992">
              <w:marLeft w:val="0"/>
              <w:marRight w:val="0"/>
              <w:marTop w:val="0"/>
              <w:marBottom w:val="0"/>
              <w:divBdr>
                <w:top w:val="none" w:sz="0" w:space="0" w:color="auto"/>
                <w:left w:val="none" w:sz="0" w:space="0" w:color="auto"/>
                <w:bottom w:val="none" w:sz="0" w:space="0" w:color="auto"/>
                <w:right w:val="none" w:sz="0" w:space="0" w:color="auto"/>
              </w:divBdr>
            </w:div>
            <w:div w:id="773938375">
              <w:marLeft w:val="0"/>
              <w:marRight w:val="0"/>
              <w:marTop w:val="0"/>
              <w:marBottom w:val="0"/>
              <w:divBdr>
                <w:top w:val="none" w:sz="0" w:space="0" w:color="auto"/>
                <w:left w:val="none" w:sz="0" w:space="0" w:color="auto"/>
                <w:bottom w:val="none" w:sz="0" w:space="0" w:color="auto"/>
                <w:right w:val="none" w:sz="0" w:space="0" w:color="auto"/>
              </w:divBdr>
            </w:div>
            <w:div w:id="781070709">
              <w:marLeft w:val="0"/>
              <w:marRight w:val="0"/>
              <w:marTop w:val="0"/>
              <w:marBottom w:val="0"/>
              <w:divBdr>
                <w:top w:val="none" w:sz="0" w:space="0" w:color="auto"/>
                <w:left w:val="none" w:sz="0" w:space="0" w:color="auto"/>
                <w:bottom w:val="none" w:sz="0" w:space="0" w:color="auto"/>
                <w:right w:val="none" w:sz="0" w:space="0" w:color="auto"/>
              </w:divBdr>
            </w:div>
            <w:div w:id="813183625">
              <w:marLeft w:val="0"/>
              <w:marRight w:val="0"/>
              <w:marTop w:val="0"/>
              <w:marBottom w:val="0"/>
              <w:divBdr>
                <w:top w:val="none" w:sz="0" w:space="0" w:color="auto"/>
                <w:left w:val="none" w:sz="0" w:space="0" w:color="auto"/>
                <w:bottom w:val="none" w:sz="0" w:space="0" w:color="auto"/>
                <w:right w:val="none" w:sz="0" w:space="0" w:color="auto"/>
              </w:divBdr>
            </w:div>
            <w:div w:id="844900234">
              <w:marLeft w:val="0"/>
              <w:marRight w:val="0"/>
              <w:marTop w:val="0"/>
              <w:marBottom w:val="0"/>
              <w:divBdr>
                <w:top w:val="none" w:sz="0" w:space="0" w:color="auto"/>
                <w:left w:val="none" w:sz="0" w:space="0" w:color="auto"/>
                <w:bottom w:val="none" w:sz="0" w:space="0" w:color="auto"/>
                <w:right w:val="none" w:sz="0" w:space="0" w:color="auto"/>
              </w:divBdr>
            </w:div>
            <w:div w:id="1111440927">
              <w:marLeft w:val="0"/>
              <w:marRight w:val="0"/>
              <w:marTop w:val="0"/>
              <w:marBottom w:val="0"/>
              <w:divBdr>
                <w:top w:val="none" w:sz="0" w:space="0" w:color="auto"/>
                <w:left w:val="none" w:sz="0" w:space="0" w:color="auto"/>
                <w:bottom w:val="none" w:sz="0" w:space="0" w:color="auto"/>
                <w:right w:val="none" w:sz="0" w:space="0" w:color="auto"/>
              </w:divBdr>
            </w:div>
            <w:div w:id="1118641439">
              <w:marLeft w:val="0"/>
              <w:marRight w:val="0"/>
              <w:marTop w:val="0"/>
              <w:marBottom w:val="0"/>
              <w:divBdr>
                <w:top w:val="none" w:sz="0" w:space="0" w:color="auto"/>
                <w:left w:val="none" w:sz="0" w:space="0" w:color="auto"/>
                <w:bottom w:val="none" w:sz="0" w:space="0" w:color="auto"/>
                <w:right w:val="none" w:sz="0" w:space="0" w:color="auto"/>
              </w:divBdr>
            </w:div>
            <w:div w:id="1268464401">
              <w:marLeft w:val="0"/>
              <w:marRight w:val="0"/>
              <w:marTop w:val="0"/>
              <w:marBottom w:val="0"/>
              <w:divBdr>
                <w:top w:val="none" w:sz="0" w:space="0" w:color="auto"/>
                <w:left w:val="none" w:sz="0" w:space="0" w:color="auto"/>
                <w:bottom w:val="none" w:sz="0" w:space="0" w:color="auto"/>
                <w:right w:val="none" w:sz="0" w:space="0" w:color="auto"/>
              </w:divBdr>
            </w:div>
            <w:div w:id="1279795700">
              <w:marLeft w:val="0"/>
              <w:marRight w:val="0"/>
              <w:marTop w:val="0"/>
              <w:marBottom w:val="0"/>
              <w:divBdr>
                <w:top w:val="none" w:sz="0" w:space="0" w:color="auto"/>
                <w:left w:val="none" w:sz="0" w:space="0" w:color="auto"/>
                <w:bottom w:val="none" w:sz="0" w:space="0" w:color="auto"/>
                <w:right w:val="none" w:sz="0" w:space="0" w:color="auto"/>
              </w:divBdr>
            </w:div>
            <w:div w:id="1304771816">
              <w:marLeft w:val="0"/>
              <w:marRight w:val="0"/>
              <w:marTop w:val="0"/>
              <w:marBottom w:val="0"/>
              <w:divBdr>
                <w:top w:val="none" w:sz="0" w:space="0" w:color="auto"/>
                <w:left w:val="none" w:sz="0" w:space="0" w:color="auto"/>
                <w:bottom w:val="none" w:sz="0" w:space="0" w:color="auto"/>
                <w:right w:val="none" w:sz="0" w:space="0" w:color="auto"/>
              </w:divBdr>
            </w:div>
            <w:div w:id="1473475900">
              <w:marLeft w:val="0"/>
              <w:marRight w:val="0"/>
              <w:marTop w:val="0"/>
              <w:marBottom w:val="0"/>
              <w:divBdr>
                <w:top w:val="none" w:sz="0" w:space="0" w:color="auto"/>
                <w:left w:val="none" w:sz="0" w:space="0" w:color="auto"/>
                <w:bottom w:val="none" w:sz="0" w:space="0" w:color="auto"/>
                <w:right w:val="none" w:sz="0" w:space="0" w:color="auto"/>
              </w:divBdr>
            </w:div>
            <w:div w:id="1650598006">
              <w:marLeft w:val="0"/>
              <w:marRight w:val="0"/>
              <w:marTop w:val="0"/>
              <w:marBottom w:val="0"/>
              <w:divBdr>
                <w:top w:val="none" w:sz="0" w:space="0" w:color="auto"/>
                <w:left w:val="none" w:sz="0" w:space="0" w:color="auto"/>
                <w:bottom w:val="none" w:sz="0" w:space="0" w:color="auto"/>
                <w:right w:val="none" w:sz="0" w:space="0" w:color="auto"/>
              </w:divBdr>
            </w:div>
            <w:div w:id="1666009956">
              <w:marLeft w:val="0"/>
              <w:marRight w:val="0"/>
              <w:marTop w:val="0"/>
              <w:marBottom w:val="0"/>
              <w:divBdr>
                <w:top w:val="none" w:sz="0" w:space="0" w:color="auto"/>
                <w:left w:val="none" w:sz="0" w:space="0" w:color="auto"/>
                <w:bottom w:val="none" w:sz="0" w:space="0" w:color="auto"/>
                <w:right w:val="none" w:sz="0" w:space="0" w:color="auto"/>
              </w:divBdr>
            </w:div>
            <w:div w:id="1686639859">
              <w:marLeft w:val="0"/>
              <w:marRight w:val="0"/>
              <w:marTop w:val="0"/>
              <w:marBottom w:val="0"/>
              <w:divBdr>
                <w:top w:val="none" w:sz="0" w:space="0" w:color="auto"/>
                <w:left w:val="none" w:sz="0" w:space="0" w:color="auto"/>
                <w:bottom w:val="none" w:sz="0" w:space="0" w:color="auto"/>
                <w:right w:val="none" w:sz="0" w:space="0" w:color="auto"/>
              </w:divBdr>
            </w:div>
            <w:div w:id="1703435778">
              <w:marLeft w:val="0"/>
              <w:marRight w:val="0"/>
              <w:marTop w:val="0"/>
              <w:marBottom w:val="0"/>
              <w:divBdr>
                <w:top w:val="none" w:sz="0" w:space="0" w:color="auto"/>
                <w:left w:val="none" w:sz="0" w:space="0" w:color="auto"/>
                <w:bottom w:val="none" w:sz="0" w:space="0" w:color="auto"/>
                <w:right w:val="none" w:sz="0" w:space="0" w:color="auto"/>
              </w:divBdr>
            </w:div>
            <w:div w:id="1712265215">
              <w:marLeft w:val="0"/>
              <w:marRight w:val="0"/>
              <w:marTop w:val="0"/>
              <w:marBottom w:val="0"/>
              <w:divBdr>
                <w:top w:val="none" w:sz="0" w:space="0" w:color="auto"/>
                <w:left w:val="none" w:sz="0" w:space="0" w:color="auto"/>
                <w:bottom w:val="none" w:sz="0" w:space="0" w:color="auto"/>
                <w:right w:val="none" w:sz="0" w:space="0" w:color="auto"/>
              </w:divBdr>
            </w:div>
            <w:div w:id="1771772927">
              <w:marLeft w:val="0"/>
              <w:marRight w:val="0"/>
              <w:marTop w:val="0"/>
              <w:marBottom w:val="0"/>
              <w:divBdr>
                <w:top w:val="none" w:sz="0" w:space="0" w:color="auto"/>
                <w:left w:val="none" w:sz="0" w:space="0" w:color="auto"/>
                <w:bottom w:val="none" w:sz="0" w:space="0" w:color="auto"/>
                <w:right w:val="none" w:sz="0" w:space="0" w:color="auto"/>
              </w:divBdr>
            </w:div>
            <w:div w:id="1829665196">
              <w:marLeft w:val="0"/>
              <w:marRight w:val="0"/>
              <w:marTop w:val="0"/>
              <w:marBottom w:val="0"/>
              <w:divBdr>
                <w:top w:val="none" w:sz="0" w:space="0" w:color="auto"/>
                <w:left w:val="none" w:sz="0" w:space="0" w:color="auto"/>
                <w:bottom w:val="none" w:sz="0" w:space="0" w:color="auto"/>
                <w:right w:val="none" w:sz="0" w:space="0" w:color="auto"/>
              </w:divBdr>
            </w:div>
            <w:div w:id="1864778898">
              <w:marLeft w:val="0"/>
              <w:marRight w:val="0"/>
              <w:marTop w:val="0"/>
              <w:marBottom w:val="0"/>
              <w:divBdr>
                <w:top w:val="none" w:sz="0" w:space="0" w:color="auto"/>
                <w:left w:val="none" w:sz="0" w:space="0" w:color="auto"/>
                <w:bottom w:val="none" w:sz="0" w:space="0" w:color="auto"/>
                <w:right w:val="none" w:sz="0" w:space="0" w:color="auto"/>
              </w:divBdr>
            </w:div>
            <w:div w:id="1868593542">
              <w:marLeft w:val="0"/>
              <w:marRight w:val="0"/>
              <w:marTop w:val="0"/>
              <w:marBottom w:val="0"/>
              <w:divBdr>
                <w:top w:val="none" w:sz="0" w:space="0" w:color="auto"/>
                <w:left w:val="none" w:sz="0" w:space="0" w:color="auto"/>
                <w:bottom w:val="none" w:sz="0" w:space="0" w:color="auto"/>
                <w:right w:val="none" w:sz="0" w:space="0" w:color="auto"/>
              </w:divBdr>
            </w:div>
            <w:div w:id="21040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23641">
      <w:bodyDiv w:val="1"/>
      <w:marLeft w:val="0"/>
      <w:marRight w:val="0"/>
      <w:marTop w:val="0"/>
      <w:marBottom w:val="0"/>
      <w:divBdr>
        <w:top w:val="none" w:sz="0" w:space="0" w:color="auto"/>
        <w:left w:val="none" w:sz="0" w:space="0" w:color="auto"/>
        <w:bottom w:val="none" w:sz="0" w:space="0" w:color="auto"/>
        <w:right w:val="none" w:sz="0" w:space="0" w:color="auto"/>
      </w:divBdr>
      <w:divsChild>
        <w:div w:id="1827476706">
          <w:marLeft w:val="0"/>
          <w:marRight w:val="0"/>
          <w:marTop w:val="0"/>
          <w:marBottom w:val="0"/>
          <w:divBdr>
            <w:top w:val="none" w:sz="0" w:space="0" w:color="auto"/>
            <w:left w:val="none" w:sz="0" w:space="0" w:color="auto"/>
            <w:bottom w:val="none" w:sz="0" w:space="0" w:color="auto"/>
            <w:right w:val="none" w:sz="0" w:space="0" w:color="auto"/>
          </w:divBdr>
          <w:divsChild>
            <w:div w:id="18245660">
              <w:marLeft w:val="0"/>
              <w:marRight w:val="0"/>
              <w:marTop w:val="0"/>
              <w:marBottom w:val="0"/>
              <w:divBdr>
                <w:top w:val="none" w:sz="0" w:space="0" w:color="auto"/>
                <w:left w:val="none" w:sz="0" w:space="0" w:color="auto"/>
                <w:bottom w:val="none" w:sz="0" w:space="0" w:color="auto"/>
                <w:right w:val="none" w:sz="0" w:space="0" w:color="auto"/>
              </w:divBdr>
            </w:div>
            <w:div w:id="37828883">
              <w:marLeft w:val="0"/>
              <w:marRight w:val="0"/>
              <w:marTop w:val="0"/>
              <w:marBottom w:val="0"/>
              <w:divBdr>
                <w:top w:val="none" w:sz="0" w:space="0" w:color="auto"/>
                <w:left w:val="none" w:sz="0" w:space="0" w:color="auto"/>
                <w:bottom w:val="none" w:sz="0" w:space="0" w:color="auto"/>
                <w:right w:val="none" w:sz="0" w:space="0" w:color="auto"/>
              </w:divBdr>
            </w:div>
            <w:div w:id="61565942">
              <w:marLeft w:val="0"/>
              <w:marRight w:val="0"/>
              <w:marTop w:val="0"/>
              <w:marBottom w:val="0"/>
              <w:divBdr>
                <w:top w:val="none" w:sz="0" w:space="0" w:color="auto"/>
                <w:left w:val="none" w:sz="0" w:space="0" w:color="auto"/>
                <w:bottom w:val="none" w:sz="0" w:space="0" w:color="auto"/>
                <w:right w:val="none" w:sz="0" w:space="0" w:color="auto"/>
              </w:divBdr>
            </w:div>
            <w:div w:id="345179419">
              <w:marLeft w:val="0"/>
              <w:marRight w:val="0"/>
              <w:marTop w:val="0"/>
              <w:marBottom w:val="0"/>
              <w:divBdr>
                <w:top w:val="none" w:sz="0" w:space="0" w:color="auto"/>
                <w:left w:val="none" w:sz="0" w:space="0" w:color="auto"/>
                <w:bottom w:val="none" w:sz="0" w:space="0" w:color="auto"/>
                <w:right w:val="none" w:sz="0" w:space="0" w:color="auto"/>
              </w:divBdr>
            </w:div>
            <w:div w:id="349918281">
              <w:marLeft w:val="0"/>
              <w:marRight w:val="0"/>
              <w:marTop w:val="0"/>
              <w:marBottom w:val="0"/>
              <w:divBdr>
                <w:top w:val="none" w:sz="0" w:space="0" w:color="auto"/>
                <w:left w:val="none" w:sz="0" w:space="0" w:color="auto"/>
                <w:bottom w:val="none" w:sz="0" w:space="0" w:color="auto"/>
                <w:right w:val="none" w:sz="0" w:space="0" w:color="auto"/>
              </w:divBdr>
            </w:div>
            <w:div w:id="410663864">
              <w:marLeft w:val="0"/>
              <w:marRight w:val="0"/>
              <w:marTop w:val="0"/>
              <w:marBottom w:val="0"/>
              <w:divBdr>
                <w:top w:val="none" w:sz="0" w:space="0" w:color="auto"/>
                <w:left w:val="none" w:sz="0" w:space="0" w:color="auto"/>
                <w:bottom w:val="none" w:sz="0" w:space="0" w:color="auto"/>
                <w:right w:val="none" w:sz="0" w:space="0" w:color="auto"/>
              </w:divBdr>
            </w:div>
            <w:div w:id="508715301">
              <w:marLeft w:val="0"/>
              <w:marRight w:val="0"/>
              <w:marTop w:val="0"/>
              <w:marBottom w:val="0"/>
              <w:divBdr>
                <w:top w:val="none" w:sz="0" w:space="0" w:color="auto"/>
                <w:left w:val="none" w:sz="0" w:space="0" w:color="auto"/>
                <w:bottom w:val="none" w:sz="0" w:space="0" w:color="auto"/>
                <w:right w:val="none" w:sz="0" w:space="0" w:color="auto"/>
              </w:divBdr>
            </w:div>
            <w:div w:id="643195465">
              <w:marLeft w:val="0"/>
              <w:marRight w:val="0"/>
              <w:marTop w:val="0"/>
              <w:marBottom w:val="0"/>
              <w:divBdr>
                <w:top w:val="none" w:sz="0" w:space="0" w:color="auto"/>
                <w:left w:val="none" w:sz="0" w:space="0" w:color="auto"/>
                <w:bottom w:val="none" w:sz="0" w:space="0" w:color="auto"/>
                <w:right w:val="none" w:sz="0" w:space="0" w:color="auto"/>
              </w:divBdr>
            </w:div>
            <w:div w:id="712539870">
              <w:marLeft w:val="0"/>
              <w:marRight w:val="0"/>
              <w:marTop w:val="0"/>
              <w:marBottom w:val="0"/>
              <w:divBdr>
                <w:top w:val="none" w:sz="0" w:space="0" w:color="auto"/>
                <w:left w:val="none" w:sz="0" w:space="0" w:color="auto"/>
                <w:bottom w:val="none" w:sz="0" w:space="0" w:color="auto"/>
                <w:right w:val="none" w:sz="0" w:space="0" w:color="auto"/>
              </w:divBdr>
            </w:div>
            <w:div w:id="742024923">
              <w:marLeft w:val="0"/>
              <w:marRight w:val="0"/>
              <w:marTop w:val="0"/>
              <w:marBottom w:val="0"/>
              <w:divBdr>
                <w:top w:val="none" w:sz="0" w:space="0" w:color="auto"/>
                <w:left w:val="none" w:sz="0" w:space="0" w:color="auto"/>
                <w:bottom w:val="none" w:sz="0" w:space="0" w:color="auto"/>
                <w:right w:val="none" w:sz="0" w:space="0" w:color="auto"/>
              </w:divBdr>
            </w:div>
            <w:div w:id="783962432">
              <w:marLeft w:val="0"/>
              <w:marRight w:val="0"/>
              <w:marTop w:val="0"/>
              <w:marBottom w:val="0"/>
              <w:divBdr>
                <w:top w:val="none" w:sz="0" w:space="0" w:color="auto"/>
                <w:left w:val="none" w:sz="0" w:space="0" w:color="auto"/>
                <w:bottom w:val="none" w:sz="0" w:space="0" w:color="auto"/>
                <w:right w:val="none" w:sz="0" w:space="0" w:color="auto"/>
              </w:divBdr>
            </w:div>
            <w:div w:id="791364583">
              <w:marLeft w:val="0"/>
              <w:marRight w:val="0"/>
              <w:marTop w:val="0"/>
              <w:marBottom w:val="0"/>
              <w:divBdr>
                <w:top w:val="none" w:sz="0" w:space="0" w:color="auto"/>
                <w:left w:val="none" w:sz="0" w:space="0" w:color="auto"/>
                <w:bottom w:val="none" w:sz="0" w:space="0" w:color="auto"/>
                <w:right w:val="none" w:sz="0" w:space="0" w:color="auto"/>
              </w:divBdr>
            </w:div>
            <w:div w:id="968778948">
              <w:marLeft w:val="0"/>
              <w:marRight w:val="0"/>
              <w:marTop w:val="0"/>
              <w:marBottom w:val="0"/>
              <w:divBdr>
                <w:top w:val="none" w:sz="0" w:space="0" w:color="auto"/>
                <w:left w:val="none" w:sz="0" w:space="0" w:color="auto"/>
                <w:bottom w:val="none" w:sz="0" w:space="0" w:color="auto"/>
                <w:right w:val="none" w:sz="0" w:space="0" w:color="auto"/>
              </w:divBdr>
            </w:div>
            <w:div w:id="1047073428">
              <w:marLeft w:val="0"/>
              <w:marRight w:val="0"/>
              <w:marTop w:val="0"/>
              <w:marBottom w:val="0"/>
              <w:divBdr>
                <w:top w:val="none" w:sz="0" w:space="0" w:color="auto"/>
                <w:left w:val="none" w:sz="0" w:space="0" w:color="auto"/>
                <w:bottom w:val="none" w:sz="0" w:space="0" w:color="auto"/>
                <w:right w:val="none" w:sz="0" w:space="0" w:color="auto"/>
              </w:divBdr>
            </w:div>
            <w:div w:id="1056007954">
              <w:marLeft w:val="0"/>
              <w:marRight w:val="0"/>
              <w:marTop w:val="0"/>
              <w:marBottom w:val="0"/>
              <w:divBdr>
                <w:top w:val="none" w:sz="0" w:space="0" w:color="auto"/>
                <w:left w:val="none" w:sz="0" w:space="0" w:color="auto"/>
                <w:bottom w:val="none" w:sz="0" w:space="0" w:color="auto"/>
                <w:right w:val="none" w:sz="0" w:space="0" w:color="auto"/>
              </w:divBdr>
            </w:div>
            <w:div w:id="1087774922">
              <w:marLeft w:val="0"/>
              <w:marRight w:val="0"/>
              <w:marTop w:val="0"/>
              <w:marBottom w:val="0"/>
              <w:divBdr>
                <w:top w:val="none" w:sz="0" w:space="0" w:color="auto"/>
                <w:left w:val="none" w:sz="0" w:space="0" w:color="auto"/>
                <w:bottom w:val="none" w:sz="0" w:space="0" w:color="auto"/>
                <w:right w:val="none" w:sz="0" w:space="0" w:color="auto"/>
              </w:divBdr>
            </w:div>
            <w:div w:id="1130434816">
              <w:marLeft w:val="0"/>
              <w:marRight w:val="0"/>
              <w:marTop w:val="0"/>
              <w:marBottom w:val="0"/>
              <w:divBdr>
                <w:top w:val="none" w:sz="0" w:space="0" w:color="auto"/>
                <w:left w:val="none" w:sz="0" w:space="0" w:color="auto"/>
                <w:bottom w:val="none" w:sz="0" w:space="0" w:color="auto"/>
                <w:right w:val="none" w:sz="0" w:space="0" w:color="auto"/>
              </w:divBdr>
            </w:div>
            <w:div w:id="1462571661">
              <w:marLeft w:val="0"/>
              <w:marRight w:val="0"/>
              <w:marTop w:val="0"/>
              <w:marBottom w:val="0"/>
              <w:divBdr>
                <w:top w:val="none" w:sz="0" w:space="0" w:color="auto"/>
                <w:left w:val="none" w:sz="0" w:space="0" w:color="auto"/>
                <w:bottom w:val="none" w:sz="0" w:space="0" w:color="auto"/>
                <w:right w:val="none" w:sz="0" w:space="0" w:color="auto"/>
              </w:divBdr>
            </w:div>
            <w:div w:id="1496454682">
              <w:marLeft w:val="0"/>
              <w:marRight w:val="0"/>
              <w:marTop w:val="0"/>
              <w:marBottom w:val="0"/>
              <w:divBdr>
                <w:top w:val="none" w:sz="0" w:space="0" w:color="auto"/>
                <w:left w:val="none" w:sz="0" w:space="0" w:color="auto"/>
                <w:bottom w:val="none" w:sz="0" w:space="0" w:color="auto"/>
                <w:right w:val="none" w:sz="0" w:space="0" w:color="auto"/>
              </w:divBdr>
            </w:div>
            <w:div w:id="1711879480">
              <w:marLeft w:val="0"/>
              <w:marRight w:val="0"/>
              <w:marTop w:val="0"/>
              <w:marBottom w:val="0"/>
              <w:divBdr>
                <w:top w:val="none" w:sz="0" w:space="0" w:color="auto"/>
                <w:left w:val="none" w:sz="0" w:space="0" w:color="auto"/>
                <w:bottom w:val="none" w:sz="0" w:space="0" w:color="auto"/>
                <w:right w:val="none" w:sz="0" w:space="0" w:color="auto"/>
              </w:divBdr>
            </w:div>
            <w:div w:id="1716002037">
              <w:marLeft w:val="0"/>
              <w:marRight w:val="0"/>
              <w:marTop w:val="0"/>
              <w:marBottom w:val="0"/>
              <w:divBdr>
                <w:top w:val="none" w:sz="0" w:space="0" w:color="auto"/>
                <w:left w:val="none" w:sz="0" w:space="0" w:color="auto"/>
                <w:bottom w:val="none" w:sz="0" w:space="0" w:color="auto"/>
                <w:right w:val="none" w:sz="0" w:space="0" w:color="auto"/>
              </w:divBdr>
            </w:div>
            <w:div w:id="1755668096">
              <w:marLeft w:val="0"/>
              <w:marRight w:val="0"/>
              <w:marTop w:val="0"/>
              <w:marBottom w:val="0"/>
              <w:divBdr>
                <w:top w:val="none" w:sz="0" w:space="0" w:color="auto"/>
                <w:left w:val="none" w:sz="0" w:space="0" w:color="auto"/>
                <w:bottom w:val="none" w:sz="0" w:space="0" w:color="auto"/>
                <w:right w:val="none" w:sz="0" w:space="0" w:color="auto"/>
              </w:divBdr>
            </w:div>
            <w:div w:id="1834906766">
              <w:marLeft w:val="0"/>
              <w:marRight w:val="0"/>
              <w:marTop w:val="0"/>
              <w:marBottom w:val="0"/>
              <w:divBdr>
                <w:top w:val="none" w:sz="0" w:space="0" w:color="auto"/>
                <w:left w:val="none" w:sz="0" w:space="0" w:color="auto"/>
                <w:bottom w:val="none" w:sz="0" w:space="0" w:color="auto"/>
                <w:right w:val="none" w:sz="0" w:space="0" w:color="auto"/>
              </w:divBdr>
            </w:div>
            <w:div w:id="1927230968">
              <w:marLeft w:val="0"/>
              <w:marRight w:val="0"/>
              <w:marTop w:val="0"/>
              <w:marBottom w:val="0"/>
              <w:divBdr>
                <w:top w:val="none" w:sz="0" w:space="0" w:color="auto"/>
                <w:left w:val="none" w:sz="0" w:space="0" w:color="auto"/>
                <w:bottom w:val="none" w:sz="0" w:space="0" w:color="auto"/>
                <w:right w:val="none" w:sz="0" w:space="0" w:color="auto"/>
              </w:divBdr>
            </w:div>
            <w:div w:id="195312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dvhAoU1374/IT3120-PTTKHT/blob/main/Sequence%20Diagram/UC%20Qu%E1%BA%A3n%20L%C3%BD%20V%C3%A9/%C4%90%E1%BA%B7t-V%C3%A9.mmd" TargetMode="External"/><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hyperlink" Target="https://github.com/dvhAoU1374/IT3120-PTTKHT/blob/main/Database%20Design/ER.mm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dvhAoU1374/IT3120-PTTKHT/blob/main/Sequence%20Diagram/UC%20Qu%E1%BA%A3n%20L%C3%BD%20V%C3%A9/Thanh-To%C3%A1n.jpg" TargetMode="External"/><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A5D59-A816-4A1A-A18B-6DB5B5EEC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2466</TotalTime>
  <Pages>27</Pages>
  <Words>1341</Words>
  <Characters>7647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8971</CharactersWithSpaces>
  <SharedDoc>false</SharedDoc>
  <HLinks>
    <vt:vector size="18" baseType="variant">
      <vt:variant>
        <vt:i4>327755</vt:i4>
      </vt:variant>
      <vt:variant>
        <vt:i4>6</vt:i4>
      </vt:variant>
      <vt:variant>
        <vt:i4>0</vt:i4>
      </vt:variant>
      <vt:variant>
        <vt:i4>5</vt:i4>
      </vt:variant>
      <vt:variant>
        <vt:lpwstr>https://github.com/dvhAoU1374/IT3120-PTTKHT/blob/main/Database Design/ER.mmd</vt:lpwstr>
      </vt:variant>
      <vt:variant>
        <vt:lpwstr/>
      </vt:variant>
      <vt:variant>
        <vt:i4>7340153</vt:i4>
      </vt:variant>
      <vt:variant>
        <vt:i4>3</vt:i4>
      </vt:variant>
      <vt:variant>
        <vt:i4>0</vt:i4>
      </vt:variant>
      <vt:variant>
        <vt:i4>5</vt:i4>
      </vt:variant>
      <vt:variant>
        <vt:lpwstr>https://github.com/dvhAoU1374/IT3120-PTTKHT/blob/main/Sequence Diagram/UC Qu%E1%BA%A3n L%C3%BD V%C3%A9/Thanh-To%C3%A1n.jpg</vt:lpwstr>
      </vt:variant>
      <vt:variant>
        <vt:lpwstr/>
      </vt:variant>
      <vt:variant>
        <vt:i4>3670065</vt:i4>
      </vt:variant>
      <vt:variant>
        <vt:i4>0</vt:i4>
      </vt:variant>
      <vt:variant>
        <vt:i4>0</vt:i4>
      </vt:variant>
      <vt:variant>
        <vt:i4>5</vt:i4>
      </vt:variant>
      <vt:variant>
        <vt:lpwstr>https://github.com/dvhAoU1374/IT3120-PTTKHT/blob/main/Sequence Diagram/UC Qu%E1%BA%A3n L%C3%BD V%C3%A9/%C4%90%E1%BA%B7t-V%C3%A9.mmd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Vu Hoang 20224987</dc:creator>
  <cp:keywords/>
  <dc:description/>
  <cp:lastModifiedBy>Duong Vu Hoang 20224987</cp:lastModifiedBy>
  <cp:revision>450</cp:revision>
  <dcterms:created xsi:type="dcterms:W3CDTF">2025-05-05T16:03:00Z</dcterms:created>
  <dcterms:modified xsi:type="dcterms:W3CDTF">2025-05-30T06:54:00Z</dcterms:modified>
</cp:coreProperties>
</file>