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bookmark0"/>
    <w:bookmarkEnd w:id="0"/>
    <w:p w14:paraId="75706068" w14:textId="77777777" w:rsidR="001546EF" w:rsidRPr="00F5458E" w:rsidRDefault="001546EF" w:rsidP="001E4AE8">
      <w:pPr>
        <w:ind w:right="49"/>
        <w:jc w:val="center"/>
        <w:rPr>
          <w:rFonts w:cs="Times New Roman"/>
          <w:b/>
          <w:sz w:val="32"/>
          <w:szCs w:val="32"/>
        </w:rPr>
      </w:pPr>
      <w:r w:rsidRPr="00F5458E">
        <w:rPr>
          <w:rFonts w:cs="Times New Roman"/>
          <w:noProof/>
          <w:sz w:val="32"/>
          <w:szCs w:val="32"/>
        </w:rPr>
        <mc:AlternateContent>
          <mc:Choice Requires="wpg">
            <w:drawing>
              <wp:anchor distT="0" distB="0" distL="0" distR="0" simplePos="0" relativeHeight="251658240" behindDoc="1" locked="0" layoutInCell="1" allowOverlap="1" wp14:anchorId="775C3B60" wp14:editId="51554A57">
                <wp:simplePos x="0" y="0"/>
                <wp:positionH relativeFrom="margin">
                  <wp:align>left</wp:align>
                </wp:positionH>
                <wp:positionV relativeFrom="margin">
                  <wp:align>center</wp:align>
                </wp:positionV>
                <wp:extent cx="7076941" cy="9409430"/>
                <wp:effectExtent l="0" t="0" r="1016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6941" cy="9409430"/>
                          <a:chOff x="0" y="0"/>
                          <a:chExt cx="6319469" cy="9737470"/>
                        </a:xfrm>
                      </wpg:grpSpPr>
                      <wps:wsp>
                        <wps:cNvPr id="2" name="Graphic 2"/>
                        <wps:cNvSpPr/>
                        <wps:spPr>
                          <a:xfrm>
                            <a:off x="39014" y="9509518"/>
                            <a:ext cx="187960" cy="187960"/>
                          </a:xfrm>
                          <a:custGeom>
                            <a:avLst/>
                            <a:gdLst/>
                            <a:ahLst/>
                            <a:cxnLst/>
                            <a:rect l="l" t="t" r="r" b="b"/>
                            <a:pathLst>
                              <a:path w="187960" h="187960">
                                <a:moveTo>
                                  <a:pt x="187452" y="129235"/>
                                </a:moveTo>
                                <a:lnTo>
                                  <a:pt x="58216" y="129235"/>
                                </a:lnTo>
                                <a:lnTo>
                                  <a:pt x="58216" y="0"/>
                                </a:lnTo>
                                <a:lnTo>
                                  <a:pt x="0" y="0"/>
                                </a:lnTo>
                                <a:lnTo>
                                  <a:pt x="0" y="129235"/>
                                </a:lnTo>
                                <a:lnTo>
                                  <a:pt x="0" y="187744"/>
                                </a:lnTo>
                                <a:lnTo>
                                  <a:pt x="58216" y="187744"/>
                                </a:lnTo>
                                <a:lnTo>
                                  <a:pt x="187452" y="187744"/>
                                </a:lnTo>
                                <a:lnTo>
                                  <a:pt x="187452" y="129235"/>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509505"/>
                            <a:ext cx="226695" cy="227965"/>
                          </a:xfrm>
                          <a:custGeom>
                            <a:avLst/>
                            <a:gdLst/>
                            <a:ahLst/>
                            <a:cxnLst/>
                            <a:rect l="l" t="t" r="r" b="b"/>
                            <a:pathLst>
                              <a:path w="226695" h="227965">
                                <a:moveTo>
                                  <a:pt x="137160" y="29870"/>
                                </a:moveTo>
                                <a:lnTo>
                                  <a:pt x="7924" y="29870"/>
                                </a:lnTo>
                                <a:lnTo>
                                  <a:pt x="7924" y="0"/>
                                </a:lnTo>
                                <a:lnTo>
                                  <a:pt x="0" y="0"/>
                                </a:lnTo>
                                <a:lnTo>
                                  <a:pt x="0" y="29870"/>
                                </a:lnTo>
                                <a:lnTo>
                                  <a:pt x="0" y="38404"/>
                                </a:lnTo>
                                <a:lnTo>
                                  <a:pt x="7924" y="38404"/>
                                </a:lnTo>
                                <a:lnTo>
                                  <a:pt x="137160" y="38404"/>
                                </a:lnTo>
                                <a:lnTo>
                                  <a:pt x="137160" y="29870"/>
                                </a:lnTo>
                                <a:close/>
                              </a:path>
                              <a:path w="226695" h="227965">
                                <a:moveTo>
                                  <a:pt x="226466" y="218846"/>
                                </a:moveTo>
                                <a:lnTo>
                                  <a:pt x="186842" y="218846"/>
                                </a:lnTo>
                                <a:lnTo>
                                  <a:pt x="186842" y="88087"/>
                                </a:lnTo>
                                <a:lnTo>
                                  <a:pt x="186842" y="79552"/>
                                </a:lnTo>
                                <a:lnTo>
                                  <a:pt x="178003" y="79552"/>
                                </a:lnTo>
                                <a:lnTo>
                                  <a:pt x="146913" y="79552"/>
                                </a:lnTo>
                                <a:lnTo>
                                  <a:pt x="146913" y="29870"/>
                                </a:lnTo>
                                <a:lnTo>
                                  <a:pt x="138988" y="29870"/>
                                </a:lnTo>
                                <a:lnTo>
                                  <a:pt x="138988" y="79552"/>
                                </a:lnTo>
                                <a:lnTo>
                                  <a:pt x="7924" y="79552"/>
                                </a:lnTo>
                                <a:lnTo>
                                  <a:pt x="0" y="79552"/>
                                </a:lnTo>
                                <a:lnTo>
                                  <a:pt x="0" y="88087"/>
                                </a:lnTo>
                                <a:lnTo>
                                  <a:pt x="0" y="218846"/>
                                </a:lnTo>
                                <a:lnTo>
                                  <a:pt x="0" y="227380"/>
                                </a:lnTo>
                                <a:lnTo>
                                  <a:pt x="7924" y="227380"/>
                                </a:lnTo>
                                <a:lnTo>
                                  <a:pt x="137160" y="227380"/>
                                </a:lnTo>
                                <a:lnTo>
                                  <a:pt x="137160" y="218846"/>
                                </a:lnTo>
                                <a:lnTo>
                                  <a:pt x="7924" y="218846"/>
                                </a:lnTo>
                                <a:lnTo>
                                  <a:pt x="7924" y="88087"/>
                                </a:lnTo>
                                <a:lnTo>
                                  <a:pt x="138988" y="88087"/>
                                </a:lnTo>
                                <a:lnTo>
                                  <a:pt x="138988" y="227380"/>
                                </a:lnTo>
                                <a:lnTo>
                                  <a:pt x="146913" y="227380"/>
                                </a:lnTo>
                                <a:lnTo>
                                  <a:pt x="146913" y="88087"/>
                                </a:lnTo>
                                <a:lnTo>
                                  <a:pt x="178003" y="88087"/>
                                </a:lnTo>
                                <a:lnTo>
                                  <a:pt x="178003" y="218846"/>
                                </a:lnTo>
                                <a:lnTo>
                                  <a:pt x="178003" y="227380"/>
                                </a:lnTo>
                                <a:lnTo>
                                  <a:pt x="186842" y="227380"/>
                                </a:lnTo>
                                <a:lnTo>
                                  <a:pt x="226466" y="227380"/>
                                </a:lnTo>
                                <a:lnTo>
                                  <a:pt x="226466" y="218846"/>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014" y="39928"/>
                            <a:ext cx="187960" cy="187960"/>
                          </a:xfrm>
                          <a:custGeom>
                            <a:avLst/>
                            <a:gdLst/>
                            <a:ahLst/>
                            <a:cxnLst/>
                            <a:rect l="l" t="t" r="r" b="b"/>
                            <a:pathLst>
                              <a:path w="187960" h="187960">
                                <a:moveTo>
                                  <a:pt x="187452" y="76"/>
                                </a:moveTo>
                                <a:lnTo>
                                  <a:pt x="58216" y="76"/>
                                </a:lnTo>
                                <a:lnTo>
                                  <a:pt x="0" y="0"/>
                                </a:lnTo>
                                <a:lnTo>
                                  <a:pt x="0" y="58293"/>
                                </a:lnTo>
                                <a:lnTo>
                                  <a:pt x="0" y="187452"/>
                                </a:lnTo>
                                <a:lnTo>
                                  <a:pt x="58216" y="187452"/>
                                </a:lnTo>
                                <a:lnTo>
                                  <a:pt x="58216" y="58293"/>
                                </a:lnTo>
                                <a:lnTo>
                                  <a:pt x="187452" y="58293"/>
                                </a:lnTo>
                                <a:lnTo>
                                  <a:pt x="187452" y="76"/>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13" y="139344"/>
                                </a:lnTo>
                                <a:lnTo>
                                  <a:pt x="146913" y="8559"/>
                                </a:lnTo>
                                <a:lnTo>
                                  <a:pt x="146913" y="25"/>
                                </a:lnTo>
                                <a:lnTo>
                                  <a:pt x="138988" y="0"/>
                                </a:lnTo>
                                <a:lnTo>
                                  <a:pt x="0" y="25"/>
                                </a:lnTo>
                                <a:lnTo>
                                  <a:pt x="0" y="8559"/>
                                </a:lnTo>
                                <a:lnTo>
                                  <a:pt x="0" y="137845"/>
                                </a:lnTo>
                                <a:lnTo>
                                  <a:pt x="7924" y="137845"/>
                                </a:lnTo>
                                <a:lnTo>
                                  <a:pt x="7924" y="8559"/>
                                </a:lnTo>
                                <a:lnTo>
                                  <a:pt x="138988" y="8559"/>
                                </a:lnTo>
                                <a:lnTo>
                                  <a:pt x="138988" y="139344"/>
                                </a:lnTo>
                                <a:lnTo>
                                  <a:pt x="0" y="139344"/>
                                </a:lnTo>
                                <a:lnTo>
                                  <a:pt x="0" y="147878"/>
                                </a:lnTo>
                                <a:lnTo>
                                  <a:pt x="138988" y="147878"/>
                                </a:lnTo>
                                <a:lnTo>
                                  <a:pt x="138988" y="178917"/>
                                </a:lnTo>
                                <a:lnTo>
                                  <a:pt x="7924" y="178917"/>
                                </a:lnTo>
                                <a:lnTo>
                                  <a:pt x="0" y="178917"/>
                                </a:lnTo>
                                <a:lnTo>
                                  <a:pt x="0" y="187756"/>
                                </a:lnTo>
                                <a:lnTo>
                                  <a:pt x="0" y="227380"/>
                                </a:lnTo>
                                <a:lnTo>
                                  <a:pt x="7924" y="227380"/>
                                </a:lnTo>
                                <a:lnTo>
                                  <a:pt x="7924" y="187756"/>
                                </a:lnTo>
                                <a:lnTo>
                                  <a:pt x="138988" y="187756"/>
                                </a:lnTo>
                                <a:lnTo>
                                  <a:pt x="146913" y="187756"/>
                                </a:lnTo>
                                <a:lnTo>
                                  <a:pt x="146913" y="178917"/>
                                </a:lnTo>
                                <a:lnTo>
                                  <a:pt x="146913"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638741"/>
                            <a:ext cx="231775" cy="59055"/>
                          </a:xfrm>
                          <a:custGeom>
                            <a:avLst/>
                            <a:gdLst/>
                            <a:ahLst/>
                            <a:cxnLst/>
                            <a:rect l="l" t="t" r="r" b="b"/>
                            <a:pathLst>
                              <a:path w="231775" h="59055">
                                <a:moveTo>
                                  <a:pt x="231647" y="0"/>
                                </a:moveTo>
                                <a:lnTo>
                                  <a:pt x="0" y="0"/>
                                </a:lnTo>
                                <a:lnTo>
                                  <a:pt x="0" y="58521"/>
                                </a:lnTo>
                                <a:lnTo>
                                  <a:pt x="231647" y="58521"/>
                                </a:lnTo>
                                <a:lnTo>
                                  <a:pt x="231647"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728352"/>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1772"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1772"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893"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4893"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06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06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276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276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7838" y="9638741"/>
                            <a:ext cx="233679" cy="59055"/>
                          </a:xfrm>
                          <a:custGeom>
                            <a:avLst/>
                            <a:gdLst/>
                            <a:ahLst/>
                            <a:cxnLst/>
                            <a:rect l="l" t="t" r="r" b="b"/>
                            <a:pathLst>
                              <a:path w="233679" h="59055">
                                <a:moveTo>
                                  <a:pt x="233171" y="0"/>
                                </a:moveTo>
                                <a:lnTo>
                                  <a:pt x="0" y="0"/>
                                </a:lnTo>
                                <a:lnTo>
                                  <a:pt x="0" y="58521"/>
                                </a:lnTo>
                                <a:lnTo>
                                  <a:pt x="233171" y="58521"/>
                                </a:lnTo>
                                <a:lnTo>
                                  <a:pt x="233171"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7838" y="9728352"/>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3253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3253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7230"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723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10192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10192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3662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3662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7131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7131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80601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80601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4096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4096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75660"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7566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51035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51035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4505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4505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7974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7974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21444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21444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49521"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49521"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84217"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84217"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918913"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918913"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53609"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53609"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8830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8830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62300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62300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57697"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5769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25"/>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772"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1772"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4893"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4893"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06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06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276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276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7838" y="4000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7838" y="25"/>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3253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3253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723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230"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10192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10192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3662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3662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7131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7131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80601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80601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096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4096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7566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75660"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51035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51035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4505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4505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7974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7974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21444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21444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49521"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49521"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84217"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84217"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918913"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918913"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53609"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53609"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8830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8830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62300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62300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5769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57697"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92647" y="9509518"/>
                            <a:ext cx="187325" cy="187960"/>
                          </a:xfrm>
                          <a:custGeom>
                            <a:avLst/>
                            <a:gdLst/>
                            <a:ahLst/>
                            <a:cxnLst/>
                            <a:rect l="l" t="t" r="r" b="b"/>
                            <a:pathLst>
                              <a:path w="187325" h="187960">
                                <a:moveTo>
                                  <a:pt x="186880" y="0"/>
                                </a:moveTo>
                                <a:lnTo>
                                  <a:pt x="129286" y="0"/>
                                </a:lnTo>
                                <a:lnTo>
                                  <a:pt x="129286" y="129235"/>
                                </a:lnTo>
                                <a:lnTo>
                                  <a:pt x="0" y="129235"/>
                                </a:lnTo>
                                <a:lnTo>
                                  <a:pt x="0" y="187744"/>
                                </a:lnTo>
                                <a:lnTo>
                                  <a:pt x="129286" y="187744"/>
                                </a:lnTo>
                                <a:lnTo>
                                  <a:pt x="186842" y="187744"/>
                                </a:lnTo>
                                <a:lnTo>
                                  <a:pt x="18688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92647" y="9509505"/>
                            <a:ext cx="226695" cy="227965"/>
                          </a:xfrm>
                          <a:custGeom>
                            <a:avLst/>
                            <a:gdLst/>
                            <a:ahLst/>
                            <a:cxnLst/>
                            <a:rect l="l" t="t" r="r" b="b"/>
                            <a:pathLst>
                              <a:path w="226695" h="227965">
                                <a:moveTo>
                                  <a:pt x="37795" y="218846"/>
                                </a:moveTo>
                                <a:lnTo>
                                  <a:pt x="37769" y="89611"/>
                                </a:lnTo>
                                <a:lnTo>
                                  <a:pt x="29845" y="89611"/>
                                </a:lnTo>
                                <a:lnTo>
                                  <a:pt x="29845" y="218846"/>
                                </a:lnTo>
                                <a:lnTo>
                                  <a:pt x="0" y="218846"/>
                                </a:lnTo>
                                <a:lnTo>
                                  <a:pt x="0" y="227380"/>
                                </a:lnTo>
                                <a:lnTo>
                                  <a:pt x="29845" y="227380"/>
                                </a:lnTo>
                                <a:lnTo>
                                  <a:pt x="37769" y="227380"/>
                                </a:lnTo>
                                <a:lnTo>
                                  <a:pt x="37795" y="218846"/>
                                </a:lnTo>
                                <a:close/>
                              </a:path>
                              <a:path w="226695" h="227965">
                                <a:moveTo>
                                  <a:pt x="226479" y="0"/>
                                </a:moveTo>
                                <a:lnTo>
                                  <a:pt x="218567" y="0"/>
                                </a:lnTo>
                                <a:lnTo>
                                  <a:pt x="218567" y="39928"/>
                                </a:lnTo>
                                <a:lnTo>
                                  <a:pt x="87426" y="39928"/>
                                </a:lnTo>
                                <a:lnTo>
                                  <a:pt x="79502" y="39928"/>
                                </a:lnTo>
                                <a:lnTo>
                                  <a:pt x="79502" y="48463"/>
                                </a:lnTo>
                                <a:lnTo>
                                  <a:pt x="79502" y="79552"/>
                                </a:lnTo>
                                <a:lnTo>
                                  <a:pt x="29845" y="79552"/>
                                </a:lnTo>
                                <a:lnTo>
                                  <a:pt x="29845" y="88087"/>
                                </a:lnTo>
                                <a:lnTo>
                                  <a:pt x="79502" y="88087"/>
                                </a:lnTo>
                                <a:lnTo>
                                  <a:pt x="79502" y="218846"/>
                                </a:lnTo>
                                <a:lnTo>
                                  <a:pt x="79502" y="227380"/>
                                </a:lnTo>
                                <a:lnTo>
                                  <a:pt x="87426" y="227380"/>
                                </a:lnTo>
                                <a:lnTo>
                                  <a:pt x="218567" y="227380"/>
                                </a:lnTo>
                                <a:lnTo>
                                  <a:pt x="226415" y="227380"/>
                                </a:lnTo>
                                <a:lnTo>
                                  <a:pt x="226479" y="89611"/>
                                </a:lnTo>
                                <a:lnTo>
                                  <a:pt x="218567" y="89611"/>
                                </a:lnTo>
                                <a:lnTo>
                                  <a:pt x="218567" y="218846"/>
                                </a:lnTo>
                                <a:lnTo>
                                  <a:pt x="87426" y="218846"/>
                                </a:lnTo>
                                <a:lnTo>
                                  <a:pt x="87426" y="88087"/>
                                </a:lnTo>
                                <a:lnTo>
                                  <a:pt x="226441" y="88087"/>
                                </a:lnTo>
                                <a:lnTo>
                                  <a:pt x="226441" y="79552"/>
                                </a:lnTo>
                                <a:lnTo>
                                  <a:pt x="87426" y="79552"/>
                                </a:lnTo>
                                <a:lnTo>
                                  <a:pt x="87426" y="48463"/>
                                </a:lnTo>
                                <a:lnTo>
                                  <a:pt x="218567" y="48463"/>
                                </a:lnTo>
                                <a:lnTo>
                                  <a:pt x="226415" y="48463"/>
                                </a:lnTo>
                                <a:lnTo>
                                  <a:pt x="226479"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92647" y="39928"/>
                            <a:ext cx="187325" cy="187960"/>
                          </a:xfrm>
                          <a:custGeom>
                            <a:avLst/>
                            <a:gdLst/>
                            <a:ahLst/>
                            <a:cxnLst/>
                            <a:rect l="l" t="t" r="r" b="b"/>
                            <a:pathLst>
                              <a:path w="187325" h="187960">
                                <a:moveTo>
                                  <a:pt x="186880" y="0"/>
                                </a:moveTo>
                                <a:lnTo>
                                  <a:pt x="129286" y="0"/>
                                </a:lnTo>
                                <a:lnTo>
                                  <a:pt x="0" y="76"/>
                                </a:lnTo>
                                <a:lnTo>
                                  <a:pt x="0" y="58293"/>
                                </a:lnTo>
                                <a:lnTo>
                                  <a:pt x="129286" y="58293"/>
                                </a:lnTo>
                                <a:lnTo>
                                  <a:pt x="129286" y="187452"/>
                                </a:lnTo>
                                <a:lnTo>
                                  <a:pt x="186880" y="187452"/>
                                </a:lnTo>
                                <a:lnTo>
                                  <a:pt x="18688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92647" y="24"/>
                            <a:ext cx="226695" cy="227965"/>
                          </a:xfrm>
                          <a:custGeom>
                            <a:avLst/>
                            <a:gdLst/>
                            <a:ahLst/>
                            <a:cxnLst/>
                            <a:rect l="l" t="t" r="r" b="b"/>
                            <a:pathLst>
                              <a:path w="226695" h="227965">
                                <a:moveTo>
                                  <a:pt x="226479" y="188950"/>
                                </a:moveTo>
                                <a:lnTo>
                                  <a:pt x="218567" y="188950"/>
                                </a:lnTo>
                                <a:lnTo>
                                  <a:pt x="89281" y="188976"/>
                                </a:lnTo>
                                <a:lnTo>
                                  <a:pt x="89281" y="197510"/>
                                </a:lnTo>
                                <a:lnTo>
                                  <a:pt x="218567" y="197510"/>
                                </a:lnTo>
                                <a:lnTo>
                                  <a:pt x="218567" y="227355"/>
                                </a:lnTo>
                                <a:lnTo>
                                  <a:pt x="226479" y="227355"/>
                                </a:lnTo>
                                <a:lnTo>
                                  <a:pt x="226479" y="188950"/>
                                </a:lnTo>
                                <a:close/>
                              </a:path>
                              <a:path w="226695" h="227965">
                                <a:moveTo>
                                  <a:pt x="226479" y="25"/>
                                </a:moveTo>
                                <a:lnTo>
                                  <a:pt x="89281" y="0"/>
                                </a:lnTo>
                                <a:lnTo>
                                  <a:pt x="89281" y="8534"/>
                                </a:lnTo>
                                <a:lnTo>
                                  <a:pt x="218567" y="8534"/>
                                </a:lnTo>
                                <a:lnTo>
                                  <a:pt x="218567" y="139319"/>
                                </a:lnTo>
                                <a:lnTo>
                                  <a:pt x="87426" y="139319"/>
                                </a:lnTo>
                                <a:lnTo>
                                  <a:pt x="87426" y="0"/>
                                </a:lnTo>
                                <a:lnTo>
                                  <a:pt x="79502" y="0"/>
                                </a:lnTo>
                                <a:lnTo>
                                  <a:pt x="79502" y="139319"/>
                                </a:lnTo>
                                <a:lnTo>
                                  <a:pt x="47548" y="139319"/>
                                </a:lnTo>
                                <a:lnTo>
                                  <a:pt x="47548" y="8534"/>
                                </a:lnTo>
                                <a:lnTo>
                                  <a:pt x="47548" y="25"/>
                                </a:lnTo>
                                <a:lnTo>
                                  <a:pt x="0" y="0"/>
                                </a:lnTo>
                                <a:lnTo>
                                  <a:pt x="0" y="8534"/>
                                </a:lnTo>
                                <a:lnTo>
                                  <a:pt x="39624" y="8534"/>
                                </a:lnTo>
                                <a:lnTo>
                                  <a:pt x="39624" y="139319"/>
                                </a:lnTo>
                                <a:lnTo>
                                  <a:pt x="39624" y="147853"/>
                                </a:lnTo>
                                <a:lnTo>
                                  <a:pt x="47548" y="147853"/>
                                </a:lnTo>
                                <a:lnTo>
                                  <a:pt x="79502" y="147853"/>
                                </a:lnTo>
                                <a:lnTo>
                                  <a:pt x="79502" y="197510"/>
                                </a:lnTo>
                                <a:lnTo>
                                  <a:pt x="87426" y="197510"/>
                                </a:lnTo>
                                <a:lnTo>
                                  <a:pt x="87426" y="147853"/>
                                </a:lnTo>
                                <a:lnTo>
                                  <a:pt x="218567" y="147853"/>
                                </a:lnTo>
                                <a:lnTo>
                                  <a:pt x="226466" y="147853"/>
                                </a:lnTo>
                                <a:lnTo>
                                  <a:pt x="226479"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21933" y="22860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311214"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221933" y="46024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311214"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221933" y="692200"/>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311214"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221933" y="923848"/>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311214"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221933" y="1155496"/>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311214"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221933" y="1387144"/>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311214"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221933" y="161886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311214"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221933" y="185051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311214"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221933" y="20821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311214"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221933" y="231381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311214"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221933" y="254546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311214"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221933" y="277710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311214"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221933" y="300875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311214"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221933" y="324070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311214"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221933" y="3472357"/>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311214"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221933" y="3704005"/>
                            <a:ext cx="57785" cy="230504"/>
                          </a:xfrm>
                          <a:custGeom>
                            <a:avLst/>
                            <a:gdLst/>
                            <a:ahLst/>
                            <a:cxnLst/>
                            <a:rect l="l" t="t" r="r" b="b"/>
                            <a:pathLst>
                              <a:path w="57785" h="230504">
                                <a:moveTo>
                                  <a:pt x="57605" y="0"/>
                                </a:moveTo>
                                <a:lnTo>
                                  <a:pt x="0" y="0"/>
                                </a:lnTo>
                                <a:lnTo>
                                  <a:pt x="0" y="230123"/>
                                </a:lnTo>
                                <a:lnTo>
                                  <a:pt x="57605" y="230123"/>
                                </a:lnTo>
                                <a:lnTo>
                                  <a:pt x="57605"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311214"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221933" y="393560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311214"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221933" y="416725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311214"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21933" y="439889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311214"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221933" y="463054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311214"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21933" y="4862195"/>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311214"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221933" y="5093842"/>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311214"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221933" y="532549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311214"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21933" y="5557443"/>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311214"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221933" y="5789091"/>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311214"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221933" y="602073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311214"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21933" y="62524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311214"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221933" y="648411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311214"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221933" y="671575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311214"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221933" y="694740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311214"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221933" y="717905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311214"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21933" y="741070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311214"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221933" y="764387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311214"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221933" y="7877352"/>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311214"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221933" y="811052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311214"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221933" y="834369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311214"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221933" y="8576868"/>
                            <a:ext cx="57785" cy="231775"/>
                          </a:xfrm>
                          <a:custGeom>
                            <a:avLst/>
                            <a:gdLst/>
                            <a:ahLst/>
                            <a:cxnLst/>
                            <a:rect l="l" t="t" r="r" b="b"/>
                            <a:pathLst>
                              <a:path w="57785" h="231775">
                                <a:moveTo>
                                  <a:pt x="57605" y="0"/>
                                </a:moveTo>
                                <a:lnTo>
                                  <a:pt x="0" y="0"/>
                                </a:lnTo>
                                <a:lnTo>
                                  <a:pt x="0" y="231647"/>
                                </a:lnTo>
                                <a:lnTo>
                                  <a:pt x="57605" y="231647"/>
                                </a:lnTo>
                                <a:lnTo>
                                  <a:pt x="5760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311214"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221933" y="8809990"/>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311214"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221933" y="904316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311214"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221933" y="9276333"/>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311214"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014"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014" y="4602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014"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014" y="923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014" y="115549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014" y="138714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014" y="161886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014" y="185051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014" y="20821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014" y="231381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014" y="254546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014" y="277710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014" y="300875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014" y="324070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014" y="347235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014" y="3704005"/>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014" y="393560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014" y="41672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014" y="439889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014" y="463054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014" y="486219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014" y="5093842"/>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014" y="532549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014" y="5557443"/>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014" y="5789091"/>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014" y="602073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014" y="62524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014" y="648411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014" y="671575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014" y="694740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014" y="717905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014" y="741070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014" y="764387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014" y="7877352"/>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014" y="811052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014" y="834369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014" y="8576868"/>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014" y="88099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014" y="904316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014" y="927633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2FA655" id="Group 1" o:spid="_x0000_s1026" style="position:absolute;margin-left:0;margin-top:0;width:557.25pt;height:740.9pt;z-index:-251658240;mso-wrap-distance-left:0;mso-wrap-distance-right:0;mso-position-horizontal:left;mso-position-horizontal-relative:margin;mso-position-vertical:center;mso-position-vertical-relative:margin;mso-width-relative:margin;mso-height-relative:margin" coordsize="63194,9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">
                <v:shape id="Graphic 2" o:spid="_x0000_s1027" style="position:absolute;left:390;top:95095;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35r-129236,l58216,,,,,129235r,58509l58216,187744r129236,l187452,129235xe" fillcolor="navy" stroked="f">
                  <v:path arrowok="t"/>
                </v:shape>
                <v:shape id="Graphic 3" o:spid="_x0000_s1028" style="position:absolute;top:95095;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WzwwAAANoAAAAPAAAAZHJzL2Rvd25yZXYueG1sRI9La8Mw&#10;EITvhfwHsYHeGtkthO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7ROFs8MAAADaAAAADwAA&#10;AAAAAAAAAAAAAAAHAgAAZHJzL2Rvd25yZXYueG1sUEsFBgAAAAADAAMAtwAAAPcCAAAAAA==&#10;" path="m137160,29870r-129236,l7924,,,,,29870r,8534l7924,38404r129236,l137160,29870xem226466,218846r-39624,l186842,88087r,-8535l178003,79552r-31090,l146913,29870r-7925,l138988,79552r-131064,l,79552r,8535l,218846r,8534l7924,227380r129236,l137160,218846r-129236,l7924,88087r131064,l138988,227380r7925,l146913,88087r31090,l178003,218846r,8534l186842,227380r39624,l226466,218846xe" fillcolor="black" stroked="f">
                  <v:path arrowok="t"/>
                </v:shape>
                <v:shape id="Graphic 4" o:spid="_x0000_s1029"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76l58216,76,,,,58293,,187452r58216,l58216,58293r129236,l187452,76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83,l146913,8559r,-8534l138988,,,25,,8559,,137845r7924,l7924,8559r131064,l138988,139344,,139344r,8534l138988,147878r,31039l7924,178917r-7924,l,187756r,39624l7924,227380r,-39624l138988,187756r7925,l146913,178917r,-31039l196596,147878r,-8534xem226466,25r-37795,l188671,8559r,129286l196583,137845r,-129286l226466,8559r,-8534xe" fillcolor="black" stroked="f">
                  <v:path arrowok="t"/>
                </v:shape>
                <v:shape id="Graphic 6" o:spid="_x0000_s1031" style="position:absolute;left:2286;top:96387;width:2317;height:590;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" path="m231647,l,,,58521r231647,l231647,xe" fillcolor="navy" stroked="f">
                  <v:path arrowok="t"/>
                </v:shape>
                <v:shape id="Graphic 7" o:spid="_x0000_s1032"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" path="m231647,l,,,8534r231647,l231647,xe" fillcolor="black" stroked="f">
                  <v:path arrowok="t"/>
                </v:shape>
                <v:shape id="Graphic 8" o:spid="_x0000_s1033" style="position:absolute;left:4617;top:96387;width:2324;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" path="m231952,l,,,58521r231952,l231952,xe" fillcolor="navy" stroked="f">
                  <v:path arrowok="t"/>
                </v:shape>
                <v:shape id="Graphic 9" o:spid="_x0000_s1034"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" path="m231952,l,,,8534r231952,l231952,xe" fillcolor="black" stroked="f">
                  <v:path arrowok="t"/>
                </v:shape>
                <v:shape id="Graphic 10" o:spid="_x0000_s1035" style="position:absolute;left:6948;top:96387;width:2325;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" path="m231952,l,,,58521r231952,l231952,xe" fillcolor="navy" stroked="f">
                  <v:path arrowok="t"/>
                </v:shape>
                <v:shape id="Graphic 11" o:spid="_x0000_s1036"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" path="m231952,l,,,8534r231952,l231952,xe" fillcolor="black" stroked="f">
                  <v:path arrowok="t"/>
                </v:shape>
                <v:shape id="Graphic 12" o:spid="_x0000_s1037" style="position:absolute;left:928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" path="m233476,l,,,58521r233476,l233476,xe" fillcolor="navy" stroked="f">
                  <v:path arrowok="t"/>
                </v:shape>
                <v:shape id="Graphic 13" o:spid="_x0000_s1038"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" path="m233476,l,,,8534r233476,l233476,xe" fillcolor="black" stroked="f">
                  <v:path arrowok="t"/>
                </v:shape>
                <v:shape id="Graphic 14" o:spid="_x0000_s1039" style="position:absolute;left:1162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" path="m233476,l,,,58521r233476,l233476,xe" fillcolor="navy" stroked="f">
                  <v:path arrowok="t"/>
                </v:shape>
                <v:shape id="Graphic 15" o:spid="_x0000_s1040"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" path="m233476,l,,,8534r233476,l233476,xe" fillcolor="black" stroked="f">
                  <v:path arrowok="t"/>
                </v:shape>
                <v:shape id="Graphic 16" o:spid="_x0000_s1041" style="position:absolute;left:13978;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" path="m233171,l,,,58521r233171,l233171,xe" fillcolor="navy" stroked="f">
                  <v:path arrowok="t"/>
                </v:shape>
                <v:shape id="Graphic 17" o:spid="_x0000_s1042" style="position:absolute;left:1397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" path="m233171,l,,,8534r233171,l233171,xe" fillcolor="black" stroked="f">
                  <v:path arrowok="t"/>
                </v:shape>
                <v:shape id="Graphic 18" o:spid="_x0000_s1043" style="position:absolute;left:1632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" path="m233172,l,,,58521r233172,l233172,xe" fillcolor="navy" stroked="f">
                  <v:path arrowok="t"/>
                </v:shape>
                <v:shape id="Graphic 19" o:spid="_x0000_s1044"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" path="m233172,l,,,8534r233172,l233172,xe" fillcolor="black" stroked="f">
                  <v:path arrowok="t"/>
                </v:shape>
                <v:shape id="Graphic 20" o:spid="_x0000_s1045" style="position:absolute;left:18672;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" path="m233476,l,,,58521r233476,l233476,xe" fillcolor="navy" stroked="f">
                  <v:path arrowok="t"/>
                </v:shape>
                <v:shape id="Graphic 21" o:spid="_x0000_s1046"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" path="m233476,l,,,8534r233476,l233476,xe" fillcolor="black" stroked="f">
                  <v:path arrowok="t"/>
                </v:shape>
                <v:shape id="Graphic 22" o:spid="_x0000_s1047" style="position:absolute;left:2101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" path="m233476,l,,,58521r233476,l233476,xe" fillcolor="navy" stroked="f">
                  <v:path arrowok="t"/>
                </v:shape>
                <v:shape id="Graphic 23" o:spid="_x0000_s1048"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" path="m233476,l,,,8534r233476,l233476,xe" fillcolor="black" stroked="f">
                  <v:path arrowok="t"/>
                </v:shape>
                <v:shape id="Graphic 24" o:spid="_x0000_s1049" style="position:absolute;left:2336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" path="m233476,l,,,58521r233476,l233476,xe" fillcolor="navy" stroked="f">
                  <v:path arrowok="t"/>
                </v:shape>
                <v:shape id="Graphic 25" o:spid="_x0000_s1050"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" path="m233476,l,,,8534r233476,l233476,xe" fillcolor="black" stroked="f">
                  <v:path arrowok="t"/>
                </v:shape>
                <v:shape id="Graphic 26" o:spid="_x0000_s1051" style="position:absolute;left:2571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" path="m233476,l,,,58521r233476,l233476,xe" fillcolor="navy" stroked="f">
                  <v:path arrowok="t"/>
                </v:shape>
                <v:shape id="Graphic 27" o:spid="_x0000_s1052"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" path="m233476,l,,,8534r233476,l233476,xe" fillcolor="black" stroked="f">
                  <v:path arrowok="t"/>
                </v:shape>
                <v:shape id="Graphic 28" o:spid="_x0000_s1053" style="position:absolute;left:2806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" path="m233476,l,,,58521r233476,l233476,xe" fillcolor="navy" stroked="f">
                  <v:path arrowok="t"/>
                </v:shape>
                <v:shape id="Graphic 29" o:spid="_x0000_s1054"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" path="m233476,l,,,8534r233476,l233476,xe" fillcolor="black" stroked="f">
                  <v:path arrowok="t"/>
                </v:shape>
                <v:shape id="Graphic 30" o:spid="_x0000_s1055" style="position:absolute;left:3040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adwQAAANsAAAAPAAAAZHJzL2Rvd25yZXYueG1sRE/Pa8Iw&#10;FL4P/B/CE7wMTetg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ONbZp3BAAAA2wAAAA8AAAAA&#10;AAAAAAAAAAAABwIAAGRycy9kb3ducmV2LnhtbFBLBQYAAAAAAwADALcAAAD1AgAAAAA=&#10;" path="m233172,l,,,58521r233172,l233172,xe" fillcolor="navy" stroked="f">
                  <v:path arrowok="t"/>
                </v:shape>
                <v:shape id="Graphic 31" o:spid="_x0000_s1056" style="position:absolute;left:3040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" path="m233172,l,,,8534r233172,l233172,xe" fillcolor="black" stroked="f">
                  <v:path arrowok="t"/>
                </v:shape>
                <v:shape id="Graphic 32" o:spid="_x0000_s1057" style="position:absolute;left:3275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1xxAAAANsAAAAPAAAAZHJzL2Rvd25yZXYueG1sRI9Ba8JA&#10;FITvQv/D8oRepG5iw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HzFXXHEAAAA2wAAAA8A&#10;AAAAAAAAAAAAAAAABwIAAGRycy9kb3ducmV2LnhtbFBLBQYAAAAAAwADALcAAAD4AgAAAAA=&#10;" path="m233172,l,,,58521r233172,l233172,xe" fillcolor="navy" stroked="f">
                  <v:path arrowok="t"/>
                </v:shape>
                <v:shape id="Graphic 33" o:spid="_x0000_s1058"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" path="m233172,l,,,8534r233172,l233172,xe" fillcolor="black" stroked="f">
                  <v:path arrowok="t"/>
                </v:shape>
                <v:shape id="Graphic 34" o:spid="_x0000_s1059" style="position:absolute;left:35103;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" path="m233476,l,,,58521r233476,l233476,xe" fillcolor="navy" stroked="f">
                  <v:path arrowok="t"/>
                </v:shape>
                <v:shape id="Graphic 35" o:spid="_x0000_s1060"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" path="m233476,l,,,8534r233476,l233476,xe" fillcolor="black" stroked="f">
                  <v:path arrowok="t"/>
                </v:shape>
                <v:shape id="Graphic 36" o:spid="_x0000_s1061" style="position:absolute;left:3745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yxAAAANsAAAAPAAAAZHJzL2Rvd25yZXYueG1sRI9Ba8JA&#10;FITvhf6H5QleSt2kgp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AP+W3LEAAAA2wAAAA8A&#10;AAAAAAAAAAAAAAAABwIAAGRycy9kb3ducmV2LnhtbFBLBQYAAAAAAwADALcAAAD4AgAAAAA=&#10;" path="m233476,l,,,58521r233476,l233476,xe" fillcolor="navy" stroked="f">
                  <v:path arrowok="t"/>
                </v:shape>
                <v:shape id="Graphic 37" o:spid="_x0000_s1062"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" path="m233476,l,,,8534r233476,l233476,xe" fillcolor="black" stroked="f">
                  <v:path arrowok="t"/>
                </v:shape>
                <v:shape id="Graphic 38" o:spid="_x0000_s1063" style="position:absolute;left:3979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qbwQAAANsAAAAPAAAAZHJzL2Rvd25yZXYueG1sRE/Pa8Iw&#10;FL4P/B/CE7wMTetg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B0tapvBAAAA2wAAAA8AAAAA&#10;AAAAAAAAAAAABwIAAGRycy9kb3ducmV2LnhtbFBLBQYAAAAAAwADALcAAAD1AgAAAAA=&#10;" path="m233476,l,,,58521r233476,l233476,xe" fillcolor="navy" stroked="f">
                  <v:path arrowok="t"/>
                </v:shape>
                <v:shape id="Graphic 39" o:spid="_x0000_s1064"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" path="m233476,l,,,8534r233476,l233476,xe" fillcolor="black" stroked="f">
                  <v:path arrowok="t"/>
                </v:shape>
                <v:shape id="Graphic 40" o:spid="_x0000_s1065" style="position:absolute;left:42144;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XgwQAAANsAAAAPAAAAZHJzL2Rvd25yZXYueG1sRE/Pa8Iw&#10;FL4P/B/CE7wMTStj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LtdFeDBAAAA2wAAAA8AAAAA&#10;AAAAAAAAAAAABwIAAGRycy9kb3ducmV2LnhtbFBLBQYAAAAAAwADALcAAAD1AgAAAAA=&#10;" path="m233476,l,,,58521r233476,l233476,xe" fillcolor="navy" stroked="f">
                  <v:path arrowok="t"/>
                </v:shape>
                <v:shape id="Graphic 41" o:spid="_x0000_s1066"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" path="m233476,l,,,8534r233476,l233476,xe" fillcolor="black" stroked="f">
                  <v:path arrowok="t"/>
                </v:shape>
                <v:shape id="Graphic 42" o:spid="_x0000_s1067" style="position:absolute;left:4449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4MxAAAANsAAAAPAAAAZHJzL2Rvd25yZXYueG1sRI9Ba8JA&#10;FITvQv/D8oRepG4ix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CTDLgzEAAAA2wAAAA8A&#10;AAAAAAAAAAAAAAAABwIAAGRycy9kb3ducmV2LnhtbFBLBQYAAAAAAwADALcAAAD4AgAAAAA=&#10;" path="m233172,l,,,58521r233172,l233172,xe" fillcolor="navy" stroked="f">
                  <v:path arrowok="t"/>
                </v:shape>
                <v:shape id="Graphic 43" o:spid="_x0000_s1068" style="position:absolute;left:4449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" path="m233172,l,,,8534r233172,l233172,xe" fillcolor="black" stroked="f">
                  <v:path arrowok="t"/>
                </v:shape>
                <v:shape id="Graphic 44" o:spid="_x0000_s1069" style="position:absolute;left:46842;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" path="m233172,l,,,58521r233172,l233172,xe" fillcolor="navy" stroked="f">
                  <v:path arrowok="t"/>
                </v:shape>
                <v:shape id="Graphic 45" o:spid="_x0000_s1070" style="position:absolute;left:46842;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" path="m233172,l,,,8534r233172,l233172,xe" fillcolor="black" stroked="f">
                  <v:path arrowok="t"/>
                </v:shape>
                <v:shape id="Graphic 46" o:spid="_x0000_s1071" style="position:absolute;left:49189;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xAAAANsAAAAPAAAAZHJzL2Rvd25yZXYueG1sRI9Ba8JA&#10;FITvhf6H5QleSt2kiJ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Fv4KA/EAAAA2wAAAA8A&#10;AAAAAAAAAAAAAAAABwIAAGRycy9kb3ducmV2LnhtbFBLBQYAAAAAAwADALcAAAD4AgAAAAA=&#10;" path="m233476,l,,,58521r233476,l233476,xe" fillcolor="navy" stroked="f">
                  <v:path arrowok="t"/>
                </v:shape>
                <v:shape id="Graphic 47" o:spid="_x0000_s1072"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" path="m233476,l,,,8534r233476,l233476,xe" fillcolor="black" stroked="f">
                  <v:path arrowok="t"/>
                </v:shape>
                <v:shape id="Graphic 48" o:spid="_x0000_s1073" style="position:absolute;left:51536;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nmwQAAANsAAAAPAAAAZHJzL2Rvd25yZXYueG1sRE/Pa8Iw&#10;FL4P/B/CE7wMTStj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EUrGebBAAAA2wAAAA8AAAAA&#10;AAAAAAAAAAAABwIAAGRycy9kb3ducmV2LnhtbFBLBQYAAAAAAwADALcAAAD1AgAAAAA=&#10;" path="m233476,l,,,58521r233476,l233476,xe" fillcolor="navy" stroked="f">
                  <v:path arrowok="t"/>
                </v:shape>
                <v:shape id="Graphic 49" o:spid="_x0000_s1074"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" path="m233476,l,,,8534r233476,l233476,xe" fillcolor="black" stroked="f">
                  <v:path arrowok="t"/>
                </v:shape>
                <v:shape id="Graphic 50" o:spid="_x0000_s1075" style="position:absolute;left:5388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9wQAAANsAAAAPAAAAZHJzL2Rvd25yZXYueG1sRE/Pa8Iw&#10;FL4P/B/CE7wMTSts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D6Egz3BAAAA2wAAAA8AAAAA&#10;AAAAAAAAAAAABwIAAGRycy9kb3ducmV2LnhtbFBLBQYAAAAAAwADALcAAAD1AgAAAAA=&#10;" path="m233476,l,,,58521r233476,l233476,xe" fillcolor="navy" stroked="f">
                  <v:path arrowok="t"/>
                </v:shape>
                <v:shape id="Graphic 51" o:spid="_x0000_s1076"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" path="m233476,l,,,8534r233476,l233476,xe" fillcolor="black" stroked="f">
                  <v:path arrowok="t"/>
                </v:shape>
                <v:shape id="Graphic 52" o:spid="_x0000_s1077" style="position:absolute;left:5623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jRxAAAANsAAAAPAAAAZHJzL2Rvd25yZXYueG1sRI9Ba8JA&#10;FITvQv/D8oRepG4i1E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KEauNHEAAAA2wAAAA8A&#10;AAAAAAAAAAAAAAAABwIAAGRycy9kb3ducmV2LnhtbFBLBQYAAAAAAwADALcAAAD4AgAAAAA=&#10;" path="m233476,l,,,58521r233476,l233476,xe" fillcolor="navy" stroked="f">
                  <v:path arrowok="t"/>
                </v:shape>
                <v:shape id="Graphic 53" o:spid="_x0000_s1078"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" path="m233476,l,,,8534r233476,l233476,xe" fillcolor="black" stroked="f">
                  <v:path arrowok="t"/>
                </v:shape>
                <v:shape id="Graphic 54" o:spid="_x0000_s1079" style="position:absolute;left:5857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" path="m233476,l,,,58521r233476,l233476,xe" fillcolor="navy" stroked="f">
                  <v:path arrowok="t"/>
                </v:shape>
                <v:shape id="Graphic 55" o:spid="_x0000_s1080"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" path="m233476,l,,,8534r233476,l233476,xe" fillcolor="black" stroked="f">
                  <v:path arrowok="t"/>
                </v:shape>
                <v:shape id="Graphic 56" o:spid="_x0000_s1081"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" path="m231647,l,,,58216r231647,l231647,xe" fillcolor="navy" stroked="f">
                  <v:path arrowok="t"/>
                </v:shape>
                <v:shape id="Graphic 57" o:spid="_x0000_s1082" style="position:absolute;left:228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" path="m231647,l,,,8534r231647,l231647,xe" fillcolor="black" stroked="f">
                  <v:path arrowok="t"/>
                </v:shape>
                <v:shape id="Graphic 58" o:spid="_x0000_s1083"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" path="m231952,l,,,58216r231952,l231952,xe" fillcolor="navy" stroked="f">
                  <v:path arrowok="t"/>
                </v:shape>
                <v:shape id="Graphic 59" o:spid="_x0000_s1084" style="position:absolute;left:4617;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" path="m231952,l,,,8534r231952,l231952,xe" fillcolor="black" stroked="f">
                  <v:path arrowok="t"/>
                </v:shape>
                <v:shape id="Graphic 60" o:spid="_x0000_s1085"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" path="m231952,l,,,58216r231952,l231952,xe" fillcolor="navy" stroked="f">
                  <v:path arrowok="t"/>
                </v:shape>
                <v:shape id="Graphic 61" o:spid="_x0000_s1086" style="position:absolute;left:6948;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" path="m231952,l,,,8534r231952,l231952,xe" fillcolor="black" stroked="f">
                  <v:path arrowok="t"/>
                </v:shape>
                <v:shape id="Graphic 62" o:spid="_x0000_s1087"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928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" path="m233476,l,,,8534r233476,l233476,xe" fillcolor="black" stroked="f">
                  <v:path arrowok="t"/>
                </v:shape>
                <v:shape id="Graphic 64" o:spid="_x0000_s1089"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ExAAAANsAAAAPAAAAZHJzL2Rvd25yZXYueG1sRI9Ba8JA&#10;FITvQv/D8gq9SN1YJ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BpRv4TEAAAA2wAAAA8A&#10;AAAAAAAAAAAAAAAABwIAAGRycy9kb3ducmV2LnhtbFBLBQYAAAAAAwADALcAAAD4AgAAAAA=&#10;" path="m233476,l,,,58216r233476,l233476,xe" fillcolor="navy" stroked="f">
                  <v:path arrowok="t"/>
                </v:shape>
                <v:shape id="Graphic 65" o:spid="_x0000_s1090" style="position:absolute;left:1162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" path="m233476,l,,,8534r233476,l233476,xe" fillcolor="black" stroked="f">
                  <v:path arrowok="t"/>
                </v:shape>
                <v:shape id="Graphic 66" o:spid="_x0000_s1091" style="position:absolute;left:1397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171,l,,,58216r233171,l233171,xe" fillcolor="navy" stroked="f">
                  <v:path arrowok="t"/>
                </v:shape>
                <v:shape id="Graphic 67" o:spid="_x0000_s1092" style="position:absolute;left:13978;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" path="m233171,l,,,8534r233171,l233171,xe" fillcolor="black" stroked="f">
                  <v:path arrowok="t"/>
                </v:shape>
                <v:shape id="Graphic 68" o:spid="_x0000_s1093"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" path="m233172,l,,,58216r233172,l233172,xe" fillcolor="navy" stroked="f">
                  <v:path arrowok="t"/>
                </v:shape>
                <v:shape id="Graphic 69" o:spid="_x0000_s1094" style="position:absolute;left:1632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" path="m233172,l,,,8534r233172,l233172,xe" fillcolor="black" stroked="f">
                  <v:path arrowok="t"/>
                </v:shape>
                <v:shape id="Graphic 70" o:spid="_x0000_s1095"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476,l,,,58216r233476,l233476,xe" fillcolor="navy" stroked="f">
                  <v:path arrowok="t"/>
                </v:shape>
                <v:shape id="Graphic 71" o:spid="_x0000_s1096" style="position:absolute;left:1867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" path="m233476,l,,,8534r233476,l233476,xe" fillcolor="black" stroked="f">
                  <v:path arrowok="t"/>
                </v:shape>
                <v:shape id="Graphic 72" o:spid="_x0000_s1097"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" path="m233476,l,,,58216r233476,l233476,xe" fillcolor="navy" stroked="f">
                  <v:path arrowok="t"/>
                </v:shape>
                <v:shape id="Graphic 73" o:spid="_x0000_s1098" style="position:absolute;left:21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" path="m233476,l,,,8534r233476,l233476,xe" fillcolor="black" stroked="f">
                  <v:path arrowok="t"/>
                </v:shape>
                <v:shape id="Graphic 74" o:spid="_x0000_s1099"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336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" path="m233476,l,,,8534r233476,l233476,xe" fillcolor="black" stroked="f">
                  <v:path arrowok="t"/>
                </v:shape>
                <v:shape id="Graphic 76" o:spid="_x0000_s1101"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" path="m233476,l,,,58216r233476,l233476,xe" fillcolor="navy" stroked="f">
                  <v:path arrowok="t"/>
                </v:shape>
                <v:shape id="Graphic 77" o:spid="_x0000_s1102" style="position:absolute;left:2571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" path="m233476,l,,,8534r233476,l233476,xe" fillcolor="black" stroked="f">
                  <v:path arrowok="t"/>
                </v:shape>
                <v:shape id="Graphic 78" o:spid="_x0000_s1103"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806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" path="m233476,l,,,8534r233476,l233476,xe" fillcolor="black" stroked="f">
                  <v:path arrowok="t"/>
                </v:shape>
                <v:shape id="Graphic 80" o:spid="_x0000_s1105" style="position:absolute;left:3040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" path="m233172,l,,,58216r233172,l233172,xe" fillcolor="navy" stroked="f">
                  <v:path arrowok="t"/>
                </v:shape>
                <v:shape id="Graphic 81" o:spid="_x0000_s1106" style="position:absolute;left:3040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" path="m233172,l,,,8534r233172,l233172,xe" fillcolor="black" stroked="f">
                  <v:path arrowok="t"/>
                </v:shape>
                <v:shape id="Graphic 82" o:spid="_x0000_s1107"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172,l,,,58216r233172,l233172,xe" fillcolor="navy" stroked="f">
                  <v:path arrowok="t"/>
                </v:shape>
                <v:shape id="Graphic 83" o:spid="_x0000_s1108" style="position:absolute;left:3275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" path="m233172,l,,,8534r233172,l233172,xe" fillcolor="black" stroked="f">
                  <v:path arrowok="t"/>
                </v:shape>
                <v:shape id="Graphic 84" o:spid="_x0000_s1109"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l+wwAAANsAAAAPAAAAZHJzL2Rvd25yZXYueG1sRI9Ba8JA&#10;FITvBf/D8gQvRTfao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ql1ZfsMAAADbAAAADwAA&#10;AAAAAAAAAAAAAAAHAgAAZHJzL2Rvd25yZXYueG1sUEsFBgAAAAADAAMAtwAAAPcCAAAAAA==&#10;" path="m233476,l,,,58216r233476,l233476,xe" fillcolor="navy" stroked="f">
                  <v:path arrowok="t"/>
                </v:shape>
                <v:shape id="Graphic 85" o:spid="_x0000_s1110" style="position:absolute;left:3510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" path="m233476,l,,,8534r233476,l233476,xe" fillcolor="black" stroked="f">
                  <v:path arrowok="t"/>
                </v:shape>
                <v:shape id="Graphic 86" o:spid="_x0000_s1111"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476,l,,,58216r233476,l233476,xe" fillcolor="navy" stroked="f">
                  <v:path arrowok="t"/>
                </v:shape>
                <v:shape id="Graphic 87" o:spid="_x0000_s1112" style="position:absolute;left:3745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" path="m233476,l,,,8534r233476,l233476,xe" fillcolor="black" stroked="f">
                  <v:path arrowok="t"/>
                </v:shape>
                <v:shape id="Graphic 88" o:spid="_x0000_s1113"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" path="m233476,l,,,58216r233476,l233476,xe" fillcolor="navy" stroked="f">
                  <v:path arrowok="t"/>
                </v:shape>
                <v:shape id="Graphic 89" o:spid="_x0000_s1114" style="position:absolute;left:3979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" path="m233476,l,,,8534r233476,l233476,xe" fillcolor="black" stroked="f">
                  <v:path arrowok="t"/>
                </v:shape>
                <v:shape id="Graphic 90" o:spid="_x0000_s1115"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42144;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" path="m233476,l,,,8534r233476,l233476,xe" fillcolor="black" stroked="f">
                  <v:path arrowok="t"/>
                </v:shape>
                <v:shape id="Graphic 92" o:spid="_x0000_s1117" style="position:absolute;left:4449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" path="m233172,l,,,58216r233172,l233172,xe" fillcolor="navy" stroked="f">
                  <v:path arrowok="t"/>
                </v:shape>
                <v:shape id="Graphic 93" o:spid="_x0000_s1118" style="position:absolute;left:4449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" path="m233172,l,,,8534r233172,l233172,xe" fillcolor="black" stroked="f">
                  <v:path arrowok="t"/>
                </v:shape>
                <v:shape id="Graphic 94" o:spid="_x0000_s1119" style="position:absolute;left:46842;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172,l,,,58216r233172,l233172,xe" fillcolor="navy" stroked="f">
                  <v:path arrowok="t"/>
                </v:shape>
                <v:shape id="Graphic 95" o:spid="_x0000_s1120" style="position:absolute;left:4684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" path="m233172,l,,,8534r233172,l233172,xe" fillcolor="black" stroked="f">
                  <v:path arrowok="t"/>
                </v:shape>
                <v:shape id="Graphic 96" o:spid="_x0000_s1121"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" path="m233476,l,,,58216r233476,l233476,xe" fillcolor="navy" stroked="f">
                  <v:path arrowok="t"/>
                </v:shape>
                <v:shape id="Graphic 97" o:spid="_x0000_s1122" style="position:absolute;left:4918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" path="m233476,l,,,8534r233476,l233476,xe" fillcolor="black" stroked="f">
                  <v:path arrowok="t"/>
                </v:shape>
                <v:shape id="Graphic 98" o:spid="_x0000_s1123"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476,l,,,58216r233476,l233476,xe" fillcolor="navy" stroked="f">
                  <v:path arrowok="t"/>
                </v:shape>
                <v:shape id="Graphic 99" o:spid="_x0000_s1124" style="position:absolute;left:51536;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" path="m233476,l,,,8534r233476,l233476,xe" fillcolor="black" stroked="f">
                  <v:path arrowok="t"/>
                </v:shape>
                <v:shape id="Graphic 100" o:spid="_x0000_s1125"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" path="m233476,l,,,58216r233476,l233476,xe" fillcolor="navy" stroked="f">
                  <v:path arrowok="t"/>
                </v:shape>
                <v:shape id="Graphic 101" o:spid="_x0000_s1126" style="position:absolute;left:538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" path="m233476,l,,,8534r233476,l233476,xe" fillcolor="black" stroked="f">
                  <v:path arrowok="t"/>
                </v:shape>
                <v:shape id="Graphic 102" o:spid="_x0000_s1127"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5623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" path="m233476,l,,,8534r233476,l233476,xe" fillcolor="black" stroked="f">
                  <v:path arrowok="t"/>
                </v:shape>
                <v:shape id="Graphic 104" o:spid="_x0000_s1129"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ZwgAAANwAAAAPAAAAZHJzL2Rvd25yZXYueG1sRE9NawIx&#10;EL0L/ocwQi+iiVZq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CxJa/ZwgAAANwAAAAPAAAA&#10;AAAAAAAAAAAAAAcCAABkcnMvZG93bnJldi54bWxQSwUGAAAAAAMAAwC3AAAA9gIAAAAA&#10;" path="m233476,l,,,58216r233476,l233476,xe" fillcolor="navy" stroked="f">
                  <v:path arrowok="t"/>
                </v:shape>
                <v:shape id="Graphic 105" o:spid="_x0000_s1130" style="position:absolute;left:5857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" path="m233476,l,,,8534r233476,l233476,xe" fillcolor="black" stroked="f">
                  <v:path arrowok="t"/>
                </v:shape>
                <v:shape id="Graphic 106" o:spid="_x0000_s1131" style="position:absolute;left:60926;top:95095;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80,l129286,r,129235l,129235r,58509l129286,187744r57556,l186880,xe" fillcolor="navy" stroked="f">
                  <v:path arrowok="t"/>
                </v:shape>
                <v:shape id="Graphic 107" o:spid="_x0000_s1132" style="position:absolute;left:60926;top:95095;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" path="m37795,218846l37769,89611r-7924,l29845,218846,,218846r,8534l29845,227380r7924,l37795,218846xem226479,r-7912,l218567,39928r-131141,l79502,39928r,8535l79502,79552r-49657,l29845,88087r49657,l79502,218846r,8534l87426,227380r131141,l226415,227380r64,-137769l218567,89611r,129235l87426,218846r,-130759l226441,88087r,-8535l87426,79552r,-31089l218567,48463r7848,l226479,xe" fillcolor="black" stroked="f">
                  <v:path arrowok="t"/>
                </v:shape>
                <v:shape id="Graphic 108" o:spid="_x0000_s1133" style="position:absolute;left:6092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80,l129286,,,76,,58293r129286,l129286,187452r57594,l186880,xe" fillcolor="navy" stroked="f">
                  <v:path arrowok="t"/>
                </v:shape>
                <v:shape id="Graphic 109" o:spid="_x0000_s1134" style="position:absolute;left:60926;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" path="m226479,188950r-7912,l89281,188976r,8534l218567,197510r,29845l226479,227355r,-38405xem226479,25l89281,r,8534l218567,8534r,130785l87426,139319,87426,,79502,r,139319l47548,139319r,-130785l47548,25,,,,8534r39624,l39624,139319r,8534l47548,147853r31954,l79502,197510r7924,l87426,147853r131141,l226466,147853,226479,25xe" fillcolor="black" stroked="f">
                  <v:path arrowok="t"/>
                </v:shape>
                <v:shape id="Graphic 110" o:spid="_x0000_s1135" style="position:absolute;left:62219;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605,l,,,230428r57605,l57605,xe" fillcolor="navy" stroked="f">
                  <v:path arrowok="t"/>
                </v:shape>
                <v:shape id="Graphic 111" o:spid="_x0000_s1136"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7924,l,,,230428r7924,l7924,xe" fillcolor="black" stroked="f">
                  <v:path arrowok="t"/>
                </v:shape>
                <v:shape id="Graphic 112" o:spid="_x0000_s1137" style="position:absolute;left:62219;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605,l,,,230428r57605,l57605,xe" fillcolor="navy" stroked="f">
                  <v:path arrowok="t"/>
                </v:shape>
                <v:shape id="Graphic 113" o:spid="_x0000_s1138"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7924,l,,,230428r7924,l7924,xe" fillcolor="black" stroked="f">
                  <v:path arrowok="t"/>
                </v:shape>
                <v:shape id="Graphic 114" o:spid="_x0000_s1139" style="position:absolute;left:62219;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605,l,,,230124r57605,l57605,xe" fillcolor="navy" stroked="f">
                  <v:path arrowok="t"/>
                </v:shape>
                <v:shape id="Graphic 115" o:spid="_x0000_s1140"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7924,l,,,230124r7924,l7924,xe" fillcolor="black" stroked="f">
                  <v:path arrowok="t"/>
                </v:shape>
                <v:shape id="Graphic 116" o:spid="_x0000_s1141" style="position:absolute;left:62219;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605,l,,,230124r57605,l57605,xe" fillcolor="navy" stroked="f">
                  <v:path arrowok="t"/>
                </v:shape>
                <v:shape id="Graphic 117" o:spid="_x0000_s1142"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7924,l,,,230124r7924,l7924,xe" fillcolor="black" stroked="f">
                  <v:path arrowok="t"/>
                </v:shape>
                <v:shape id="Graphic 118" o:spid="_x0000_s1143" style="position:absolute;left:62219;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605,l,,,230124r57605,l57605,xe" fillcolor="navy" stroked="f">
                  <v:path arrowok="t"/>
                </v:shape>
                <v:shape id="Graphic 119" o:spid="_x0000_s1144"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7924,l,,,230124r7924,l7924,xe" fillcolor="black" stroked="f">
                  <v:path arrowok="t"/>
                </v:shape>
                <v:shape id="Graphic 120" o:spid="_x0000_s1145" style="position:absolute;left:62219;top:138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605,l,,,230124r57605,l57605,xe" fillcolor="navy" stroked="f">
                  <v:path arrowok="t"/>
                </v:shape>
                <v:shape id="Graphic 121" o:spid="_x0000_s1146" style="position:absolute;left:63112;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7924,l,,,230124r7924,l7924,xe" fillcolor="black" stroked="f">
                  <v:path arrowok="t"/>
                </v:shape>
                <v:shape id="Graphic 122" o:spid="_x0000_s1147" style="position:absolute;left:62219;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605,l,,,230428r57605,l57605,xe" fillcolor="navy" stroked="f">
                  <v:path arrowok="t"/>
                </v:shape>
                <v:shape id="Graphic 123" o:spid="_x0000_s1148"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7924,l,,,230428r7924,l7924,xe" fillcolor="black" stroked="f">
                  <v:path arrowok="t"/>
                </v:shape>
                <v:shape id="Graphic 124" o:spid="_x0000_s1149" style="position:absolute;left:62219;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605,l,,,230428r57605,l57605,xe" fillcolor="navy" stroked="f">
                  <v:path arrowok="t"/>
                </v:shape>
                <v:shape id="Graphic 125" o:spid="_x0000_s1150"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7924,l,,,230428r7924,l7924,xe" fillcolor="black" stroked="f">
                  <v:path arrowok="t"/>
                </v:shape>
                <v:shape id="Graphic 126" o:spid="_x0000_s1151" style="position:absolute;left:62219;top:208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605,l,,,230428r57605,l57605,xe" fillcolor="navy" stroked="f">
                  <v:path arrowok="t"/>
                </v:shape>
                <v:shape id="Graphic 127" o:spid="_x0000_s1152"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7924,l,,,230428r7924,l7924,xe" fillcolor="black" stroked="f">
                  <v:path arrowok="t"/>
                </v:shape>
                <v:shape id="Graphic 128" o:spid="_x0000_s1153" style="position:absolute;left:62219;top:231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605,l,,,230428r57605,l57605,xe" fillcolor="navy" stroked="f">
                  <v:path arrowok="t"/>
                </v:shape>
                <v:shape id="Graphic 129" o:spid="_x0000_s1154"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7924,l,,,230428r7924,l7924,xe" fillcolor="black" stroked="f">
                  <v:path arrowok="t"/>
                </v:shape>
                <v:shape id="Graphic 130" o:spid="_x0000_s1155" style="position:absolute;left:62219;top:254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605,l,,,230428r57605,l57605,xe" fillcolor="navy" stroked="f">
                  <v:path arrowok="t"/>
                </v:shape>
                <v:shape id="Graphic 131" o:spid="_x0000_s1156"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7924,l,,,230428r7924,l7924,xe" fillcolor="black" stroked="f">
                  <v:path arrowok="t"/>
                </v:shape>
                <v:shape id="Graphic 132" o:spid="_x0000_s1157" style="position:absolute;left:62219;top:277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605,l,,,230428r57605,l57605,xe" fillcolor="navy" stroked="f">
                  <v:path arrowok="t"/>
                </v:shape>
                <v:shape id="Graphic 133" o:spid="_x0000_s1158" style="position:absolute;left:63112;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7924,l,,,230428r7924,l7924,xe" fillcolor="black" stroked="f">
                  <v:path arrowok="t"/>
                </v:shape>
                <v:shape id="Graphic 134" o:spid="_x0000_s1159" style="position:absolute;left:62219;top:3008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605,l,,,230428r57605,l57605,xe" fillcolor="navy" stroked="f">
                  <v:path arrowok="t"/>
                </v:shape>
                <v:shape id="Graphic 135" o:spid="_x0000_s1160" style="position:absolute;left:63112;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7924,l,,,230428r7924,l7924,xe" fillcolor="black" stroked="f">
                  <v:path arrowok="t"/>
                </v:shape>
                <v:shape id="Graphic 136" o:spid="_x0000_s1161" style="position:absolute;left:62219;top:324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605,l,,,230124r57605,l57605,xe" fillcolor="navy" stroked="f">
                  <v:path arrowok="t"/>
                </v:shape>
                <v:shape id="Graphic 137" o:spid="_x0000_s1162"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7924,l,,,230124r7924,l7924,xe" fillcolor="black" stroked="f">
                  <v:path arrowok="t"/>
                </v:shape>
                <v:shape id="Graphic 138" o:spid="_x0000_s1163" style="position:absolute;left:62219;top:3472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605,l,,,230124r57605,l57605,xe" fillcolor="navy" stroked="f">
                  <v:path arrowok="t"/>
                </v:shape>
                <v:shape id="Graphic 139" o:spid="_x0000_s1164"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7924,l,,,230124r7924,l7924,xe" fillcolor="black" stroked="f">
                  <v:path arrowok="t"/>
                </v:shape>
                <v:shape id="Graphic 140" o:spid="_x0000_s1165" style="position:absolute;left:62219;top:3704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6/xgAAANwAAAAPAAAAZHJzL2Rvd25yZXYueG1sRI9BT8Mw&#10;DIXvk/gPkZG4bekQ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g52Ov8YAAADcAAAA&#10;DwAAAAAAAAAAAAAAAAAHAgAAZHJzL2Rvd25yZXYueG1sUEsFBgAAAAADAAMAtwAAAPoCAAAAAA==&#10;" path="m57605,l,,,230123r57605,l57605,xe" fillcolor="navy" stroked="f">
                  <v:path arrowok="t"/>
                </v:shape>
                <v:shape id="Graphic 141" o:spid="_x0000_s1166" style="position:absolute;left:63112;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" path="m7924,l,,,230123r7924,l7924,xe" fillcolor="black" stroked="f">
                  <v:path arrowok="t"/>
                </v:shape>
                <v:shape id="Graphic 142" o:spid="_x0000_s1167" style="position:absolute;left:62219;top:393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VTwwAAANwAAAAPAAAAZHJzL2Rvd25yZXYueG1sRE9LawIx&#10;EL4X/A9hhN5qVik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HAO1U8MAAADcAAAADwAA&#10;AAAAAAAAAAAAAAAHAgAAZHJzL2Rvd25yZXYueG1sUEsFBgAAAAADAAMAtwAAAPcCAAAAAA==&#10;" path="m57605,l,,,230428r57605,l57605,xe" fillcolor="navy" stroked="f">
                  <v:path arrowok="t"/>
                </v:shape>
                <v:shape id="Graphic 143" o:spid="_x0000_s1168"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" path="m7924,l,,,230428r7924,l7924,xe" fillcolor="black" stroked="f">
                  <v:path arrowok="t"/>
                </v:shape>
                <v:shape id="Graphic 144" o:spid="_x0000_s1169" style="position:absolute;left:62219;top:416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" path="m57605,l,,,230428r57605,l57605,xe" fillcolor="navy" stroked="f">
                  <v:path arrowok="t"/>
                </v:shape>
                <v:shape id="Graphic 145" o:spid="_x0000_s1170"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" path="m7924,l,,,230428r7924,l7924,xe" fillcolor="black" stroked="f">
                  <v:path arrowok="t"/>
                </v:shape>
                <v:shape id="Graphic 146" o:spid="_x0000_s1171" style="position:absolute;left:62219;top:43988;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NQwwAAANwAAAAPAAAAZHJzL2Rvd25yZXYueG1sRE9LawIx&#10;EL4X/A9hhN5qVik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YzizUMMAAADcAAAADwAA&#10;AAAAAAAAAAAAAAAHAgAAZHJzL2Rvd25yZXYueG1sUEsFBgAAAAADAAMAtwAAAPcCAAAAAA==&#10;" path="m57605,l,,,230428r57605,l57605,xe" fillcolor="navy" stroked="f">
                  <v:path arrowok="t"/>
                </v:shape>
                <v:shape id="Graphic 147" o:spid="_x0000_s1172"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" path="m7924,l,,,230428r7924,l7924,xe" fillcolor="black" stroked="f">
                  <v:path arrowok="t"/>
                </v:shape>
                <v:shape id="Graphic 148" o:spid="_x0000_s1173" style="position:absolute;left:62219;top:463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5xgAAANwAAAAPAAAAZHJzL2Rvd25yZXYueG1sRI9BT8Mw&#10;DIXvk/gPkZG4bekQ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feuCucYAAADcAAAA&#10;DwAAAAAAAAAAAAAAAAAHAgAAZHJzL2Rvd25yZXYueG1sUEsFBgAAAAADAAMAtwAAAPoCAAAAAA==&#10;" path="m57605,l,,,230428r57605,l57605,xe" fillcolor="navy" stroked="f">
                  <v:path arrowok="t"/>
                </v:shape>
                <v:shape id="Graphic 149" o:spid="_x0000_s1174"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" path="m7924,l,,,230428r7924,l7924,xe" fillcolor="black" stroked="f">
                  <v:path arrowok="t"/>
                </v:shape>
                <v:shape id="Graphic 150" o:spid="_x0000_s1175" style="position:absolute;left:62219;top:486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hixgAAANwAAAAPAAAAZHJzL2Rvd25yZXYueG1sRI9BT8Mw&#10;DIXvk/gPkZG4bemQQF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BkQYYsYAAADcAAAA&#10;DwAAAAAAAAAAAAAAAAAHAgAAZHJzL2Rvd25yZXYueG1sUEsFBgAAAAADAAMAtwAAAPoCAAAAAA==&#10;" path="m57605,l,,,230428r57605,l57605,xe" fillcolor="navy" stroked="f">
                  <v:path arrowok="t"/>
                </v:shape>
                <v:shape id="Graphic 151" o:spid="_x0000_s1176" style="position:absolute;left:63112;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" path="m7924,l,,,230428r7924,l7924,xe" fillcolor="black" stroked="f">
                  <v:path arrowok="t"/>
                </v:shape>
                <v:shape id="Graphic 152" o:spid="_x0000_s1177" style="position:absolute;left:62219;top:509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OOwwAAANwAAAAPAAAAZHJzL2Rvd25yZXYueG1sRE9LawIx&#10;EL4X/A9hhN5qVqE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mdojjsMAAADcAAAADwAA&#10;AAAAAAAAAAAAAAAHAgAAZHJzL2Rvd25yZXYueG1sUEsFBgAAAAADAAMAtwAAAPcCAAAAAA==&#10;" path="m57605,l,,,230428r57605,l57605,xe" fillcolor="navy" stroked="f">
                  <v:path arrowok="t"/>
                </v:shape>
                <v:shape id="Graphic 153" o:spid="_x0000_s1178" style="position:absolute;left:63112;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" path="m7924,l,,,230428r7924,l7924,xe" fillcolor="black" stroked="f">
                  <v:path arrowok="t"/>
                </v:shape>
                <v:shape id="Graphic 154" o:spid="_x0000_s1179" style="position:absolute;left:62219;top:532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" path="m57605,l,,,230428r57605,l57605,xe" fillcolor="navy" stroked="f">
                  <v:path arrowok="t"/>
                </v:shape>
                <v:shape id="Graphic 155" o:spid="_x0000_s1180" style="position:absolute;left:63112;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" path="m7924,l,,,230428r7924,l7924,xe" fillcolor="black" stroked="f">
                  <v:path arrowok="t"/>
                </v:shape>
                <v:shape id="Graphic 156" o:spid="_x0000_s1181" style="position:absolute;left:62219;top:555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WNwwAAANwAAAAPAAAAZHJzL2Rvd25yZXYueG1sRE9LawIx&#10;EL4X/A9hhN5qVqE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5uEljcMAAADcAAAADwAA&#10;AAAAAAAAAAAAAAAHAgAAZHJzL2Rvd25yZXYueG1sUEsFBgAAAAADAAMAtwAAAPcCAAAAAA==&#10;" path="m57605,l,,,230124r57605,l57605,xe" fillcolor="navy" stroked="f">
                  <v:path arrowok="t"/>
                </v:shape>
                <v:shape id="Graphic 157" o:spid="_x0000_s1182" style="position:absolute;left:63112;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" path="m7924,l,,,230124r7924,l7924,xe" fillcolor="black" stroked="f">
                  <v:path arrowok="t"/>
                </v:shape>
                <v:shape id="Graphic 158" o:spid="_x0000_s1183" style="position:absolute;left:62219;top:578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RkxgAAANwAAAAPAAAAZHJzL2Rvd25yZXYueG1sRI9BT8Mw&#10;DIXvk/gPkZG4bemQQF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DIUZMYAAADcAAAA&#10;DwAAAAAAAAAAAAAAAAAHAgAAZHJzL2Rvd25yZXYueG1sUEsFBgAAAAADAAMAtwAAAPoCAAAAAA==&#10;" path="m57605,l,,,230124r57605,l57605,xe" fillcolor="navy" stroked="f">
                  <v:path arrowok="t"/>
                </v:shape>
                <v:shape id="Graphic 159" o:spid="_x0000_s1184" style="position:absolute;left:63112;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" path="m7924,l,,,230124r7924,l7924,xe" fillcolor="black" stroked="f">
                  <v:path arrowok="t"/>
                </v:shape>
                <v:shape id="Graphic 160" o:spid="_x0000_s1185" style="position:absolute;left:62219;top:602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" path="m57605,l,,,230124r57605,l57605,xe" fillcolor="navy" stroked="f">
                  <v:path arrowok="t"/>
                </v:shape>
                <v:shape id="Graphic 161" o:spid="_x0000_s1186" style="position:absolute;left:63112;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" path="m7924,l,,,230124r7924,l7924,xe" fillcolor="black" stroked="f">
                  <v:path arrowok="t"/>
                </v:shape>
                <v:shape id="Graphic 162" o:spid="_x0000_s1187" style="position:absolute;left:62219;top:6252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" path="m57605,l,,,230428r57605,l57605,xe" fillcolor="navy" stroked="f">
                  <v:path arrowok="t"/>
                </v:shape>
                <v:shape id="Graphic 163" o:spid="_x0000_s1188"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" path="m7924,l,,,230428r7924,l7924,xe" fillcolor="black" stroked="f">
                  <v:path arrowok="t"/>
                </v:shape>
                <v:shape id="Graphic 164" o:spid="_x0000_s1189" style="position:absolute;left:62219;top:648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" path="m57605,l,,,230428r57605,l57605,xe" fillcolor="navy" stroked="f">
                  <v:path arrowok="t"/>
                </v:shape>
                <v:shape id="Graphic 165" o:spid="_x0000_s1190"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" path="m7924,l,,,230428r7924,l7924,xe" fillcolor="black" stroked="f">
                  <v:path arrowok="t"/>
                </v:shape>
                <v:shape id="Graphic 166" o:spid="_x0000_s1191" style="position:absolute;left:62219;top:671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" path="m57605,l,,,230428r57605,l57605,xe" fillcolor="navy" stroked="f">
                  <v:path arrowok="t"/>
                </v:shape>
                <v:shape id="Graphic 167" o:spid="_x0000_s1192"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" path="m7924,l,,,230428r7924,l7924,xe" fillcolor="black" stroked="f">
                  <v:path arrowok="t"/>
                </v:shape>
                <v:shape id="Graphic 168" o:spid="_x0000_s1193" style="position:absolute;left:62219;top:694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" path="m57605,l,,,230428r57605,l57605,xe" fillcolor="navy" stroked="f">
                  <v:path arrowok="t"/>
                </v:shape>
                <v:shape id="Graphic 169" o:spid="_x0000_s1194" style="position:absolute;left:63112;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" path="m7924,l,,,230428r7924,l7924,xe" fillcolor="black" stroked="f">
                  <v:path arrowok="t"/>
                </v:shape>
                <v:shape id="Graphic 170" o:spid="_x0000_s1195" style="position:absolute;left:62219;top:717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" path="m57605,l,,,230428r57605,l57605,xe" fillcolor="navy" stroked="f">
                  <v:path arrowok="t"/>
                </v:shape>
                <v:shape id="Graphic 171" o:spid="_x0000_s1196" style="position:absolute;left:63112;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" path="m7924,l,,,230428r7924,l7924,xe" fillcolor="black" stroked="f">
                  <v:path arrowok="t"/>
                </v:shape>
                <v:shape id="Graphic 172" o:spid="_x0000_s1197" style="position:absolute;left:62219;top:7410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" path="m57605,l,,,231952r57605,l57605,xe" fillcolor="navy" stroked="f">
                  <v:path arrowok="t"/>
                </v:shape>
                <v:shape id="Graphic 173" o:spid="_x0000_s1198" style="position:absolute;left:63112;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" path="m7924,l,,,231952r7924,l7924,xe" fillcolor="black" stroked="f">
                  <v:path arrowok="t"/>
                </v:shape>
                <v:shape id="Graphic 174" o:spid="_x0000_s1199" style="position:absolute;left:62219;top:764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" path="m57605,l,,,231952r57605,l57605,xe" fillcolor="navy" stroked="f">
                  <v:path arrowok="t"/>
                </v:shape>
                <v:shape id="Graphic 175" o:spid="_x0000_s1200" style="position:absolute;left:63112;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" path="m7924,l,,,231952r7924,l7924,xe" fillcolor="black" stroked="f">
                  <v:path arrowok="t"/>
                </v:shape>
                <v:shape id="Graphic 176" o:spid="_x0000_s1201" style="position:absolute;left:62219;top:7877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" path="m57605,l,,,231648r57605,l57605,xe" fillcolor="navy" stroked="f">
                  <v:path arrowok="t"/>
                </v:shape>
                <v:shape id="Graphic 177" o:spid="_x0000_s1202" style="position:absolute;left:63112;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" path="m7924,l,,,231648r7924,l7924,xe" fillcolor="black" stroked="f">
                  <v:path arrowok="t"/>
                </v:shape>
                <v:shape id="Graphic 178" o:spid="_x0000_s1203" style="position:absolute;left:62219;top:8110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" path="m57605,l,,,231648r57605,l57605,xe" fillcolor="navy" stroked="f">
                  <v:path arrowok="t"/>
                </v:shape>
                <v:shape id="Graphic 179" o:spid="_x0000_s1204" style="position:absolute;left:63112;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" path="m7924,l,,,231648r7924,l7924,xe" fillcolor="black" stroked="f">
                  <v:path arrowok="t"/>
                </v:shape>
                <v:shape id="Graphic 180" o:spid="_x0000_s1205" style="position:absolute;left:62219;top:834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" path="m57605,l,,,231648r57605,l57605,xe" fillcolor="navy" stroked="f">
                  <v:path arrowok="t"/>
                </v:shape>
                <v:shape id="Graphic 181" o:spid="_x0000_s1206" style="position:absolute;left:63112;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" path="m7924,l,,,231648r7924,l7924,xe" fillcolor="black" stroked="f">
                  <v:path arrowok="t"/>
                </v:shape>
                <v:shape id="Graphic 182" o:spid="_x0000_s1207" style="position:absolute;left:62219;top:857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" path="m57605,l,,,231647r57605,l57605,xe" fillcolor="navy" stroked="f">
                  <v:path arrowok="t"/>
                </v:shape>
                <v:shape id="Graphic 183" o:spid="_x0000_s1208" style="position:absolute;left:63112;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" path="m7924,l,,,231647r7924,l7924,xe" fillcolor="black" stroked="f">
                  <v:path arrowok="t"/>
                </v:shape>
                <v:shape id="Graphic 184" o:spid="_x0000_s1209" style="position:absolute;left:62219;top:88099;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" path="m57605,l,,,231952r57605,l57605,xe" fillcolor="navy" stroked="f">
                  <v:path arrowok="t"/>
                </v:shape>
                <v:shape id="Graphic 185" o:spid="_x0000_s1210"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zUwgAAANwAAAAPAAAAZHJzL2Rvd25yZXYueG1sRE9Li8Iw&#10;EL4L+x/CCHvTtC6K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BXGuzUwgAAANwAAAAPAAAA&#10;AAAAAAAAAAAAAAcCAABkcnMvZG93bnJldi54bWxQSwUGAAAAAAMAAwC3AAAA9gIAAAAA&#10;" path="m7924,l,,,231952r7924,l7924,xe" fillcolor="black" stroked="f">
                  <v:path arrowok="t"/>
                </v:shape>
                <v:shape id="Graphic 186" o:spid="_x0000_s1211" style="position:absolute;left:62219;top:9043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05,l,,,231952r57605,l57605,xe" fillcolor="navy" stroked="f">
                  <v:path arrowok="t"/>
                </v:shape>
                <v:shape id="Graphic 187" o:spid="_x0000_s1212"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7924,l,,,231952r7924,l7924,xe" fillcolor="black" stroked="f">
                  <v:path arrowok="t"/>
                </v:shape>
                <v:shape id="Graphic 188" o:spid="_x0000_s1213" style="position:absolute;left:62219;top:9276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" path="m57605,l,,,231952r57605,l57605,xe" fillcolor="navy" stroked="f">
                  <v:path arrowok="t"/>
                </v:shape>
                <v:shape id="Graphic 189" o:spid="_x0000_s1214" style="position:absolute;left:63112;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" path="m7924,l,,,231952r7924,l7924,xe" fillcolor="black" stroked="f">
                  <v:path arrowok="t"/>
                </v:shape>
                <v:shape id="Graphic 190" o:spid="_x0000_s1215"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2M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8eUYm0KsLAAAA//8DAFBLAQItABQABgAIAAAAIQDb4fbL7gAAAIUBAAATAAAAAAAA&#10;AAAAAAAAAAAAAABbQ29udGVudF9UeXBlc10ueG1sUEsBAi0AFAAGAAgAAAAhAFr0LFu/AAAAFQEA&#10;AAsAAAAAAAAAAAAAAAAAHwEAAF9yZWxzLy5yZWxzUEsBAi0AFAAGAAgAAAAhANC1jYzHAAAA3AAA&#10;AA8AAAAAAAAAAAAAAAAABwIAAGRycy9kb3ducmV2LnhtbFBLBQYAAAAAAwADALcAAAD7AgAAAAA=&#10;" path="m58216,l,,,230428r58216,l58216,xe" fillcolor="navy" stroked="f">
                  <v:path arrowok="t"/>
                </v:shape>
                <v:shape id="Graphic 191" o:spid="_x0000_s1216"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" path="m7924,l,,,230428r7924,l7924,xe" fillcolor="black" stroked="f">
                  <v:path arrowok="t"/>
                </v:shape>
                <v:shape id="Graphic 192" o:spid="_x0000_s1217"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" path="m58216,l,,,230428r58216,l58216,xe" fillcolor="navy" stroked="f">
                  <v:path arrowok="t"/>
                </v:shape>
                <v:shape id="Graphic 193" o:spid="_x0000_s1218"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" path="m7924,l,,,230428r7924,l7924,xe" fillcolor="black" stroked="f">
                  <v:path arrowok="t"/>
                </v:shape>
                <v:shape id="Graphic 194" o:spid="_x0000_s1219"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uPxAAAANwAAAAPAAAAZHJzL2Rvd25yZXYueG1sRE9Na8JA&#10;EL0X/A/LCL3VjW0R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K+Oi4/EAAAA3AAAAA8A&#10;AAAAAAAAAAAAAAAABwIAAGRycy9kb3ducmV2LnhtbFBLBQYAAAAAAwADALcAAAD4AgAAAAA=&#10;" path="m58216,l,,,230124r58216,l58216,xe" fillcolor="navy" stroked="f">
                  <v:path arrowok="t"/>
                </v:shape>
                <v:shape id="Graphic 195" o:spid="_x0000_s1220"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7924,l,,,230124r7924,l7924,xe" fillcolor="black" stroked="f">
                  <v:path arrowok="t"/>
                </v:shape>
                <v:shape id="Graphic 196" o:spid="_x0000_s1221"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" path="m58216,l,,,230124r58216,l58216,xe" fillcolor="navy" stroked="f">
                  <v:path arrowok="t"/>
                </v:shape>
                <v:shape id="Graphic 197" o:spid="_x0000_s1222"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" path="m7924,l,,,230124r7924,l7924,xe" fillcolor="black" stroked="f">
                  <v:path arrowok="t"/>
                </v:shape>
                <v:shape id="Graphic 198" o:spid="_x0000_s1223"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GK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aeUYm0KsLAAAA//8DAFBLAQItABQABgAIAAAAIQDb4fbL7gAAAIUBAAATAAAAAAAA&#10;AAAAAAAAAAAAAABbQ29udGVudF9UeXBlc10ueG1sUEsBAi0AFAAGAAgAAAAhAFr0LFu/AAAAFQEA&#10;AAsAAAAAAAAAAAAAAAAAHwEAAF9yZWxzLy5yZWxzUEsBAi0AFAAGAAgAAAAhAC7DgYrHAAAA3AAA&#10;AA8AAAAAAAAAAAAAAAAABwIAAGRycy9kb3ducmV2LnhtbFBLBQYAAAAAAwADALcAAAD7AgAAAAA=&#10;" path="m58216,l,,,230124r58216,l58216,xe" fillcolor="navy" stroked="f">
                  <v:path arrowok="t"/>
                </v:shape>
                <v:shape id="Graphic 199" o:spid="_x0000_s1224"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" path="m7924,l,,,230124r7924,l7924,xe" fillcolor="black" stroked="f">
                  <v:path arrowok="t"/>
                </v:shape>
                <v:shape id="Graphic 200" o:spid="_x0000_s1225" style="position:absolute;left:390;top:138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" path="m58216,l,,,230124r58216,l58216,xe" fillcolor="navy" stroked="f">
                  <v:path arrowok="t"/>
                </v:shape>
                <v:shape id="Graphic 201" o:spid="_x0000_s1226" style="position:absolute;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" path="m7924,l,,,230124r7924,l7924,xe" fillcolor="black" stroked="f">
                  <v:path arrowok="t"/>
                </v:shape>
                <v:shape id="Graphic 202" o:spid="_x0000_s1227"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" path="m58216,l,,,230428r58216,l58216,xe" fillcolor="navy" stroked="f">
                  <v:path arrowok="t"/>
                </v:shape>
                <v:shape id="Graphic 203" o:spid="_x0000_s1228"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" path="m7924,l,,,230428r7924,l7924,xe" fillcolor="black" stroked="f">
                  <v:path arrowok="t"/>
                </v:shape>
                <v:shape id="Graphic 204" o:spid="_x0000_s1229"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90xgAAANwAAAAPAAAAZHJzL2Rvd25yZXYueG1sRI9Ba8JA&#10;FITvBf/D8gq91U21FI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nKF/dMYAAADcAAAA&#10;DwAAAAAAAAAAAAAAAAAHAgAAZHJzL2Rvd25yZXYueG1sUEsFBgAAAAADAAMAtwAAAPoCAAAAAA==&#10;" path="m58216,l,,,230428r58216,l58216,xe" fillcolor="navy" stroked="f">
                  <v:path arrowok="t"/>
                </v:shape>
                <v:shape id="Graphic 205" o:spid="_x0000_s1230"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" path="m7924,l,,,230428r7924,l7924,xe" fillcolor="black" stroked="f">
                  <v:path arrowok="t"/>
                </v:shape>
                <v:shape id="Graphic 206" o:spid="_x0000_s1231"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" path="m58216,l,,,230428r58216,l58216,xe" fillcolor="navy" stroked="f">
                  <v:path arrowok="t"/>
                </v:shape>
                <v:shape id="Graphic 207" o:spid="_x0000_s1232"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" path="m7924,l,,,230428r7924,l7924,xe" fillcolor="black" stroked="f">
                  <v:path arrowok="t"/>
                </v:shape>
                <v:shape id="Graphic 208" o:spid="_x0000_s1233"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" path="m58216,l,,,230428r58216,l58216,xe" fillcolor="navy" stroked="f">
                  <v:path arrowok="t"/>
                </v:shape>
                <v:shape id="Graphic 209" o:spid="_x0000_s1234"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" path="m7924,l,,,230428r7924,l7924,xe" fillcolor="black" stroked="f">
                  <v:path arrowok="t"/>
                </v:shape>
                <v:shape id="Graphic 210" o:spid="_x0000_s1235"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" path="m58216,l,,,230428r58216,l58216,xe" fillcolor="navy" stroked="f">
                  <v:path arrowok="t"/>
                </v:shape>
                <v:shape id="Graphic 211" o:spid="_x0000_s1236"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" path="m7924,l,,,230428r7924,l7924,xe" fillcolor="black" stroked="f">
                  <v:path arrowok="t"/>
                </v:shape>
                <v:shape id="Graphic 212" o:spid="_x0000_s1237" style="position:absolute;left:390;top:277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" path="m58216,l,,,230428r58216,l58216,xe" fillcolor="navy" stroked="f">
                  <v:path arrowok="t"/>
                </v:shape>
                <v:shape id="Graphic 213" o:spid="_x0000_s1238" style="position:absolute;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XI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pHO5n4hGQ618AAAD//wMAUEsBAi0AFAAGAAgAAAAhANvh9svuAAAAhQEAABMAAAAAAAAA&#10;AAAAAAAAAAAAAFtDb250ZW50X1R5cGVzXS54bWxQSwECLQAUAAYACAAAACEAWvQsW78AAAAVAQAA&#10;CwAAAAAAAAAAAAAAAAAfAQAAX3JlbHMvLnJlbHNQSwECLQAUAAYACAAAACEAUVN1yMYAAADcAAAA&#10;DwAAAAAAAAAAAAAAAAAHAgAAZHJzL2Rvd25yZXYueG1sUEsFBgAAAAADAAMAtwAAAPoCAAAAAA==&#10;" path="m7924,l,,,230428r7924,l7924,xe" fillcolor="black" stroked="f">
                  <v:path arrowok="t"/>
                </v:shape>
                <v:shape id="Graphic 214" o:spid="_x0000_s1239" style="position:absolute;left:390;top:3008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216,l,,,230428r58216,l58216,xe" fillcolor="navy" stroked="f">
                  <v:path arrowok="t"/>
                </v:shape>
                <v:shape id="Graphic 215" o:spid="_x0000_s1240" style="position:absolute;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" path="m7924,l,,,230428r7924,l7924,xe" fillcolor="black" stroked="f">
                  <v:path arrowok="t"/>
                </v:shape>
                <v:shape id="Graphic 216" o:spid="_x0000_s1241"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216,l,,,230124r58216,l58216,xe" fillcolor="navy" stroked="f">
                  <v:path arrowok="t"/>
                </v:shape>
                <v:shape id="Graphic 217" o:spid="_x0000_s1242"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" path="m7924,l,,,230124r7924,l7924,xe" fillcolor="black" stroked="f">
                  <v:path arrowok="t"/>
                </v:shape>
                <v:shape id="Graphic 218" o:spid="_x0000_s1243"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216,l,,,230124r58216,l58216,xe" fillcolor="navy" stroked="f">
                  <v:path arrowok="t"/>
                </v:shape>
                <v:shape id="Graphic 219" o:spid="_x0000_s1244"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" path="m7924,l,,,230124r7924,l7924,xe" fillcolor="black" stroked="f">
                  <v:path arrowok="t"/>
                </v:shape>
                <v:shape id="Graphic 220" o:spid="_x0000_s1245" style="position:absolute;left:390;top:370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216,l,,,230123r58216,l58216,xe" fillcolor="navy" stroked="f">
                  <v:path arrowok="t"/>
                </v:shape>
                <v:shape id="Graphic 221" o:spid="_x0000_s1246" style="position:absolute;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" path="m7924,l,,,230123r7924,l7924,xe" fillcolor="black" stroked="f">
                  <v:path arrowok="t"/>
                </v:shape>
                <v:shape id="Graphic 222" o:spid="_x0000_s1247"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216,l,,,230428r58216,l58216,xe" fillcolor="navy" stroked="f">
                  <v:path arrowok="t"/>
                </v:shape>
                <v:shape id="Graphic 223" o:spid="_x0000_s1248"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" path="m7924,l,,,230428r7924,l7924,xe" fillcolor="black" stroked="f">
                  <v:path arrowok="t"/>
                </v:shape>
                <v:shape id="Graphic 224" o:spid="_x0000_s1249"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216,l,,,230428r58216,l58216,xe" fillcolor="navy" stroked="f">
                  <v:path arrowok="t"/>
                </v:shape>
                <v:shape id="Graphic 225" o:spid="_x0000_s1250"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" path="m7924,l,,,230428r7924,l7924,xe" fillcolor="black" stroked="f">
                  <v:path arrowok="t"/>
                </v:shape>
                <v:shape id="Graphic 226" o:spid="_x0000_s1251"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216,l,,,230428r58216,l58216,xe" fillcolor="navy" stroked="f">
                  <v:path arrowok="t"/>
                </v:shape>
                <v:shape id="Graphic 227" o:spid="_x0000_s1252"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" path="m7924,l,,,230428r7924,l7924,xe" fillcolor="black" stroked="f">
                  <v:path arrowok="t"/>
                </v:shape>
                <v:shape id="Graphic 228" o:spid="_x0000_s1253"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216,l,,,230428r58216,l58216,xe" fillcolor="navy" stroked="f">
                  <v:path arrowok="t"/>
                </v:shape>
                <v:shape id="Graphic 229" o:spid="_x0000_s1254"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" path="m7924,l,,,230428r7924,l7924,xe" fillcolor="black" stroked="f">
                  <v:path arrowok="t"/>
                </v:shape>
                <v:shape id="Graphic 230" o:spid="_x0000_s1255" style="position:absolute;left:390;top:486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216,l,,,230428r58216,l58216,xe" fillcolor="navy" stroked="f">
                  <v:path arrowok="t"/>
                </v:shape>
                <v:shape id="Graphic 231" o:spid="_x0000_s1256" style="position:absolute;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JE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5FO5n4hGQ618AAAD//wMAUEsBAi0AFAAGAAgAAAAhANvh9svuAAAAhQEAABMAAAAAAAAA&#10;AAAAAAAAAAAAAFtDb250ZW50X1R5cGVzXS54bWxQSwECLQAUAAYACAAAACEAWvQsW78AAAAVAQAA&#10;CwAAAAAAAAAAAAAAAAAfAQAAX3JlbHMvLnJlbHNQSwECLQAUAAYACAAAACEAhXgSRMYAAADcAAAA&#10;DwAAAAAAAAAAAAAAAAAHAgAAZHJzL2Rvd25yZXYueG1sUEsFBgAAAAADAAMAtwAAAPoCAAAAAA==&#10;" path="m7924,l,,,230428r7924,l7924,xe" fillcolor="black" stroked="f">
                  <v:path arrowok="t"/>
                </v:shape>
                <v:shape id="Graphic 232" o:spid="_x0000_s1257" style="position:absolute;left:390;top:509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216,l,,,230428r58216,l58216,xe" fillcolor="navy" stroked="f">
                  <v:path arrowok="t"/>
                </v:shape>
                <v:shape id="Graphic 233" o:spid="_x0000_s1258" style="position:absolute;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" path="m7924,l,,,230428r7924,l7924,xe" fillcolor="black" stroked="f">
                  <v:path arrowok="t"/>
                </v:shape>
                <v:shape id="Graphic 234" o:spid="_x0000_s1259" style="position:absolute;left:390;top:532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216,l,,,230428r58216,l58216,xe" fillcolor="navy" stroked="f">
                  <v:path arrowok="t"/>
                </v:shape>
                <v:shape id="Graphic 235" o:spid="_x0000_s1260" style="position:absolute;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" path="m7924,l,,,230428r7924,l7924,xe" fillcolor="black" stroked="f">
                  <v:path arrowok="t"/>
                </v:shape>
                <v:shape id="Graphic 236" o:spid="_x0000_s1261" style="position:absolute;left:390;top:555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216,l,,,230124r58216,l58216,xe" fillcolor="navy" stroked="f">
                  <v:path arrowok="t"/>
                </v:shape>
                <v:shape id="Graphic 237" o:spid="_x0000_s1262" style="position:absolute;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" path="m7924,l,,,230124r7924,l7924,xe" fillcolor="black" stroked="f">
                  <v:path arrowok="t"/>
                </v:shape>
                <v:shape id="Graphic 238" o:spid="_x0000_s1263" style="position:absolute;left:390;top:578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216,l,,,230124r58216,l58216,xe" fillcolor="navy" stroked="f">
                  <v:path arrowok="t"/>
                </v:shape>
                <v:shape id="Graphic 239" o:spid="_x0000_s1264" style="position:absolute;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" path="m7924,l,,,230124r7924,l7924,xe" fillcolor="black" stroked="f">
                  <v:path arrowok="t"/>
                </v:shape>
                <v:shape id="Graphic 240" o:spid="_x0000_s1265" style="position:absolute;left:390;top:602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216,l,,,230124r58216,l58216,xe" fillcolor="navy" stroked="f">
                  <v:path arrowok="t"/>
                </v:shape>
                <v:shape id="Graphic 241" o:spid="_x0000_s1266" style="position:absolute;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" path="m7924,l,,,230124r7924,l7924,xe" fillcolor="black" stroked="f">
                  <v:path arrowok="t"/>
                </v:shape>
                <v:shape id="Graphic 242" o:spid="_x0000_s1267"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216,l,,,230428r58216,l58216,xe" fillcolor="navy" stroked="f">
                  <v:path arrowok="t"/>
                </v:shape>
                <v:shape id="Graphic 243" o:spid="_x0000_s1268"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rV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wxR+z8QjIOdXAAAA//8DAFBLAQItABQABgAIAAAAIQDb4fbL7gAAAIUBAAATAAAAAAAA&#10;AAAAAAAAAAAAAABbQ29udGVudF9UeXBlc10ueG1sUEsBAi0AFAAGAAgAAAAhAFr0LFu/AAAAFQEA&#10;AAsAAAAAAAAAAAAAAAAAHwEAAF9yZWxzLy5yZWxzUEsBAi0AFAAGAAgAAAAhAELgWtXHAAAA3AAA&#10;AA8AAAAAAAAAAAAAAAAABwIAAGRycy9kb3ducmV2LnhtbFBLBQYAAAAAAwADALcAAAD7AgAAAAA=&#10;" path="m7924,l,,,230428r7924,l7924,xe" fillcolor="black" stroked="f">
                  <v:path arrowok="t"/>
                </v:shape>
                <v:shape id="Graphic 244" o:spid="_x0000_s1269"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216,l,,,230428r58216,l58216,xe" fillcolor="navy" stroked="f">
                  <v:path arrowok="t"/>
                </v:shape>
                <v:shape id="Graphic 245" o:spid="_x0000_s1270"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" path="m7924,l,,,230428r7924,l7924,xe" fillcolor="black" stroked="f">
                  <v:path arrowok="t"/>
                </v:shape>
                <v:shape id="Graphic 246" o:spid="_x0000_s1271"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216,l,,,230428r58216,l58216,xe" fillcolor="navy" stroked="f">
                  <v:path arrowok="t"/>
                </v:shape>
                <v:shape id="Graphic 247" o:spid="_x0000_s1272"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" path="m7924,l,,,230428r7924,l7924,xe" fillcolor="black" stroked="f">
                  <v:path arrowok="t"/>
                </v:shape>
                <v:shape id="Graphic 248" o:spid="_x0000_s1273" style="position:absolute;left:390;top:694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216,l,,,230428r58216,l58216,xe" fillcolor="navy" stroked="f">
                  <v:path arrowok="t"/>
                </v:shape>
                <v:shape id="Graphic 249" o:spid="_x0000_s1274" style="position:absolute;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" path="m7924,l,,,230428r7924,l7924,xe" fillcolor="black" stroked="f">
                  <v:path arrowok="t"/>
                </v:shape>
                <v:shape id="Graphic 250" o:spid="_x0000_s1275" style="position:absolute;left:390;top:717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216,l,,,230428r58216,l58216,xe" fillcolor="navy" stroked="f">
                  <v:path arrowok="t"/>
                </v:shape>
                <v:shape id="Graphic 251" o:spid="_x0000_s1276" style="position:absolute;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" path="m7924,l,,,230428r7924,l7924,xe" fillcolor="black" stroked="f">
                  <v:path arrowok="t"/>
                </v:shape>
                <v:shape id="Graphic 252" o:spid="_x0000_s1277" style="position:absolute;left:390;top:741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" path="m58216,l,,,231952r58216,l58216,xe" fillcolor="navy" stroked="f">
                  <v:path arrowok="t"/>
                </v:shape>
                <v:shape id="Graphic 253" o:spid="_x0000_s1278" style="position:absolute;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" path="m7924,l,,,231952r7924,l7924,xe" fillcolor="black" stroked="f">
                  <v:path arrowok="t"/>
                </v:shape>
                <v:shape id="Graphic 254" o:spid="_x0000_s1279" style="position:absolute;left:390;top:7643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" path="m58216,l,,,231952r58216,l58216,xe" fillcolor="navy" stroked="f">
                  <v:path arrowok="t"/>
                </v:shape>
                <v:shape id="Graphic 255" o:spid="_x0000_s1280" style="position:absolute;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" path="m7924,l,,,231952r7924,l7924,xe" fillcolor="black" stroked="f">
                  <v:path arrowok="t"/>
                </v:shape>
                <v:shape id="Graphic 256" o:spid="_x0000_s1281" style="position:absolute;left:390;top:787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" path="m58216,l,,,231648r58216,l58216,xe" fillcolor="navy" stroked="f">
                  <v:path arrowok="t"/>
                </v:shape>
                <v:shape id="Graphic 257" o:spid="_x0000_s1282" style="position:absolute;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" path="m7924,l,,,231648r7924,l7924,xe" fillcolor="black" stroked="f">
                  <v:path arrowok="t"/>
                </v:shape>
                <v:shape id="Graphic 258" o:spid="_x0000_s1283" style="position:absolute;left:390;top:8110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" path="m58216,l,,,231648r58216,l58216,xe" fillcolor="navy" stroked="f">
                  <v:path arrowok="t"/>
                </v:shape>
                <v:shape id="Graphic 259" o:spid="_x0000_s1284" style="position:absolute;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" path="m7924,l,,,231648r7924,l7924,xe" fillcolor="black" stroked="f">
                  <v:path arrowok="t"/>
                </v:shape>
                <v:shape id="Graphic 260" o:spid="_x0000_s1285" style="position:absolute;left:390;top:8343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" path="m58216,l,,,231648r58216,l58216,xe" fillcolor="navy" stroked="f">
                  <v:path arrowok="t"/>
                </v:shape>
                <v:shape id="Graphic 261" o:spid="_x0000_s1286" style="position:absolute;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" path="m7924,l,,,231648r7924,l7924,xe" fillcolor="black" stroked="f">
                  <v:path arrowok="t"/>
                </v:shape>
                <v:shape id="Graphic 262" o:spid="_x0000_s1287" style="position:absolute;left:390;top:8576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" path="m58216,l,,,231647r58216,l58216,xe" fillcolor="navy" stroked="f">
                  <v:path arrowok="t"/>
                </v:shape>
                <v:shape id="Graphic 263" o:spid="_x0000_s1288" style="position:absolute;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" path="m7924,l,,,231647r7924,l7924,xe" fillcolor="black" stroked="f">
                  <v:path arrowok="t"/>
                </v:shape>
                <v:shape id="Graphic 264" o:spid="_x0000_s1289"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XFwwAAANwAAAAPAAAAZHJzL2Rvd25yZXYueG1sRI9Ba8JA&#10;FITvBf/D8gRvdaNI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UFvFxcMAAADcAAAADwAA&#10;AAAAAAAAAAAAAAAHAgAAZHJzL2Rvd25yZXYueG1sUEsFBgAAAAADAAMAtwAAAPcCAAAAAA==&#10;" path="m58216,l,,,231952r58216,l58216,xe" fillcolor="navy" stroked="f">
                  <v:path arrowok="t"/>
                </v:shape>
                <v:shape id="Graphic 265" o:spid="_x0000_s1290"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tSxQAAANwAAAAPAAAAZHJzL2Rvd25yZXYueG1sRI9Ba8JA&#10;FITvhf6H5RW81U0iF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A8M2tSxQAAANwAAAAP&#10;AAAAAAAAAAAAAAAAAAcCAABkcnMvZG93bnJldi54bWxQSwUGAAAAAAMAAwC3AAAA+QIAAAAA&#10;" path="m7924,l,,,231952r7924,l7924,xe" fillcolor="black" stroked="f">
                  <v:path arrowok="t"/>
                </v:shape>
                <v:shape id="Graphic 266" o:spid="_x0000_s1291"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" path="m58216,l,,,231952r58216,l58216,xe" fillcolor="navy" stroked="f">
                  <v:path arrowok="t"/>
                </v:shape>
                <v:shape id="Graphic 267" o:spid="_x0000_s1292"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" path="m7924,l,,,231952r7924,l7924,xe" fillcolor="black" stroked="f">
                  <v:path arrowok="t"/>
                </v:shape>
                <v:shape id="Graphic 268" o:spid="_x0000_s1293" style="position:absolute;left:390;top:927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" path="m58216,l,,,231952r58216,l58216,xe" fillcolor="navy" stroked="f">
                  <v:path arrowok="t"/>
                </v:shape>
                <v:shape id="Graphic 269" o:spid="_x0000_s1294" style="position:absolute;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" path="m7924,l,,,231952r7924,l7924,xe" fillcolor="black" stroked="f">
                  <v:path arrowok="t"/>
                </v:shape>
                <w10:wrap anchorx="margin" anchory="margin"/>
              </v:group>
            </w:pict>
          </mc:Fallback>
        </mc:AlternateContent>
      </w:r>
      <w:r w:rsidRPr="00F5458E">
        <w:rPr>
          <w:rFonts w:cs="Times New Roman"/>
          <w:b/>
          <w:bCs/>
          <w:sz w:val="32"/>
          <w:szCs w:val="32"/>
        </w:rPr>
        <w:t>ĐẠI HỌC BÁCH KHOA HÀ NỘI</w:t>
      </w:r>
    </w:p>
    <w:p w14:paraId="732F771B" w14:textId="77777777" w:rsidR="001546EF" w:rsidRPr="00F5458E" w:rsidRDefault="001546EF" w:rsidP="001E4AE8">
      <w:pPr>
        <w:ind w:right="49"/>
        <w:jc w:val="center"/>
        <w:rPr>
          <w:rFonts w:cs="Times New Roman"/>
          <w:b/>
          <w:bCs/>
          <w:sz w:val="32"/>
          <w:szCs w:val="32"/>
        </w:rPr>
      </w:pPr>
      <w:r w:rsidRPr="00F5458E">
        <w:rPr>
          <w:rFonts w:cs="Times New Roman"/>
          <w:b/>
          <w:bCs/>
          <w:sz w:val="32"/>
          <w:szCs w:val="32"/>
        </w:rPr>
        <w:t>TRƯỜNG CÔNG NGHỆ THÔNG TIN VÀ TRUYỀN THÔNG</w:t>
      </w:r>
    </w:p>
    <w:p w14:paraId="7EF9346D" w14:textId="77777777" w:rsidR="001546EF" w:rsidRPr="00F5458E" w:rsidRDefault="001546EF" w:rsidP="001E4AE8">
      <w:pPr>
        <w:pStyle w:val="BodyText"/>
        <w:spacing w:before="0"/>
        <w:ind w:left="142" w:right="49"/>
        <w:jc w:val="center"/>
        <w:rPr>
          <w:b/>
        </w:rPr>
      </w:pPr>
    </w:p>
    <w:p w14:paraId="395D2FE9" w14:textId="77777777" w:rsidR="001546EF" w:rsidRPr="00F5458E" w:rsidRDefault="001546EF" w:rsidP="001E4AE8">
      <w:pPr>
        <w:pStyle w:val="BodyText"/>
        <w:tabs>
          <w:tab w:val="left" w:pos="5149"/>
        </w:tabs>
        <w:spacing w:before="0"/>
        <w:ind w:left="142" w:right="49"/>
        <w:jc w:val="center"/>
        <w:rPr>
          <w:b/>
          <w:lang w:val="en-US"/>
        </w:rPr>
      </w:pPr>
      <w:r w:rsidRPr="00F5458E">
        <w:rPr>
          <w:noProof/>
          <w:lang w:val="en-US"/>
        </w:rPr>
        <w:drawing>
          <wp:inline distT="0" distB="0" distL="0" distR="0" wp14:anchorId="593814CE" wp14:editId="28328F88">
            <wp:extent cx="926646" cy="1367131"/>
            <wp:effectExtent l="0" t="0" r="6985" b="5080"/>
            <wp:docPr id="1431023582"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3582"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327" cy="1397643"/>
                    </a:xfrm>
                    <a:prstGeom prst="rect">
                      <a:avLst/>
                    </a:prstGeom>
                  </pic:spPr>
                </pic:pic>
              </a:graphicData>
            </a:graphic>
          </wp:inline>
        </w:drawing>
      </w:r>
    </w:p>
    <w:p w14:paraId="3DE94F70" w14:textId="77777777" w:rsidR="001546EF" w:rsidRPr="00F5458E" w:rsidRDefault="001546EF" w:rsidP="001E4AE8">
      <w:pPr>
        <w:pStyle w:val="BodyText"/>
        <w:tabs>
          <w:tab w:val="left" w:pos="5149"/>
        </w:tabs>
        <w:spacing w:before="0"/>
        <w:ind w:left="142" w:right="49"/>
        <w:jc w:val="center"/>
        <w:rPr>
          <w:b/>
          <w:lang w:val="en-US"/>
        </w:rPr>
      </w:pPr>
    </w:p>
    <w:p w14:paraId="27B7EA9D" w14:textId="22071EF2" w:rsidR="001546EF" w:rsidRPr="00F5458E" w:rsidRDefault="001546EF" w:rsidP="001E4AE8">
      <w:pPr>
        <w:pStyle w:val="BodyText"/>
        <w:tabs>
          <w:tab w:val="left" w:pos="5149"/>
        </w:tabs>
        <w:spacing w:before="0"/>
        <w:ind w:left="142" w:right="49"/>
        <w:jc w:val="center"/>
        <w:rPr>
          <w:b/>
          <w:sz w:val="32"/>
          <w:szCs w:val="32"/>
          <w:lang w:val="en-US"/>
        </w:rPr>
      </w:pPr>
      <w:r w:rsidRPr="00F5458E">
        <w:rPr>
          <w:b/>
          <w:sz w:val="32"/>
          <w:szCs w:val="32"/>
          <w:lang w:val="en-US"/>
        </w:rPr>
        <w:t>BÁO CÁO BÀI TẬP LỚN</w:t>
      </w:r>
    </w:p>
    <w:p w14:paraId="4703D04A" w14:textId="77777777" w:rsidR="001546EF" w:rsidRPr="00F5458E" w:rsidRDefault="001546EF" w:rsidP="001E4AE8">
      <w:pPr>
        <w:pStyle w:val="BodyText"/>
        <w:spacing w:before="0"/>
        <w:ind w:right="49"/>
        <w:jc w:val="center"/>
        <w:rPr>
          <w:b/>
          <w:sz w:val="32"/>
          <w:szCs w:val="32"/>
        </w:rPr>
      </w:pPr>
    </w:p>
    <w:p w14:paraId="450B93BB" w14:textId="6A4E5856" w:rsidR="001546EF" w:rsidRPr="00F5458E" w:rsidRDefault="001546EF" w:rsidP="001E4AE8">
      <w:pPr>
        <w:spacing w:line="480" w:lineRule="auto"/>
        <w:ind w:left="142" w:right="49"/>
        <w:jc w:val="center"/>
        <w:rPr>
          <w:rFonts w:cs="Times New Roman"/>
          <w:b/>
          <w:bCs/>
          <w:sz w:val="32"/>
          <w:szCs w:val="32"/>
        </w:rPr>
      </w:pPr>
      <w:r w:rsidRPr="00F5458E">
        <w:rPr>
          <w:rFonts w:cs="Times New Roman"/>
          <w:b/>
          <w:bCs/>
          <w:sz w:val="32"/>
          <w:szCs w:val="32"/>
        </w:rPr>
        <w:t>PHÂN TÍCH VÀ THIẾT KẾ HỆ THỐNG</w:t>
      </w:r>
    </w:p>
    <w:p w14:paraId="41847828" w14:textId="535BA327" w:rsidR="001546EF" w:rsidRPr="00F5458E" w:rsidRDefault="001E4AE8" w:rsidP="001E4AE8">
      <w:pPr>
        <w:spacing w:line="480" w:lineRule="auto"/>
        <w:ind w:left="142" w:right="49"/>
        <w:jc w:val="center"/>
        <w:rPr>
          <w:rFonts w:cs="Times New Roman"/>
          <w:b/>
          <w:bCs/>
          <w:szCs w:val="28"/>
        </w:rPr>
      </w:pPr>
      <w:r>
        <w:rPr>
          <w:rFonts w:cs="Times New Roman"/>
          <w:b/>
          <w:bCs/>
          <w:szCs w:val="28"/>
        </w:rPr>
        <w:t>Hệ thống</w:t>
      </w:r>
      <w:r w:rsidR="001546EF" w:rsidRPr="00F5458E">
        <w:rPr>
          <w:rFonts w:cs="Times New Roman"/>
          <w:b/>
          <w:bCs/>
          <w:szCs w:val="28"/>
        </w:rPr>
        <w:t xml:space="preserve"> </w:t>
      </w:r>
      <w:r>
        <w:rPr>
          <w:rFonts w:cs="Times New Roman"/>
          <w:b/>
          <w:bCs/>
          <w:szCs w:val="28"/>
        </w:rPr>
        <w:t>q</w:t>
      </w:r>
      <w:r w:rsidR="001546EF" w:rsidRPr="00F5458E">
        <w:rPr>
          <w:rFonts w:cs="Times New Roman"/>
          <w:b/>
          <w:bCs/>
          <w:szCs w:val="28"/>
        </w:rPr>
        <w:t>uản lí rạp chiếu phim</w:t>
      </w:r>
    </w:p>
    <w:p w14:paraId="682F3DA1" w14:textId="5011C931"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Học phần: IT3120 – Phân tích và thiết kế hệ thống</w:t>
      </w:r>
    </w:p>
    <w:p w14:paraId="3BAC5E0E" w14:textId="220185EA"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Mã lớp học: 157516</w:t>
      </w:r>
    </w:p>
    <w:p w14:paraId="5D2289BD" w14:textId="7E251069"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GVHD: TS. Trần Việt Trung</w:t>
      </w:r>
    </w:p>
    <w:p w14:paraId="008D9D6F" w14:textId="40CDE70B"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Nhóm</w:t>
      </w:r>
      <w:r w:rsidR="00667586">
        <w:rPr>
          <w:rFonts w:cs="Times New Roman"/>
          <w:b/>
          <w:sz w:val="26"/>
          <w:szCs w:val="26"/>
        </w:rPr>
        <w:t xml:space="preserve"> 16</w:t>
      </w:r>
    </w:p>
    <w:tbl>
      <w:tblPr>
        <w:tblStyle w:val="TableGrid"/>
        <w:tblpPr w:leftFromText="180" w:rightFromText="180" w:vertAnchor="text" w:horzAnchor="page" w:tblpX="3899"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028"/>
      </w:tblGrid>
      <w:tr w:rsidR="00F5458E" w:rsidRPr="00F5458E" w14:paraId="7F200987" w14:textId="77777777" w:rsidTr="001E4AE8">
        <w:tc>
          <w:tcPr>
            <w:tcW w:w="3256" w:type="dxa"/>
          </w:tcPr>
          <w:p w14:paraId="346EFD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Dương Vũ Hoàng</w:t>
            </w:r>
          </w:p>
        </w:tc>
        <w:tc>
          <w:tcPr>
            <w:tcW w:w="2028" w:type="dxa"/>
          </w:tcPr>
          <w:p w14:paraId="210605F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20224987</w:t>
            </w:r>
          </w:p>
        </w:tc>
      </w:tr>
      <w:tr w:rsidR="00F5458E" w:rsidRPr="00F5458E" w14:paraId="70680A9C" w14:textId="77777777" w:rsidTr="001E4AE8">
        <w:tc>
          <w:tcPr>
            <w:tcW w:w="3256" w:type="dxa"/>
          </w:tcPr>
          <w:p w14:paraId="0B1A8BB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Nguyễn Thành Trung</w:t>
            </w:r>
          </w:p>
        </w:tc>
        <w:tc>
          <w:tcPr>
            <w:tcW w:w="2028" w:type="dxa"/>
          </w:tcPr>
          <w:p w14:paraId="146E8EC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20225105</w:t>
            </w:r>
          </w:p>
        </w:tc>
      </w:tr>
      <w:tr w:rsidR="00F5458E" w:rsidRPr="00F5458E" w14:paraId="0A05CFE3" w14:textId="77777777" w:rsidTr="001E4AE8">
        <w:tc>
          <w:tcPr>
            <w:tcW w:w="3256" w:type="dxa"/>
          </w:tcPr>
          <w:p w14:paraId="626BE3D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Chu Tuấn Nghĩa</w:t>
            </w:r>
          </w:p>
        </w:tc>
        <w:tc>
          <w:tcPr>
            <w:tcW w:w="2028" w:type="dxa"/>
          </w:tcPr>
          <w:p w14:paraId="601112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20225056</w:t>
            </w:r>
          </w:p>
        </w:tc>
      </w:tr>
      <w:tr w:rsidR="00F5458E" w:rsidRPr="00F5458E" w14:paraId="12F7C27C" w14:textId="77777777" w:rsidTr="001E4AE8">
        <w:tc>
          <w:tcPr>
            <w:tcW w:w="3256" w:type="dxa"/>
          </w:tcPr>
          <w:p w14:paraId="1C04FFEC"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Võ Tá Tuấn</w:t>
            </w:r>
          </w:p>
        </w:tc>
        <w:tc>
          <w:tcPr>
            <w:tcW w:w="2028" w:type="dxa"/>
          </w:tcPr>
          <w:p w14:paraId="06DACD04"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20224904</w:t>
            </w:r>
          </w:p>
        </w:tc>
      </w:tr>
      <w:tr w:rsidR="00F5458E" w:rsidRPr="00F5458E" w14:paraId="7B199FEB" w14:textId="77777777" w:rsidTr="001E4AE8">
        <w:tc>
          <w:tcPr>
            <w:tcW w:w="3256" w:type="dxa"/>
          </w:tcPr>
          <w:p w14:paraId="45ECD315"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Đỗ Đình Hoàn</w:t>
            </w:r>
          </w:p>
        </w:tc>
        <w:tc>
          <w:tcPr>
            <w:tcW w:w="2028" w:type="dxa"/>
          </w:tcPr>
          <w:p w14:paraId="296AA3C6"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20224986</w:t>
            </w:r>
          </w:p>
        </w:tc>
      </w:tr>
    </w:tbl>
    <w:p w14:paraId="00F6FBD0" w14:textId="77777777" w:rsidR="001546EF" w:rsidRPr="00F5458E" w:rsidRDefault="001546EF" w:rsidP="001E4AE8">
      <w:pPr>
        <w:spacing w:before="321"/>
        <w:ind w:left="4111" w:right="-234" w:hanging="3969"/>
        <w:jc w:val="center"/>
        <w:rPr>
          <w:rFonts w:cs="Times New Roman"/>
          <w:b/>
          <w:sz w:val="26"/>
          <w:szCs w:val="26"/>
        </w:rPr>
      </w:pPr>
    </w:p>
    <w:p w14:paraId="049F353F" w14:textId="77777777" w:rsidR="002704CF" w:rsidRPr="00F5458E" w:rsidRDefault="002704CF" w:rsidP="001E4AE8">
      <w:pPr>
        <w:jc w:val="center"/>
        <w:rPr>
          <w:sz w:val="26"/>
          <w:szCs w:val="26"/>
        </w:rPr>
      </w:pPr>
    </w:p>
    <w:p w14:paraId="1FF670AC" w14:textId="77777777" w:rsidR="001546EF" w:rsidRPr="00F5458E" w:rsidRDefault="001546EF" w:rsidP="001E4AE8">
      <w:pPr>
        <w:jc w:val="center"/>
        <w:rPr>
          <w:sz w:val="26"/>
          <w:szCs w:val="26"/>
        </w:rPr>
      </w:pPr>
    </w:p>
    <w:p w14:paraId="48CB02F8" w14:textId="77777777" w:rsidR="001546EF" w:rsidRPr="00F5458E" w:rsidRDefault="001546EF" w:rsidP="001E4AE8">
      <w:pPr>
        <w:jc w:val="center"/>
        <w:rPr>
          <w:sz w:val="26"/>
          <w:szCs w:val="26"/>
        </w:rPr>
      </w:pPr>
    </w:p>
    <w:p w14:paraId="6D92982B" w14:textId="77777777" w:rsidR="001546EF" w:rsidRPr="00F5458E" w:rsidRDefault="001546EF" w:rsidP="001E4AE8">
      <w:pPr>
        <w:jc w:val="center"/>
        <w:rPr>
          <w:sz w:val="26"/>
          <w:szCs w:val="26"/>
        </w:rPr>
      </w:pPr>
    </w:p>
    <w:p w14:paraId="7B8AF578" w14:textId="77777777" w:rsidR="001546EF" w:rsidRPr="00F5458E" w:rsidRDefault="001546EF" w:rsidP="001E4AE8">
      <w:pPr>
        <w:jc w:val="center"/>
        <w:rPr>
          <w:sz w:val="26"/>
          <w:szCs w:val="26"/>
        </w:rPr>
      </w:pPr>
    </w:p>
    <w:p w14:paraId="4C12F8FB" w14:textId="77777777" w:rsidR="001546EF" w:rsidRPr="00F5458E" w:rsidRDefault="001546EF" w:rsidP="00667586">
      <w:pPr>
        <w:spacing w:line="360" w:lineRule="auto"/>
        <w:jc w:val="center"/>
        <w:rPr>
          <w:rFonts w:cs="Times New Roman"/>
          <w:sz w:val="26"/>
          <w:szCs w:val="26"/>
        </w:rPr>
      </w:pPr>
    </w:p>
    <w:p w14:paraId="461A05B3" w14:textId="5A5FFE5F" w:rsidR="0095652E" w:rsidRDefault="001546EF" w:rsidP="00667586">
      <w:pPr>
        <w:spacing w:line="360" w:lineRule="auto"/>
        <w:ind w:right="-376"/>
        <w:jc w:val="center"/>
        <w:rPr>
          <w:rFonts w:cs="Times New Roman"/>
          <w:b/>
          <w:bCs/>
          <w:sz w:val="26"/>
          <w:szCs w:val="26"/>
        </w:rPr>
      </w:pPr>
      <w:r w:rsidRPr="00F5458E">
        <w:rPr>
          <w:rFonts w:cs="Times New Roman"/>
          <w:b/>
          <w:bCs/>
          <w:sz w:val="26"/>
          <w:szCs w:val="26"/>
        </w:rPr>
        <w:t xml:space="preserve">Hà </w:t>
      </w:r>
      <w:r w:rsidR="00F5458E">
        <w:rPr>
          <w:rFonts w:cs="Times New Roman"/>
          <w:b/>
          <w:bCs/>
          <w:sz w:val="26"/>
          <w:szCs w:val="26"/>
        </w:rPr>
        <w:t>N</w:t>
      </w:r>
      <w:r w:rsidRPr="00F5458E">
        <w:rPr>
          <w:rFonts w:cs="Times New Roman"/>
          <w:b/>
          <w:bCs/>
          <w:sz w:val="26"/>
          <w:szCs w:val="26"/>
        </w:rPr>
        <w:t>ội,</w:t>
      </w:r>
      <w:r w:rsidR="00F5458E">
        <w:rPr>
          <w:rFonts w:cs="Times New Roman"/>
          <w:b/>
          <w:bCs/>
          <w:sz w:val="26"/>
          <w:szCs w:val="26"/>
        </w:rPr>
        <w:t xml:space="preserve"> </w:t>
      </w:r>
      <w:r w:rsidR="0095652E">
        <w:rPr>
          <w:rFonts w:cs="Times New Roman"/>
          <w:b/>
          <w:bCs/>
          <w:sz w:val="26"/>
          <w:szCs w:val="26"/>
        </w:rPr>
        <w:t>tháng 6 năm 2025</w:t>
      </w:r>
    </w:p>
    <w:p w14:paraId="0E870821" w14:textId="082E5A53" w:rsidR="0095652E" w:rsidRDefault="0095652E" w:rsidP="00313356">
      <w:pPr>
        <w:rPr>
          <w:rFonts w:cs="Times New Roman"/>
          <w:b/>
          <w:bCs/>
          <w:sz w:val="26"/>
          <w:szCs w:val="26"/>
        </w:rPr>
      </w:pPr>
      <w:r>
        <w:rPr>
          <w:rFonts w:cs="Times New Roman"/>
          <w:b/>
          <w:bCs/>
          <w:sz w:val="26"/>
          <w:szCs w:val="26"/>
        </w:rPr>
        <w:lastRenderedPageBreak/>
        <w:br w:type="page"/>
      </w:r>
    </w:p>
    <w:p w14:paraId="1FA5D26F" w14:textId="25482DB5" w:rsidR="0095652E" w:rsidRDefault="00766070" w:rsidP="00766070">
      <w:pPr>
        <w:jc w:val="center"/>
        <w:rPr>
          <w:rFonts w:cs="Times New Roman"/>
          <w:b/>
          <w:bCs/>
          <w:sz w:val="26"/>
          <w:szCs w:val="26"/>
        </w:rPr>
      </w:pPr>
      <w:r>
        <w:rPr>
          <w:rFonts w:cs="Times New Roman"/>
          <w:b/>
          <w:bCs/>
          <w:sz w:val="26"/>
          <w:szCs w:val="26"/>
        </w:rPr>
        <w:lastRenderedPageBreak/>
        <w:t>PH</w:t>
      </w:r>
      <w:r w:rsidR="0095652E">
        <w:rPr>
          <w:rFonts w:cs="Times New Roman"/>
          <w:b/>
          <w:bCs/>
          <w:sz w:val="26"/>
          <w:szCs w:val="26"/>
        </w:rPr>
        <w:t>ÂN CÔNG CÔNG VIỆC</w:t>
      </w:r>
    </w:p>
    <w:p w14:paraId="0DA8995F" w14:textId="77777777" w:rsidR="0095652E" w:rsidRDefault="0095652E" w:rsidP="0095652E">
      <w:pPr>
        <w:jc w:val="center"/>
        <w:rPr>
          <w:rFonts w:cs="Times New Roman"/>
          <w:b/>
          <w:bCs/>
          <w:sz w:val="26"/>
          <w:szCs w:val="26"/>
        </w:rPr>
      </w:pPr>
    </w:p>
    <w:tbl>
      <w:tblPr>
        <w:tblStyle w:val="TableGrid"/>
        <w:tblW w:w="9395" w:type="dxa"/>
        <w:jc w:val="center"/>
        <w:tblLook w:val="04A0" w:firstRow="1" w:lastRow="0" w:firstColumn="1" w:lastColumn="0" w:noHBand="0" w:noVBand="1"/>
      </w:tblPr>
      <w:tblGrid>
        <w:gridCol w:w="708"/>
        <w:gridCol w:w="2487"/>
        <w:gridCol w:w="1256"/>
        <w:gridCol w:w="3766"/>
        <w:gridCol w:w="1178"/>
      </w:tblGrid>
      <w:tr w:rsidR="00766070" w14:paraId="3F47C956" w14:textId="363E2A25" w:rsidTr="000160EE">
        <w:trPr>
          <w:jc w:val="center"/>
        </w:trPr>
        <w:tc>
          <w:tcPr>
            <w:tcW w:w="708" w:type="dxa"/>
          </w:tcPr>
          <w:p w14:paraId="1EF07B6B" w14:textId="511DEA71" w:rsidR="00766070" w:rsidRDefault="00766070" w:rsidP="00A24C7F">
            <w:pPr>
              <w:jc w:val="center"/>
              <w:rPr>
                <w:rFonts w:cs="Times New Roman"/>
                <w:b/>
                <w:bCs/>
                <w:sz w:val="26"/>
                <w:szCs w:val="26"/>
              </w:rPr>
            </w:pPr>
            <w:r>
              <w:rPr>
                <w:rFonts w:cs="Times New Roman"/>
                <w:b/>
                <w:bCs/>
                <w:sz w:val="26"/>
                <w:szCs w:val="26"/>
              </w:rPr>
              <w:t>STT</w:t>
            </w:r>
          </w:p>
        </w:tc>
        <w:tc>
          <w:tcPr>
            <w:tcW w:w="2487" w:type="dxa"/>
          </w:tcPr>
          <w:p w14:paraId="0ABB6881" w14:textId="3654D40E" w:rsidR="00766070" w:rsidRDefault="00766070" w:rsidP="00A24C7F">
            <w:pPr>
              <w:jc w:val="center"/>
              <w:rPr>
                <w:rFonts w:cs="Times New Roman"/>
                <w:b/>
                <w:bCs/>
                <w:sz w:val="26"/>
                <w:szCs w:val="26"/>
              </w:rPr>
            </w:pPr>
            <w:r>
              <w:rPr>
                <w:rFonts w:cs="Times New Roman"/>
                <w:b/>
                <w:bCs/>
                <w:sz w:val="26"/>
                <w:szCs w:val="26"/>
              </w:rPr>
              <w:t>Họ và Tên</w:t>
            </w:r>
          </w:p>
        </w:tc>
        <w:tc>
          <w:tcPr>
            <w:tcW w:w="1256" w:type="dxa"/>
          </w:tcPr>
          <w:p w14:paraId="52A4CBEB" w14:textId="54AECDF8" w:rsidR="00766070" w:rsidRDefault="00766070" w:rsidP="00A24C7F">
            <w:pPr>
              <w:jc w:val="center"/>
              <w:rPr>
                <w:rFonts w:cs="Times New Roman"/>
                <w:b/>
                <w:bCs/>
                <w:sz w:val="26"/>
                <w:szCs w:val="26"/>
              </w:rPr>
            </w:pPr>
            <w:r>
              <w:rPr>
                <w:rFonts w:cs="Times New Roman"/>
                <w:b/>
                <w:bCs/>
                <w:sz w:val="26"/>
                <w:szCs w:val="26"/>
              </w:rPr>
              <w:t>MSSV</w:t>
            </w:r>
          </w:p>
        </w:tc>
        <w:tc>
          <w:tcPr>
            <w:tcW w:w="3766" w:type="dxa"/>
          </w:tcPr>
          <w:p w14:paraId="172FD2E9" w14:textId="14C1F7C7" w:rsidR="00766070" w:rsidRDefault="00766070" w:rsidP="00A24C7F">
            <w:pPr>
              <w:jc w:val="center"/>
              <w:rPr>
                <w:rFonts w:cs="Times New Roman"/>
                <w:b/>
                <w:bCs/>
                <w:sz w:val="26"/>
                <w:szCs w:val="26"/>
              </w:rPr>
            </w:pPr>
            <w:r>
              <w:rPr>
                <w:rFonts w:cs="Times New Roman"/>
                <w:b/>
                <w:bCs/>
                <w:sz w:val="26"/>
                <w:szCs w:val="26"/>
              </w:rPr>
              <w:t>Nhiệm vụ</w:t>
            </w:r>
          </w:p>
        </w:tc>
        <w:tc>
          <w:tcPr>
            <w:tcW w:w="1178" w:type="dxa"/>
          </w:tcPr>
          <w:p w14:paraId="09E3AFD3" w14:textId="5EE66BE9" w:rsidR="00766070" w:rsidRDefault="00766070" w:rsidP="00A24C7F">
            <w:pPr>
              <w:jc w:val="center"/>
              <w:rPr>
                <w:rFonts w:cs="Times New Roman"/>
                <w:b/>
                <w:bCs/>
                <w:sz w:val="26"/>
                <w:szCs w:val="26"/>
              </w:rPr>
            </w:pPr>
            <w:r>
              <w:rPr>
                <w:rFonts w:cs="Times New Roman"/>
                <w:b/>
                <w:bCs/>
                <w:sz w:val="26"/>
                <w:szCs w:val="26"/>
              </w:rPr>
              <w:t>Điểm dánh giá</w:t>
            </w:r>
          </w:p>
        </w:tc>
      </w:tr>
      <w:tr w:rsidR="00766070" w14:paraId="112D6AE4" w14:textId="1AA37733" w:rsidTr="000160EE">
        <w:trPr>
          <w:jc w:val="center"/>
        </w:trPr>
        <w:tc>
          <w:tcPr>
            <w:tcW w:w="708" w:type="dxa"/>
          </w:tcPr>
          <w:p w14:paraId="4003C3F4" w14:textId="07AB52A5" w:rsidR="00766070" w:rsidRPr="00A24C7F" w:rsidRDefault="00766070" w:rsidP="00A24C7F">
            <w:pPr>
              <w:jc w:val="center"/>
              <w:rPr>
                <w:rFonts w:cs="Times New Roman"/>
                <w:sz w:val="26"/>
                <w:szCs w:val="26"/>
              </w:rPr>
            </w:pPr>
            <w:r w:rsidRPr="00A24C7F">
              <w:rPr>
                <w:rFonts w:cs="Times New Roman"/>
                <w:sz w:val="26"/>
                <w:szCs w:val="26"/>
              </w:rPr>
              <w:t>1</w:t>
            </w:r>
          </w:p>
        </w:tc>
        <w:tc>
          <w:tcPr>
            <w:tcW w:w="2487" w:type="dxa"/>
          </w:tcPr>
          <w:p w14:paraId="4237148A" w14:textId="77777777" w:rsidR="00766070" w:rsidRPr="00A24C7F" w:rsidRDefault="00766070" w:rsidP="00A24C7F">
            <w:pPr>
              <w:jc w:val="center"/>
              <w:rPr>
                <w:rFonts w:cs="Times New Roman"/>
                <w:sz w:val="26"/>
                <w:szCs w:val="26"/>
              </w:rPr>
            </w:pPr>
            <w:r w:rsidRPr="00A24C7F">
              <w:rPr>
                <w:rFonts w:cs="Times New Roman"/>
                <w:sz w:val="26"/>
                <w:szCs w:val="26"/>
              </w:rPr>
              <w:t>Dương Vũ Hoàng</w:t>
            </w:r>
          </w:p>
          <w:p w14:paraId="6B814E11" w14:textId="28CA7D09" w:rsidR="00766070" w:rsidRPr="00A24C7F" w:rsidRDefault="00766070" w:rsidP="00A24C7F">
            <w:pPr>
              <w:jc w:val="center"/>
              <w:rPr>
                <w:rFonts w:cs="Times New Roman"/>
                <w:sz w:val="26"/>
                <w:szCs w:val="26"/>
              </w:rPr>
            </w:pPr>
            <w:r w:rsidRPr="00A24C7F">
              <w:rPr>
                <w:rFonts w:cs="Times New Roman"/>
                <w:sz w:val="26"/>
                <w:szCs w:val="26"/>
              </w:rPr>
              <w:t>(Nhóm trưởng)</w:t>
            </w:r>
          </w:p>
        </w:tc>
        <w:tc>
          <w:tcPr>
            <w:tcW w:w="1256" w:type="dxa"/>
          </w:tcPr>
          <w:p w14:paraId="5A9CC7A1" w14:textId="17A0E355" w:rsidR="00766070" w:rsidRPr="00A24C7F" w:rsidRDefault="00766070" w:rsidP="00A24C7F">
            <w:pPr>
              <w:jc w:val="center"/>
              <w:rPr>
                <w:rFonts w:cs="Times New Roman"/>
                <w:sz w:val="26"/>
                <w:szCs w:val="26"/>
              </w:rPr>
            </w:pPr>
            <w:r>
              <w:rPr>
                <w:rFonts w:cs="Times New Roman"/>
                <w:sz w:val="26"/>
                <w:szCs w:val="26"/>
              </w:rPr>
              <w:t>20224987</w:t>
            </w:r>
          </w:p>
        </w:tc>
        <w:tc>
          <w:tcPr>
            <w:tcW w:w="3766" w:type="dxa"/>
          </w:tcPr>
          <w:p w14:paraId="324E14DD" w14:textId="5ACCDFE9" w:rsidR="00667586" w:rsidRDefault="00667586" w:rsidP="00667586">
            <w:pPr>
              <w:rPr>
                <w:rFonts w:cs="Times New Roman"/>
                <w:sz w:val="26"/>
                <w:szCs w:val="26"/>
              </w:rPr>
            </w:pPr>
            <w:r>
              <w:rPr>
                <w:rFonts w:cs="Times New Roman"/>
                <w:sz w:val="26"/>
                <w:szCs w:val="26"/>
              </w:rPr>
              <w:t>- Phân chia công việc</w:t>
            </w:r>
          </w:p>
          <w:p w14:paraId="022ECDC5" w14:textId="11A333FB" w:rsidR="00766070" w:rsidRDefault="00667586" w:rsidP="00667586">
            <w:pPr>
              <w:rPr>
                <w:rFonts w:cs="Times New Roman"/>
                <w:sz w:val="26"/>
                <w:szCs w:val="26"/>
              </w:rPr>
            </w:pPr>
            <w:r>
              <w:rPr>
                <w:rFonts w:cs="Times New Roman"/>
                <w:sz w:val="26"/>
                <w:szCs w:val="26"/>
              </w:rPr>
              <w:t>- Tham gia vẽ tất cả các biểu đồ</w:t>
            </w:r>
          </w:p>
          <w:p w14:paraId="4BA3433B" w14:textId="05790168" w:rsidR="00667586" w:rsidRPr="00A24C7F" w:rsidRDefault="00667586" w:rsidP="00667586">
            <w:pPr>
              <w:rPr>
                <w:rFonts w:cs="Times New Roman"/>
                <w:sz w:val="26"/>
                <w:szCs w:val="26"/>
              </w:rPr>
            </w:pPr>
            <w:r>
              <w:rPr>
                <w:rFonts w:cs="Times New Roman"/>
                <w:sz w:val="26"/>
                <w:szCs w:val="26"/>
              </w:rPr>
              <w:t>- Làm báo cáo</w:t>
            </w:r>
          </w:p>
        </w:tc>
        <w:tc>
          <w:tcPr>
            <w:tcW w:w="1178" w:type="dxa"/>
          </w:tcPr>
          <w:p w14:paraId="0C20A07E" w14:textId="2E4B27C5" w:rsidR="00766070" w:rsidRPr="00A24C7F" w:rsidRDefault="00667586" w:rsidP="00A24C7F">
            <w:pPr>
              <w:jc w:val="center"/>
              <w:rPr>
                <w:rFonts w:cs="Times New Roman"/>
                <w:sz w:val="26"/>
                <w:szCs w:val="26"/>
              </w:rPr>
            </w:pPr>
            <w:r>
              <w:rPr>
                <w:rFonts w:cs="Times New Roman"/>
                <w:sz w:val="26"/>
                <w:szCs w:val="26"/>
              </w:rPr>
              <w:t>10</w:t>
            </w:r>
          </w:p>
        </w:tc>
      </w:tr>
      <w:tr w:rsidR="00766070" w14:paraId="5E431BE9" w14:textId="0D24471F" w:rsidTr="000160EE">
        <w:trPr>
          <w:jc w:val="center"/>
        </w:trPr>
        <w:tc>
          <w:tcPr>
            <w:tcW w:w="708" w:type="dxa"/>
          </w:tcPr>
          <w:p w14:paraId="166A7091" w14:textId="528E42BB" w:rsidR="00766070" w:rsidRPr="00A24C7F" w:rsidRDefault="00766070" w:rsidP="00A24C7F">
            <w:pPr>
              <w:jc w:val="center"/>
              <w:rPr>
                <w:rFonts w:cs="Times New Roman"/>
                <w:sz w:val="26"/>
                <w:szCs w:val="26"/>
              </w:rPr>
            </w:pPr>
            <w:r w:rsidRPr="00A24C7F">
              <w:rPr>
                <w:rFonts w:cs="Times New Roman"/>
                <w:sz w:val="26"/>
                <w:szCs w:val="26"/>
              </w:rPr>
              <w:t>2</w:t>
            </w:r>
          </w:p>
        </w:tc>
        <w:tc>
          <w:tcPr>
            <w:tcW w:w="2487" w:type="dxa"/>
          </w:tcPr>
          <w:p w14:paraId="0C6D25F3" w14:textId="4EED3C93" w:rsidR="00766070" w:rsidRPr="00A24C7F" w:rsidRDefault="00766070" w:rsidP="00A24C7F">
            <w:pPr>
              <w:jc w:val="center"/>
              <w:rPr>
                <w:rFonts w:cs="Times New Roman"/>
                <w:sz w:val="26"/>
                <w:szCs w:val="26"/>
              </w:rPr>
            </w:pPr>
            <w:r w:rsidRPr="00A24C7F">
              <w:rPr>
                <w:rFonts w:cs="Times New Roman"/>
                <w:sz w:val="26"/>
                <w:szCs w:val="26"/>
              </w:rPr>
              <w:t>Nguyễn Thành Trung</w:t>
            </w:r>
          </w:p>
        </w:tc>
        <w:tc>
          <w:tcPr>
            <w:tcW w:w="1256" w:type="dxa"/>
          </w:tcPr>
          <w:p w14:paraId="52558264" w14:textId="7FB0D794" w:rsidR="00766070" w:rsidRPr="00A24C7F" w:rsidRDefault="00766070" w:rsidP="00A24C7F">
            <w:pPr>
              <w:jc w:val="center"/>
              <w:rPr>
                <w:rFonts w:cs="Times New Roman"/>
                <w:sz w:val="26"/>
                <w:szCs w:val="26"/>
              </w:rPr>
            </w:pPr>
            <w:r>
              <w:rPr>
                <w:rFonts w:cs="Times New Roman"/>
                <w:sz w:val="26"/>
                <w:szCs w:val="26"/>
              </w:rPr>
              <w:t>20225105</w:t>
            </w:r>
          </w:p>
        </w:tc>
        <w:tc>
          <w:tcPr>
            <w:tcW w:w="3766" w:type="dxa"/>
          </w:tcPr>
          <w:p w14:paraId="46ADB12B" w14:textId="77777777" w:rsidR="00667586" w:rsidRDefault="00667586" w:rsidP="00667586">
            <w:pPr>
              <w:rPr>
                <w:rFonts w:cs="Times New Roman"/>
                <w:sz w:val="26"/>
                <w:szCs w:val="26"/>
              </w:rPr>
            </w:pPr>
            <w:r>
              <w:rPr>
                <w:rFonts w:cs="Times New Roman"/>
                <w:sz w:val="26"/>
                <w:szCs w:val="26"/>
              </w:rPr>
              <w:t>- Tham gia vẽ tất cả các biểu đồ</w:t>
            </w:r>
          </w:p>
          <w:p w14:paraId="35780920" w14:textId="1072862E"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43C927EF" w14:textId="30D4F00D" w:rsidR="00766070" w:rsidRPr="00A24C7F" w:rsidRDefault="00667586" w:rsidP="00A24C7F">
            <w:pPr>
              <w:jc w:val="center"/>
              <w:rPr>
                <w:rFonts w:cs="Times New Roman"/>
                <w:sz w:val="26"/>
                <w:szCs w:val="26"/>
              </w:rPr>
            </w:pPr>
            <w:r>
              <w:rPr>
                <w:rFonts w:cs="Times New Roman"/>
                <w:sz w:val="26"/>
                <w:szCs w:val="26"/>
              </w:rPr>
              <w:t>10</w:t>
            </w:r>
          </w:p>
        </w:tc>
      </w:tr>
      <w:tr w:rsidR="00766070" w14:paraId="3E07D679" w14:textId="567F21A5" w:rsidTr="000160EE">
        <w:trPr>
          <w:jc w:val="center"/>
        </w:trPr>
        <w:tc>
          <w:tcPr>
            <w:tcW w:w="708" w:type="dxa"/>
          </w:tcPr>
          <w:p w14:paraId="4F92B161" w14:textId="36A2E204" w:rsidR="00766070" w:rsidRPr="00A24C7F" w:rsidRDefault="00766070" w:rsidP="00A24C7F">
            <w:pPr>
              <w:jc w:val="center"/>
              <w:rPr>
                <w:rFonts w:cs="Times New Roman"/>
                <w:sz w:val="26"/>
                <w:szCs w:val="26"/>
              </w:rPr>
            </w:pPr>
            <w:r w:rsidRPr="00A24C7F">
              <w:rPr>
                <w:rFonts w:cs="Times New Roman"/>
                <w:sz w:val="26"/>
                <w:szCs w:val="26"/>
              </w:rPr>
              <w:t>3</w:t>
            </w:r>
          </w:p>
        </w:tc>
        <w:tc>
          <w:tcPr>
            <w:tcW w:w="2487" w:type="dxa"/>
          </w:tcPr>
          <w:p w14:paraId="49ABBA1E" w14:textId="7ED8242A" w:rsidR="00766070" w:rsidRPr="00A24C7F" w:rsidRDefault="00766070" w:rsidP="00A24C7F">
            <w:pPr>
              <w:jc w:val="center"/>
              <w:rPr>
                <w:rFonts w:cs="Times New Roman"/>
                <w:sz w:val="26"/>
                <w:szCs w:val="26"/>
              </w:rPr>
            </w:pPr>
            <w:r w:rsidRPr="00A24C7F">
              <w:rPr>
                <w:rFonts w:cs="Times New Roman"/>
                <w:sz w:val="26"/>
                <w:szCs w:val="26"/>
              </w:rPr>
              <w:t>Chu Tuấn Nghĩa</w:t>
            </w:r>
          </w:p>
        </w:tc>
        <w:tc>
          <w:tcPr>
            <w:tcW w:w="1256" w:type="dxa"/>
          </w:tcPr>
          <w:p w14:paraId="5C0FEF9B" w14:textId="4E1DE50B" w:rsidR="00766070" w:rsidRPr="00A24C7F" w:rsidRDefault="00766070" w:rsidP="00A24C7F">
            <w:pPr>
              <w:jc w:val="center"/>
              <w:rPr>
                <w:rFonts w:cs="Times New Roman"/>
                <w:sz w:val="26"/>
                <w:szCs w:val="26"/>
              </w:rPr>
            </w:pPr>
            <w:r>
              <w:rPr>
                <w:rFonts w:cs="Times New Roman"/>
                <w:sz w:val="26"/>
                <w:szCs w:val="26"/>
              </w:rPr>
              <w:t>20225056</w:t>
            </w:r>
          </w:p>
        </w:tc>
        <w:tc>
          <w:tcPr>
            <w:tcW w:w="3766" w:type="dxa"/>
          </w:tcPr>
          <w:p w14:paraId="79684027" w14:textId="77777777" w:rsidR="00667586" w:rsidRDefault="00667586" w:rsidP="00667586">
            <w:pPr>
              <w:rPr>
                <w:rFonts w:cs="Times New Roman"/>
                <w:sz w:val="26"/>
                <w:szCs w:val="26"/>
              </w:rPr>
            </w:pPr>
            <w:r>
              <w:rPr>
                <w:rFonts w:cs="Times New Roman"/>
                <w:sz w:val="26"/>
                <w:szCs w:val="26"/>
              </w:rPr>
              <w:t>- Tham gia vẽ tất cả các biểu đồ</w:t>
            </w:r>
          </w:p>
          <w:p w14:paraId="6A67FDEC" w14:textId="2F721FF0"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663AA3A9" w14:textId="3B1A354A" w:rsidR="00766070" w:rsidRPr="00A24C7F" w:rsidRDefault="00667586" w:rsidP="00A24C7F">
            <w:pPr>
              <w:jc w:val="center"/>
              <w:rPr>
                <w:rFonts w:cs="Times New Roman"/>
                <w:sz w:val="26"/>
                <w:szCs w:val="26"/>
              </w:rPr>
            </w:pPr>
            <w:r>
              <w:rPr>
                <w:rFonts w:cs="Times New Roman"/>
                <w:sz w:val="26"/>
                <w:szCs w:val="26"/>
              </w:rPr>
              <w:t>10</w:t>
            </w:r>
          </w:p>
        </w:tc>
      </w:tr>
      <w:tr w:rsidR="00766070" w14:paraId="68F215DD" w14:textId="0A6542AF" w:rsidTr="000160EE">
        <w:trPr>
          <w:jc w:val="center"/>
        </w:trPr>
        <w:tc>
          <w:tcPr>
            <w:tcW w:w="708" w:type="dxa"/>
          </w:tcPr>
          <w:p w14:paraId="4DBBACFC" w14:textId="21C58461" w:rsidR="00766070" w:rsidRPr="00A24C7F" w:rsidRDefault="00766070" w:rsidP="00A24C7F">
            <w:pPr>
              <w:jc w:val="center"/>
              <w:rPr>
                <w:rFonts w:cs="Times New Roman"/>
                <w:sz w:val="26"/>
                <w:szCs w:val="26"/>
              </w:rPr>
            </w:pPr>
            <w:r w:rsidRPr="00A24C7F">
              <w:rPr>
                <w:rFonts w:cs="Times New Roman"/>
                <w:sz w:val="26"/>
                <w:szCs w:val="26"/>
              </w:rPr>
              <w:t>4</w:t>
            </w:r>
          </w:p>
        </w:tc>
        <w:tc>
          <w:tcPr>
            <w:tcW w:w="2487" w:type="dxa"/>
          </w:tcPr>
          <w:p w14:paraId="33E80EE6" w14:textId="675B5A01" w:rsidR="00766070" w:rsidRPr="00A24C7F" w:rsidRDefault="00766070" w:rsidP="00A24C7F">
            <w:pPr>
              <w:jc w:val="center"/>
              <w:rPr>
                <w:rFonts w:cs="Times New Roman"/>
                <w:sz w:val="26"/>
                <w:szCs w:val="26"/>
              </w:rPr>
            </w:pPr>
            <w:r w:rsidRPr="00A24C7F">
              <w:rPr>
                <w:rFonts w:cs="Times New Roman"/>
                <w:sz w:val="26"/>
                <w:szCs w:val="26"/>
              </w:rPr>
              <w:t>Võ Tá Tuấn</w:t>
            </w:r>
          </w:p>
        </w:tc>
        <w:tc>
          <w:tcPr>
            <w:tcW w:w="1256" w:type="dxa"/>
          </w:tcPr>
          <w:p w14:paraId="68904EBD" w14:textId="5BA0D518" w:rsidR="00766070" w:rsidRPr="00A24C7F" w:rsidRDefault="00766070" w:rsidP="00A24C7F">
            <w:pPr>
              <w:jc w:val="center"/>
              <w:rPr>
                <w:rFonts w:cs="Times New Roman"/>
                <w:sz w:val="26"/>
                <w:szCs w:val="26"/>
              </w:rPr>
            </w:pPr>
            <w:r>
              <w:rPr>
                <w:rFonts w:cs="Times New Roman"/>
                <w:sz w:val="26"/>
                <w:szCs w:val="26"/>
              </w:rPr>
              <w:t>20224904</w:t>
            </w:r>
          </w:p>
        </w:tc>
        <w:tc>
          <w:tcPr>
            <w:tcW w:w="3766" w:type="dxa"/>
          </w:tcPr>
          <w:p w14:paraId="5C195C3C" w14:textId="77777777" w:rsidR="00667586" w:rsidRDefault="00667586" w:rsidP="00667586">
            <w:pPr>
              <w:rPr>
                <w:rFonts w:cs="Times New Roman"/>
                <w:sz w:val="26"/>
                <w:szCs w:val="26"/>
              </w:rPr>
            </w:pPr>
            <w:r>
              <w:rPr>
                <w:rFonts w:cs="Times New Roman"/>
                <w:sz w:val="26"/>
                <w:szCs w:val="26"/>
              </w:rPr>
              <w:t>- Tham gia vẽ tất cả các biểu đồ</w:t>
            </w:r>
          </w:p>
          <w:p w14:paraId="0329A9EA" w14:textId="52B67B8A" w:rsidR="00766070" w:rsidRPr="00A24C7F" w:rsidRDefault="00667586" w:rsidP="00667586">
            <w:pPr>
              <w:rPr>
                <w:rFonts w:cs="Times New Roman"/>
                <w:sz w:val="26"/>
                <w:szCs w:val="26"/>
              </w:rPr>
            </w:pPr>
            <w:r>
              <w:rPr>
                <w:rFonts w:cs="Times New Roman"/>
                <w:sz w:val="26"/>
                <w:szCs w:val="26"/>
              </w:rPr>
              <w:t>- Làm slide</w:t>
            </w:r>
          </w:p>
        </w:tc>
        <w:tc>
          <w:tcPr>
            <w:tcW w:w="1178" w:type="dxa"/>
          </w:tcPr>
          <w:p w14:paraId="69BBDAD6" w14:textId="28337D10" w:rsidR="00766070" w:rsidRPr="00A24C7F" w:rsidRDefault="00667586" w:rsidP="00A24C7F">
            <w:pPr>
              <w:jc w:val="center"/>
              <w:rPr>
                <w:rFonts w:cs="Times New Roman"/>
                <w:sz w:val="26"/>
                <w:szCs w:val="26"/>
              </w:rPr>
            </w:pPr>
            <w:r>
              <w:rPr>
                <w:rFonts w:cs="Times New Roman"/>
                <w:sz w:val="26"/>
                <w:szCs w:val="26"/>
              </w:rPr>
              <w:t>10</w:t>
            </w:r>
          </w:p>
        </w:tc>
      </w:tr>
      <w:tr w:rsidR="00766070" w14:paraId="3149FC9A" w14:textId="257AD5CE" w:rsidTr="000160EE">
        <w:trPr>
          <w:jc w:val="center"/>
        </w:trPr>
        <w:tc>
          <w:tcPr>
            <w:tcW w:w="708" w:type="dxa"/>
          </w:tcPr>
          <w:p w14:paraId="2A3DA9C3" w14:textId="3174374F" w:rsidR="00766070" w:rsidRPr="00A24C7F" w:rsidRDefault="00766070" w:rsidP="00A24C7F">
            <w:pPr>
              <w:jc w:val="center"/>
              <w:rPr>
                <w:rFonts w:cs="Times New Roman"/>
                <w:sz w:val="26"/>
                <w:szCs w:val="26"/>
              </w:rPr>
            </w:pPr>
            <w:r w:rsidRPr="00A24C7F">
              <w:rPr>
                <w:rFonts w:cs="Times New Roman"/>
                <w:sz w:val="26"/>
                <w:szCs w:val="26"/>
              </w:rPr>
              <w:t>5</w:t>
            </w:r>
          </w:p>
        </w:tc>
        <w:tc>
          <w:tcPr>
            <w:tcW w:w="2487" w:type="dxa"/>
          </w:tcPr>
          <w:p w14:paraId="1AA65597" w14:textId="3C96FBF0" w:rsidR="00766070" w:rsidRPr="00A24C7F" w:rsidRDefault="00766070" w:rsidP="00A24C7F">
            <w:pPr>
              <w:jc w:val="center"/>
              <w:rPr>
                <w:rFonts w:cs="Times New Roman"/>
                <w:sz w:val="26"/>
                <w:szCs w:val="26"/>
              </w:rPr>
            </w:pPr>
            <w:r w:rsidRPr="00A24C7F">
              <w:rPr>
                <w:rFonts w:cs="Times New Roman"/>
                <w:sz w:val="26"/>
                <w:szCs w:val="26"/>
              </w:rPr>
              <w:t>Đỗ Đình Hoàn</w:t>
            </w:r>
          </w:p>
        </w:tc>
        <w:tc>
          <w:tcPr>
            <w:tcW w:w="1256" w:type="dxa"/>
          </w:tcPr>
          <w:p w14:paraId="7A2E3AB9" w14:textId="7DD76920" w:rsidR="00766070" w:rsidRPr="00A24C7F" w:rsidRDefault="00766070" w:rsidP="00A24C7F">
            <w:pPr>
              <w:jc w:val="center"/>
              <w:rPr>
                <w:rFonts w:cs="Times New Roman"/>
                <w:sz w:val="26"/>
                <w:szCs w:val="26"/>
              </w:rPr>
            </w:pPr>
            <w:r>
              <w:rPr>
                <w:rFonts w:cs="Times New Roman"/>
                <w:sz w:val="26"/>
                <w:szCs w:val="26"/>
              </w:rPr>
              <w:t>20224986</w:t>
            </w:r>
          </w:p>
        </w:tc>
        <w:tc>
          <w:tcPr>
            <w:tcW w:w="3766" w:type="dxa"/>
          </w:tcPr>
          <w:p w14:paraId="6220945E" w14:textId="77777777" w:rsidR="00667586" w:rsidRDefault="00667586" w:rsidP="00667586">
            <w:pPr>
              <w:rPr>
                <w:rFonts w:cs="Times New Roman"/>
                <w:sz w:val="26"/>
                <w:szCs w:val="26"/>
              </w:rPr>
            </w:pPr>
            <w:r>
              <w:rPr>
                <w:rFonts w:cs="Times New Roman"/>
                <w:sz w:val="26"/>
                <w:szCs w:val="26"/>
              </w:rPr>
              <w:t>- Tham gia vẽ tất cả các biểu đồ</w:t>
            </w:r>
          </w:p>
          <w:p w14:paraId="5A8FC63D" w14:textId="2FBB1D24" w:rsidR="00766070" w:rsidRPr="00A24C7F" w:rsidRDefault="00667586" w:rsidP="00667586">
            <w:pPr>
              <w:rPr>
                <w:rFonts w:cs="Times New Roman"/>
                <w:sz w:val="26"/>
                <w:szCs w:val="26"/>
              </w:rPr>
            </w:pPr>
            <w:r>
              <w:rPr>
                <w:rFonts w:cs="Times New Roman"/>
                <w:sz w:val="26"/>
                <w:szCs w:val="26"/>
              </w:rPr>
              <w:t>- Làm slide</w:t>
            </w:r>
          </w:p>
        </w:tc>
        <w:tc>
          <w:tcPr>
            <w:tcW w:w="1178" w:type="dxa"/>
          </w:tcPr>
          <w:p w14:paraId="74690A2A" w14:textId="0861301F" w:rsidR="00766070" w:rsidRPr="00A24C7F" w:rsidRDefault="00667586" w:rsidP="00A24C7F">
            <w:pPr>
              <w:jc w:val="center"/>
              <w:rPr>
                <w:rFonts w:cs="Times New Roman"/>
                <w:sz w:val="26"/>
                <w:szCs w:val="26"/>
              </w:rPr>
            </w:pPr>
            <w:r>
              <w:rPr>
                <w:rFonts w:cs="Times New Roman"/>
                <w:sz w:val="26"/>
                <w:szCs w:val="26"/>
              </w:rPr>
              <w:t>10</w:t>
            </w:r>
          </w:p>
        </w:tc>
      </w:tr>
    </w:tbl>
    <w:p w14:paraId="4EB35999" w14:textId="77777777" w:rsidR="0095652E" w:rsidRDefault="0095652E" w:rsidP="0095652E">
      <w:pPr>
        <w:jc w:val="center"/>
        <w:rPr>
          <w:rFonts w:cs="Times New Roman"/>
          <w:b/>
          <w:bCs/>
          <w:sz w:val="26"/>
          <w:szCs w:val="26"/>
        </w:rPr>
      </w:pPr>
    </w:p>
    <w:p w14:paraId="16222311" w14:textId="74DC804E" w:rsidR="00A24C7F" w:rsidRDefault="00667586" w:rsidP="0095652E">
      <w:pPr>
        <w:jc w:val="center"/>
        <w:rPr>
          <w:rFonts w:cs="Times New Roman"/>
          <w:b/>
          <w:bCs/>
          <w:sz w:val="26"/>
          <w:szCs w:val="26"/>
        </w:rPr>
      </w:pPr>
      <w:r w:rsidRPr="00667586">
        <w:rPr>
          <w:rFonts w:cs="Times New Roman"/>
          <w:b/>
          <w:bCs/>
          <w:noProof/>
          <w:sz w:val="26"/>
          <w:szCs w:val="26"/>
        </w:rPr>
        <w:drawing>
          <wp:inline distT="0" distB="0" distL="0" distR="0" wp14:anchorId="4A333196" wp14:editId="68FB6667">
            <wp:extent cx="5814204" cy="4505406"/>
            <wp:effectExtent l="0" t="0" r="0" b="0"/>
            <wp:docPr id="18571200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0020" name="Picture 1" descr="A screenshot of a graph&#10;&#10;AI-generated content may be incorrect."/>
                    <pic:cNvPicPr/>
                  </pic:nvPicPr>
                  <pic:blipFill>
                    <a:blip r:embed="rId9"/>
                    <a:stretch>
                      <a:fillRect/>
                    </a:stretch>
                  </pic:blipFill>
                  <pic:spPr>
                    <a:xfrm>
                      <a:off x="0" y="0"/>
                      <a:ext cx="5817866" cy="4508244"/>
                    </a:xfrm>
                    <a:prstGeom prst="rect">
                      <a:avLst/>
                    </a:prstGeom>
                  </pic:spPr>
                </pic:pic>
              </a:graphicData>
            </a:graphic>
          </wp:inline>
        </w:drawing>
      </w:r>
    </w:p>
    <w:p w14:paraId="657A4D28" w14:textId="77777777" w:rsidR="00A24C7F" w:rsidRDefault="00A24C7F" w:rsidP="0095652E">
      <w:pPr>
        <w:jc w:val="center"/>
        <w:rPr>
          <w:rFonts w:cs="Times New Roman"/>
          <w:b/>
          <w:bCs/>
          <w:sz w:val="26"/>
          <w:szCs w:val="26"/>
        </w:rPr>
      </w:pPr>
    </w:p>
    <w:p w14:paraId="0B010871" w14:textId="0E88E743" w:rsidR="00103815" w:rsidRDefault="00103815" w:rsidP="00451FE9">
      <w:pPr>
        <w:pStyle w:val="Heading1"/>
      </w:pPr>
      <w:r>
        <w:lastRenderedPageBreak/>
        <w:t xml:space="preserve">I. Giới thiệu </w:t>
      </w:r>
      <w:proofErr w:type="gramStart"/>
      <w:r>
        <w:t>chung</w:t>
      </w:r>
      <w:proofErr w:type="gramEnd"/>
    </w:p>
    <w:p w14:paraId="52907D46" w14:textId="22F2D577" w:rsidR="00766563" w:rsidRDefault="00766563" w:rsidP="00451FE9">
      <w:pPr>
        <w:pStyle w:val="Heading2"/>
      </w:pPr>
      <w:r>
        <w:t>1. Lý do chọn đề tài</w:t>
      </w:r>
    </w:p>
    <w:p w14:paraId="47DE7A21" w14:textId="2D56610E" w:rsidR="58303E77" w:rsidRDefault="58303E77" w:rsidP="68F65BEF">
      <w:pPr>
        <w:rPr>
          <w:rFonts w:eastAsia="Aptos"/>
          <w:szCs w:val="28"/>
        </w:rPr>
      </w:pPr>
      <w:r w:rsidRPr="68F65BEF">
        <w:rPr>
          <w:rFonts w:eastAsia="Aptos"/>
          <w:szCs w:val="28"/>
        </w:rPr>
        <w:t>Trong bối cảnh ngành công nghiệp giải trí ngày càng phát triển mạnh mẽ, đặc biệt là lĩnh vực điện ảnh, nhu cầu trải nghiệm xem phim tại rạp của khán giả không ngừng tăng cao. Các rạp chiếu phim hiện đại không chỉ đơn thuần là nơi trình chiếu các tác phẩm điện ảnh mà còn là một tổ hợp dịch vụ phức tạp, đòi hỏi quy trình vận hành và quản lý chuyên nghiệp, hiệu quả.</w:t>
      </w:r>
    </w:p>
    <w:p w14:paraId="5AC711C5" w14:textId="32768D87" w:rsidR="58303E77" w:rsidRDefault="58303E77" w:rsidP="68F65BEF">
      <w:pPr>
        <w:rPr>
          <w:rFonts w:eastAsia="Aptos"/>
          <w:szCs w:val="28"/>
        </w:rPr>
      </w:pPr>
      <w:r w:rsidRPr="68F65BEF">
        <w:rPr>
          <w:rFonts w:eastAsia="Aptos"/>
          <w:szCs w:val="28"/>
        </w:rPr>
        <w:t>Hiện nay, nhiều rạp chiếu phim, đặc biệt là các rạp có quy mô vừa và nhỏ, vẫn có thể đang vận hành dựa trên các quy trình thủ công hoặc các phần mềm quản lý rời rạc, chưa được tối ưu hóa. Điều này dẫn đến nhiều bất cập như:</w:t>
      </w:r>
    </w:p>
    <w:p w14:paraId="7C7F5FA0" w14:textId="34C5711C" w:rsidR="58303E77" w:rsidRDefault="58303E77" w:rsidP="68F65BEF">
      <w:pPr>
        <w:numPr>
          <w:ilvl w:val="0"/>
          <w:numId w:val="6"/>
        </w:numPr>
        <w:rPr>
          <w:rFonts w:eastAsia="Aptos"/>
          <w:szCs w:val="28"/>
        </w:rPr>
      </w:pPr>
      <w:r w:rsidRPr="68F65BEF">
        <w:rPr>
          <w:rFonts w:eastAsia="Aptos"/>
          <w:b/>
          <w:szCs w:val="28"/>
        </w:rPr>
        <w:t>Khó khăn trong quản lý lịch chiếu:</w:t>
      </w:r>
      <w:r w:rsidRPr="68F65BEF">
        <w:rPr>
          <w:rFonts w:eastAsia="Aptos"/>
          <w:szCs w:val="28"/>
        </w:rPr>
        <w:t xml:space="preserve"> Việc sắp xếp lịch chiếu thủ công dễ gây ra xung đột, không tối ưu hóa được việc sử dụng phòng chiếu và khó khăn trong việc cập nhật nhanh chóng khi có thay đổi.</w:t>
      </w:r>
    </w:p>
    <w:p w14:paraId="576B32C1" w14:textId="6ABD59D0" w:rsidR="619EB172" w:rsidRDefault="58303E77" w:rsidP="619EB172">
      <w:pPr>
        <w:numPr>
          <w:ilvl w:val="0"/>
          <w:numId w:val="6"/>
        </w:numPr>
        <w:rPr>
          <w:rFonts w:eastAsia="Aptos"/>
          <w:szCs w:val="28"/>
        </w:rPr>
      </w:pPr>
      <w:r w:rsidRPr="68F65BEF">
        <w:rPr>
          <w:rFonts w:eastAsia="Aptos"/>
          <w:b/>
          <w:szCs w:val="28"/>
        </w:rPr>
        <w:t>Trải nghiệm khách hàng chưa tốt:</w:t>
      </w:r>
      <w:r w:rsidRPr="68F65BEF">
        <w:rPr>
          <w:rFonts w:eastAsia="Aptos"/>
          <w:szCs w:val="28"/>
        </w:rPr>
        <w:t xml:space="preserve"> Quy trình đặt vé, thanh toán còn phức tạp, thiếu kênh đặt vé trực tuyến tiện lợi, hoặc hệ thống quản lý thành viên chưa hiệu quả.</w:t>
      </w:r>
    </w:p>
    <w:p w14:paraId="24B37AED" w14:textId="5A382792" w:rsidR="58303E77" w:rsidRDefault="58303E77" w:rsidP="68F65BEF">
      <w:pPr>
        <w:numPr>
          <w:ilvl w:val="0"/>
          <w:numId w:val="6"/>
        </w:numPr>
        <w:rPr>
          <w:rFonts w:eastAsia="Aptos"/>
          <w:szCs w:val="28"/>
        </w:rPr>
      </w:pPr>
      <w:r w:rsidRPr="68F65BEF">
        <w:rPr>
          <w:rFonts w:eastAsia="Aptos"/>
          <w:b/>
          <w:szCs w:val="28"/>
        </w:rPr>
        <w:t>Thiếu hiệu quả trong quản lý thông tin phim ảnh:</w:t>
      </w:r>
      <w:r w:rsidRPr="68F65BEF">
        <w:rPr>
          <w:rFonts w:eastAsia="Aptos"/>
          <w:szCs w:val="28"/>
        </w:rPr>
        <w:t xml:space="preserve"> Việc cập nhật thông tin phim mới, quản lý các phiên bản phim, thể loại, độ tuổi... còn thủ công và tốn thời gian.</w:t>
      </w:r>
    </w:p>
    <w:p w14:paraId="599BFE14" w14:textId="39D7DCCA" w:rsidR="58303E77" w:rsidRDefault="58303E77" w:rsidP="68F65BEF">
      <w:pPr>
        <w:numPr>
          <w:ilvl w:val="0"/>
          <w:numId w:val="6"/>
        </w:numPr>
        <w:rPr>
          <w:rFonts w:eastAsia="Aptos"/>
          <w:szCs w:val="28"/>
        </w:rPr>
      </w:pPr>
      <w:r w:rsidRPr="68F65BEF">
        <w:rPr>
          <w:rFonts w:eastAsia="Aptos"/>
          <w:b/>
          <w:szCs w:val="28"/>
        </w:rPr>
        <w:t>Khó khăn trong việc ra quyết định dựa trên dữ liệu:</w:t>
      </w:r>
      <w:r w:rsidRPr="68F65BEF">
        <w:rPr>
          <w:rFonts w:eastAsia="Aptos"/>
          <w:szCs w:val="28"/>
        </w:rPr>
        <w:t xml:space="preserve"> Thiếu các công cụ báo cáo, thống kê trực quan để ban quản lý có thể nắm bắt tình hình kinh doanh, tỷ lệ lấp đầy phòng chiếu, hiệu suất của từng bộ phim để đưa ra chiến lược phù hợp.</w:t>
      </w:r>
    </w:p>
    <w:p w14:paraId="42A4687C" w14:textId="760448CA" w:rsidR="58303E77" w:rsidRDefault="58303E77" w:rsidP="68F65BEF">
      <w:pPr>
        <w:rPr>
          <w:rFonts w:eastAsia="Aptos"/>
          <w:szCs w:val="28"/>
        </w:rPr>
      </w:pPr>
      <w:r w:rsidRPr="68F65BEF">
        <w:rPr>
          <w:rFonts w:eastAsia="Aptos"/>
          <w:szCs w:val="28"/>
        </w:rPr>
        <w:t xml:space="preserve">Nhận thấy những thách thức và tiềm năng cải thiện trên, việc xây dựng một "Hệ thống Quản lý Rạp </w:t>
      </w:r>
      <w:r w:rsidR="1B905549" w:rsidRPr="1B905549">
        <w:rPr>
          <w:rFonts w:eastAsia="Aptos"/>
          <w:szCs w:val="28"/>
        </w:rPr>
        <w:t xml:space="preserve">chiếu </w:t>
      </w:r>
      <w:r w:rsidR="52B25A4C" w:rsidRPr="52B25A4C">
        <w:rPr>
          <w:rFonts w:eastAsia="Aptos"/>
          <w:szCs w:val="28"/>
        </w:rPr>
        <w:t>phim</w:t>
      </w:r>
      <w:r w:rsidRPr="68F65BEF">
        <w:rPr>
          <w:rFonts w:eastAsia="Aptos"/>
          <w:szCs w:val="28"/>
        </w:rPr>
        <w:t>" ứng dụng công nghệ thông tin là một giải pháp cấp thiết và mang lại nhiều lợi ích. Hệ thống này không chỉ giúp tự động hóa các quy trình nghiệp vụ cốt lõi mà còn nâng cao trải nghiệm của khách hàng, tối ưu hóa hiệu quả hoạt động và hỗ trợ ban quản lý trong việc đưa ra các quyết định kinh doanh sáng suốt. Chính vì những lý do đó, nhóm chúng em đã quyết định chọn đề tài này để nghiên cứu, phân tích và thiết kế.</w:t>
      </w:r>
    </w:p>
    <w:p w14:paraId="34016301" w14:textId="53DF47B1" w:rsidR="03E8FEAD" w:rsidRDefault="03E8FEAD" w:rsidP="03E8FEAD"/>
    <w:p w14:paraId="20485734" w14:textId="50FD382F" w:rsidR="00766563" w:rsidRDefault="00766563" w:rsidP="00451FE9">
      <w:pPr>
        <w:pStyle w:val="Heading2"/>
      </w:pPr>
      <w:r>
        <w:t xml:space="preserve">2. </w:t>
      </w:r>
      <w:r w:rsidR="00884148">
        <w:t>Yêu cầu chức năng</w:t>
      </w:r>
    </w:p>
    <w:p w14:paraId="797CD7AF" w14:textId="1E49F4BC" w:rsidR="0648C5A1" w:rsidRDefault="3AD1508B" w:rsidP="009E26D8">
      <w:pPr>
        <w:ind w:firstLine="720"/>
        <w:rPr>
          <w:rFonts w:eastAsia="Aptos"/>
          <w:szCs w:val="28"/>
        </w:rPr>
      </w:pPr>
      <w:r w:rsidRPr="3AD1508B">
        <w:rPr>
          <w:rFonts w:eastAsia="Aptos"/>
          <w:szCs w:val="28"/>
        </w:rPr>
        <w:t>Để giải quyết các vấn đề đã nêu và đáp ứng nhu cầu quản lý toàn diện cho một rạp chiếu phim, đặc biệt tập trung vào trải nghiệm khách hàng và các quy trình nghiệp vụ cốt lõi, hệ thống được đề xuất cần đảm bảo các nhóm yêu cầu chức năng chính sau</w:t>
      </w:r>
      <w:r w:rsidR="620731C5" w:rsidRPr="620731C5">
        <w:rPr>
          <w:rFonts w:eastAsia="Aptos"/>
          <w:szCs w:val="28"/>
        </w:rPr>
        <w:t>:</w:t>
      </w:r>
    </w:p>
    <w:p w14:paraId="5DC482EF" w14:textId="21C9C6AE" w:rsidR="75982306" w:rsidRDefault="75982306" w:rsidP="75982306">
      <w:pPr>
        <w:rPr>
          <w:rFonts w:eastAsia="Aptos"/>
          <w:b/>
          <w:bCs/>
          <w:szCs w:val="28"/>
        </w:rPr>
      </w:pPr>
      <w:r w:rsidRPr="75982306">
        <w:rPr>
          <w:rFonts w:eastAsia="Aptos"/>
          <w:b/>
          <w:bCs/>
          <w:szCs w:val="28"/>
        </w:rPr>
        <w:t>- Đối với quản trị viên (admin):</w:t>
      </w:r>
    </w:p>
    <w:p w14:paraId="7FB77EB6" w14:textId="4D4919E4" w:rsidR="75982306" w:rsidRDefault="26D947BC" w:rsidP="75982306">
      <w:pPr>
        <w:pStyle w:val="ListParagraph"/>
        <w:numPr>
          <w:ilvl w:val="0"/>
          <w:numId w:val="9"/>
        </w:numPr>
        <w:rPr>
          <w:rFonts w:eastAsia="Aptos"/>
        </w:rPr>
      </w:pPr>
      <w:r w:rsidRPr="096925A6">
        <w:rPr>
          <w:rFonts w:eastAsia="Aptos"/>
          <w:b/>
        </w:rPr>
        <w:lastRenderedPageBreak/>
        <w:t xml:space="preserve">Quản lý </w:t>
      </w:r>
      <w:r w:rsidR="4514001B" w:rsidRPr="096925A6">
        <w:rPr>
          <w:rFonts w:eastAsia="Aptos"/>
          <w:b/>
        </w:rPr>
        <w:t>hợp tác:</w:t>
      </w:r>
      <w:r w:rsidR="66285981" w:rsidRPr="096925A6">
        <w:rPr>
          <w:rFonts w:eastAsia="Aptos"/>
          <w:b/>
        </w:rPr>
        <w:t xml:space="preserve"> </w:t>
      </w:r>
      <w:r w:rsidR="5F2B30BD" w:rsidRPr="5F2B30BD">
        <w:rPr>
          <w:rFonts w:eastAsia="Aptos"/>
        </w:rPr>
        <w:t>Chọn mẫu đơn,</w:t>
      </w:r>
      <w:r w:rsidR="3FF52E88" w:rsidRPr="3FF52E88">
        <w:rPr>
          <w:rFonts w:eastAsia="Aptos"/>
        </w:rPr>
        <w:t xml:space="preserve"> tạo và lữu trữ đơn. Điền thông </w:t>
      </w:r>
      <w:r w:rsidR="1AEA6D97" w:rsidRPr="1AEA6D97">
        <w:rPr>
          <w:rFonts w:eastAsia="Aptos"/>
        </w:rPr>
        <w:t xml:space="preserve">tin phim và </w:t>
      </w:r>
      <w:r w:rsidR="1C5B0C58" w:rsidRPr="1C5B0C58">
        <w:rPr>
          <w:rFonts w:eastAsia="Aptos"/>
        </w:rPr>
        <w:t xml:space="preserve">upload các tài </w:t>
      </w:r>
      <w:r w:rsidR="7E9263ED" w:rsidRPr="7E9263ED">
        <w:rPr>
          <w:rFonts w:eastAsia="Aptos"/>
        </w:rPr>
        <w:t>liệu</w:t>
      </w:r>
      <w:r w:rsidR="418EFE84" w:rsidRPr="418EFE84">
        <w:rPr>
          <w:rFonts w:eastAsia="Aptos"/>
        </w:rPr>
        <w:t>, sau đó</w:t>
      </w:r>
      <w:r w:rsidR="7E9263ED" w:rsidRPr="7E9263ED">
        <w:rPr>
          <w:rFonts w:eastAsia="Aptos"/>
        </w:rPr>
        <w:t xml:space="preserve"> </w:t>
      </w:r>
      <w:r w:rsidR="4EADC8AA" w:rsidRPr="4EADC8AA">
        <w:rPr>
          <w:rFonts w:eastAsia="Aptos"/>
        </w:rPr>
        <w:t xml:space="preserve">sử dụng MySign để </w:t>
      </w:r>
      <w:r w:rsidR="52C5D09F" w:rsidRPr="52C5D09F">
        <w:rPr>
          <w:rFonts w:eastAsia="Aptos"/>
        </w:rPr>
        <w:t xml:space="preserve">xác thực </w:t>
      </w:r>
      <w:r w:rsidR="7F0F6615" w:rsidRPr="7F0F6615">
        <w:rPr>
          <w:rFonts w:eastAsia="Aptos"/>
        </w:rPr>
        <w:t xml:space="preserve">chữ kí số </w:t>
      </w:r>
      <w:r w:rsidR="7332688E" w:rsidRPr="7332688E">
        <w:rPr>
          <w:rFonts w:eastAsia="Aptos"/>
        </w:rPr>
        <w:t xml:space="preserve">và gửi văn </w:t>
      </w:r>
      <w:r w:rsidR="3EFC9E70" w:rsidRPr="3EFC9E70">
        <w:rPr>
          <w:rFonts w:eastAsia="Aptos"/>
        </w:rPr>
        <w:t xml:space="preserve">bản được ký cho </w:t>
      </w:r>
      <w:r w:rsidR="13C5BAFA" w:rsidRPr="13C5BAFA">
        <w:rPr>
          <w:rFonts w:eastAsia="Aptos"/>
        </w:rPr>
        <w:t>đối tác.</w:t>
      </w:r>
    </w:p>
    <w:p w14:paraId="37A184A2" w14:textId="1D66EAA6" w:rsidR="4514001B" w:rsidRDefault="5A72D08D" w:rsidP="4514001B">
      <w:pPr>
        <w:pStyle w:val="ListParagraph"/>
        <w:numPr>
          <w:ilvl w:val="0"/>
          <w:numId w:val="9"/>
        </w:numPr>
        <w:rPr>
          <w:rFonts w:eastAsia="Aptos"/>
        </w:rPr>
      </w:pPr>
      <w:r w:rsidRPr="5A72D08D">
        <w:rPr>
          <w:rFonts w:eastAsia="Aptos"/>
          <w:b/>
          <w:bCs/>
        </w:rPr>
        <w:t xml:space="preserve">Quản lý lịch chiếu: </w:t>
      </w:r>
      <w:r w:rsidRPr="5A72D08D">
        <w:rPr>
          <w:rFonts w:eastAsia="Aptos"/>
        </w:rPr>
        <w:t xml:space="preserve">Tạo, sắp xếp, điều chỉnh lịch chiếu cho các </w:t>
      </w:r>
      <w:r w:rsidR="6E156C80" w:rsidRPr="6E156C80">
        <w:rPr>
          <w:rFonts w:eastAsia="Aptos"/>
        </w:rPr>
        <w:t>phòng chiếu</w:t>
      </w:r>
      <w:r w:rsidR="78A05368" w:rsidRPr="78A05368">
        <w:rPr>
          <w:rFonts w:eastAsia="Aptos"/>
        </w:rPr>
        <w:t xml:space="preserve">. </w:t>
      </w:r>
      <w:r w:rsidR="1062E9E3" w:rsidRPr="1062E9E3">
        <w:rPr>
          <w:rFonts w:eastAsia="Aptos"/>
        </w:rPr>
        <w:t xml:space="preserve">Gán phim cho các </w:t>
      </w:r>
      <w:r w:rsidR="0737A990" w:rsidRPr="0737A990">
        <w:rPr>
          <w:rFonts w:eastAsia="Aptos"/>
        </w:rPr>
        <w:t>suất chiếu</w:t>
      </w:r>
      <w:r w:rsidR="1F98A83B" w:rsidRPr="1F98A83B">
        <w:rPr>
          <w:rFonts w:eastAsia="Aptos"/>
        </w:rPr>
        <w:t>.</w:t>
      </w:r>
      <w:r w:rsidR="0737A990" w:rsidRPr="0737A990">
        <w:rPr>
          <w:rFonts w:eastAsia="Aptos"/>
        </w:rPr>
        <w:t xml:space="preserve"> </w:t>
      </w:r>
      <w:r w:rsidR="02C33E74" w:rsidRPr="02C33E74">
        <w:rPr>
          <w:rFonts w:eastAsia="Aptos"/>
        </w:rPr>
        <w:t>Kiểm tra và cảnh báo xung</w:t>
      </w:r>
      <w:r w:rsidR="3C5026A6" w:rsidRPr="3C5026A6">
        <w:rPr>
          <w:rFonts w:eastAsia="Aptos"/>
        </w:rPr>
        <w:t xml:space="preserve"> đột nếu có</w:t>
      </w:r>
      <w:r w:rsidR="14AB61D1" w:rsidRPr="14AB61D1">
        <w:rPr>
          <w:rFonts w:eastAsia="Aptos"/>
        </w:rPr>
        <w:t>.</w:t>
      </w:r>
    </w:p>
    <w:p w14:paraId="7754F478" w14:textId="29EC4F5A" w:rsidR="444C9414" w:rsidRDefault="444C9414" w:rsidP="444C9414">
      <w:pPr>
        <w:pStyle w:val="ListParagraph"/>
        <w:numPr>
          <w:ilvl w:val="0"/>
          <w:numId w:val="9"/>
        </w:numPr>
        <w:rPr>
          <w:rFonts w:eastAsia="Aptos"/>
          <w:szCs w:val="28"/>
        </w:rPr>
      </w:pPr>
      <w:r w:rsidRPr="58A46D46">
        <w:rPr>
          <w:rFonts w:eastAsia="Aptos"/>
          <w:b/>
        </w:rPr>
        <w:t xml:space="preserve">Quản </w:t>
      </w:r>
      <w:r w:rsidR="43996452" w:rsidRPr="58A46D46">
        <w:rPr>
          <w:rFonts w:eastAsia="Aptos"/>
          <w:b/>
        </w:rPr>
        <w:t xml:space="preserve">lý </w:t>
      </w:r>
      <w:r w:rsidR="6A8D7B06" w:rsidRPr="58A46D46">
        <w:rPr>
          <w:rFonts w:eastAsia="Aptos"/>
          <w:b/>
        </w:rPr>
        <w:t>nhân viên</w:t>
      </w:r>
      <w:r w:rsidR="7A94DE70" w:rsidRPr="58A46D46">
        <w:rPr>
          <w:rFonts w:eastAsia="Aptos"/>
          <w:b/>
        </w:rPr>
        <w:t>:</w:t>
      </w:r>
      <w:r w:rsidR="5300E2CC" w:rsidRPr="58A46D46">
        <w:rPr>
          <w:rFonts w:eastAsia="Aptos"/>
          <w:b/>
        </w:rPr>
        <w:t xml:space="preserve"> </w:t>
      </w:r>
      <w:r w:rsidR="56E12C4D" w:rsidRPr="56E12C4D">
        <w:rPr>
          <w:rFonts w:eastAsia="Aptos"/>
        </w:rPr>
        <w:t xml:space="preserve">Thêm, xóa nhân viên. </w:t>
      </w:r>
      <w:r w:rsidR="1DBC842B" w:rsidRPr="1DBC842B">
        <w:rPr>
          <w:rFonts w:eastAsia="Aptos"/>
        </w:rPr>
        <w:t>Quản lý xin nghỉ phép nhân</w:t>
      </w:r>
      <w:r w:rsidR="024C802B" w:rsidRPr="024C802B">
        <w:rPr>
          <w:rFonts w:eastAsia="Aptos"/>
        </w:rPr>
        <w:t xml:space="preserve"> viên</w:t>
      </w:r>
      <w:r w:rsidR="4CDC51A3" w:rsidRPr="4CDC51A3">
        <w:rPr>
          <w:rFonts w:eastAsia="Aptos"/>
        </w:rPr>
        <w:t xml:space="preserve">. </w:t>
      </w:r>
      <w:r w:rsidR="39AD5AD2" w:rsidRPr="39AD5AD2">
        <w:rPr>
          <w:rFonts w:eastAsia="Aptos"/>
        </w:rPr>
        <w:t>Chỉnh sửa quyền truy cập nhân</w:t>
      </w:r>
      <w:r w:rsidR="3578A140" w:rsidRPr="3578A140">
        <w:rPr>
          <w:rFonts w:eastAsia="Aptos"/>
        </w:rPr>
        <w:t xml:space="preserve"> viên.</w:t>
      </w:r>
      <w:r w:rsidR="4D39937E" w:rsidRPr="4D39937E">
        <w:rPr>
          <w:rFonts w:eastAsia="Aptos"/>
          <w:b/>
          <w:bCs/>
        </w:rPr>
        <w:t xml:space="preserve"> </w:t>
      </w:r>
    </w:p>
    <w:p w14:paraId="3DF02D5A" w14:textId="7CD61363" w:rsidR="75982306" w:rsidRDefault="75982306" w:rsidP="75982306">
      <w:pPr>
        <w:rPr>
          <w:rFonts w:eastAsia="Aptos"/>
          <w:b/>
          <w:bCs/>
          <w:szCs w:val="28"/>
        </w:rPr>
      </w:pPr>
      <w:r w:rsidRPr="75982306">
        <w:rPr>
          <w:rFonts w:eastAsia="Aptos"/>
          <w:b/>
          <w:bCs/>
          <w:szCs w:val="28"/>
        </w:rPr>
        <w:t>- Đối với người dùng (user):</w:t>
      </w:r>
    </w:p>
    <w:p w14:paraId="78589EE1" w14:textId="1B3C750B" w:rsidR="75982306" w:rsidRDefault="75982306" w:rsidP="75982306">
      <w:pPr>
        <w:pStyle w:val="ListParagraph"/>
        <w:numPr>
          <w:ilvl w:val="0"/>
          <w:numId w:val="8"/>
        </w:numPr>
        <w:rPr>
          <w:rFonts w:eastAsia="Aptos"/>
        </w:rPr>
      </w:pPr>
      <w:r w:rsidRPr="3170D690">
        <w:rPr>
          <w:rFonts w:eastAsia="Aptos"/>
          <w:b/>
        </w:rPr>
        <w:t>Đặt vé</w:t>
      </w:r>
      <w:r w:rsidRPr="3170D690">
        <w:rPr>
          <w:rFonts w:eastAsia="Aptos"/>
        </w:rPr>
        <w:t xml:space="preserve"> (trực tuyến/ trực tiếp): </w:t>
      </w:r>
      <w:r w:rsidR="33C9118D" w:rsidRPr="33C9118D">
        <w:rPr>
          <w:rFonts w:eastAsia="Aptos"/>
        </w:rPr>
        <w:t>Chọn</w:t>
      </w:r>
      <w:r w:rsidRPr="3170D690">
        <w:rPr>
          <w:rFonts w:eastAsia="Aptos"/>
        </w:rPr>
        <w:t xml:space="preserve"> phim và suất chiếu mong muốn, sau đó xem sơ đồ phòng chiếu trực quan, hiển thị trạng thái ghế. Người dùng có thể chọn một hay nhiều ghế và xác nhận thông tin đặt vé, sau đó thực hiện thanh toán để giữ ghế.</w:t>
      </w:r>
    </w:p>
    <w:p w14:paraId="2F65A61D" w14:textId="658FED31" w:rsidR="75982306" w:rsidRDefault="076B136D" w:rsidP="75982306">
      <w:pPr>
        <w:pStyle w:val="ListParagraph"/>
        <w:numPr>
          <w:ilvl w:val="0"/>
          <w:numId w:val="8"/>
        </w:numPr>
        <w:rPr>
          <w:rFonts w:eastAsia="Aptos"/>
          <w:b/>
          <w:szCs w:val="28"/>
        </w:rPr>
      </w:pPr>
      <w:r w:rsidRPr="076B136D">
        <w:rPr>
          <w:rFonts w:eastAsia="Aptos"/>
          <w:b/>
          <w:bCs/>
          <w:szCs w:val="28"/>
        </w:rPr>
        <w:t xml:space="preserve">Thanh toán vé: </w:t>
      </w:r>
      <w:r w:rsidRPr="66285981">
        <w:rPr>
          <w:rFonts w:eastAsia="Aptos"/>
          <w:szCs w:val="28"/>
        </w:rPr>
        <w:t>Tích hợp với các cổng thanh toán phổ biến (ví điện tử, thẻ ngân hàng nội địa, thẻ quốc tế).</w:t>
      </w:r>
      <w:r w:rsidR="7A372DCD" w:rsidRPr="66285981">
        <w:rPr>
          <w:rFonts w:eastAsia="Aptos"/>
          <w:szCs w:val="28"/>
        </w:rPr>
        <w:t xml:space="preserve"> </w:t>
      </w:r>
      <w:r w:rsidRPr="66285981">
        <w:rPr>
          <w:rFonts w:eastAsia="Aptos"/>
          <w:szCs w:val="28"/>
        </w:rPr>
        <w:t>Xác nhận thanh toán thành công và nhận mã vé điện tử (QR code, mã số) qua email/SMS hoặc hiển thị trực tiếp trên ứng dụng/website.</w:t>
      </w:r>
    </w:p>
    <w:p w14:paraId="2499DD85" w14:textId="4503BAA5" w:rsidR="387D8C6B" w:rsidRDefault="3AA9A0E9" w:rsidP="4371486C">
      <w:pPr>
        <w:pStyle w:val="ListParagraph"/>
        <w:numPr>
          <w:ilvl w:val="0"/>
          <w:numId w:val="8"/>
        </w:numPr>
        <w:rPr>
          <w:rFonts w:eastAsia="Aptos"/>
          <w:szCs w:val="28"/>
        </w:rPr>
      </w:pPr>
      <w:r w:rsidRPr="3AA9A0E9">
        <w:rPr>
          <w:rFonts w:eastAsia="Aptos"/>
          <w:b/>
          <w:bCs/>
          <w:szCs w:val="28"/>
        </w:rPr>
        <w:t xml:space="preserve">Hủy vé: </w:t>
      </w:r>
      <w:r w:rsidRPr="6DE09AD9">
        <w:rPr>
          <w:rFonts w:eastAsia="Aptos"/>
          <w:szCs w:val="28"/>
        </w:rPr>
        <w:t>Cho phép khách hàng gửi yêu cầu hủy vé đã đặt trực tuyến trong một khoảng thời gian quy định trước suất chiếu (ví dụ: trước 2 tiếng).</w:t>
      </w:r>
      <w:r w:rsidR="4371486C" w:rsidRPr="4371486C">
        <w:rPr>
          <w:rFonts w:eastAsia="Aptos"/>
          <w:szCs w:val="28"/>
        </w:rPr>
        <w:t xml:space="preserve"> </w:t>
      </w:r>
      <w:r w:rsidRPr="6DE09AD9">
        <w:rPr>
          <w:rFonts w:eastAsia="Aptos"/>
          <w:szCs w:val="28"/>
        </w:rPr>
        <w:t xml:space="preserve">Hệ thống kiểm tra điều kiện hủy vé </w:t>
      </w:r>
      <w:proofErr w:type="gramStart"/>
      <w:r w:rsidRPr="6DE09AD9">
        <w:rPr>
          <w:rFonts w:eastAsia="Aptos"/>
          <w:szCs w:val="28"/>
        </w:rPr>
        <w:t>theo</w:t>
      </w:r>
      <w:proofErr w:type="gramEnd"/>
      <w:r w:rsidRPr="6DE09AD9">
        <w:rPr>
          <w:rFonts w:eastAsia="Aptos"/>
          <w:szCs w:val="28"/>
        </w:rPr>
        <w:t xml:space="preserve"> chính sách của rạp.</w:t>
      </w:r>
      <w:r w:rsidR="5A869A89" w:rsidRPr="5A869A89">
        <w:rPr>
          <w:rFonts w:eastAsia="Aptos"/>
          <w:szCs w:val="28"/>
        </w:rPr>
        <w:t xml:space="preserve"> </w:t>
      </w:r>
      <w:r w:rsidRPr="6DE09AD9">
        <w:rPr>
          <w:rFonts w:eastAsia="Aptos"/>
          <w:szCs w:val="28"/>
        </w:rPr>
        <w:t xml:space="preserve">Xử lý hoàn tiền (nếu đủ điều kiện) </w:t>
      </w:r>
      <w:proofErr w:type="gramStart"/>
      <w:r w:rsidRPr="6DE09AD9">
        <w:rPr>
          <w:rFonts w:eastAsia="Aptos"/>
          <w:szCs w:val="28"/>
        </w:rPr>
        <w:t>theo</w:t>
      </w:r>
      <w:proofErr w:type="gramEnd"/>
      <w:r w:rsidRPr="6DE09AD9">
        <w:rPr>
          <w:rFonts w:eastAsia="Aptos"/>
          <w:szCs w:val="28"/>
        </w:rPr>
        <w:t xml:space="preserve"> phương thức thanh toán ban đầu hoặc về ví thành viên</w:t>
      </w:r>
      <w:r w:rsidR="560512B0" w:rsidRPr="560512B0">
        <w:rPr>
          <w:rFonts w:eastAsia="Aptos"/>
          <w:szCs w:val="28"/>
        </w:rPr>
        <w:t>.</w:t>
      </w:r>
      <w:r w:rsidR="133716B6" w:rsidRPr="133716B6">
        <w:rPr>
          <w:rFonts w:eastAsia="Aptos"/>
          <w:szCs w:val="28"/>
        </w:rPr>
        <w:t xml:space="preserve"> </w:t>
      </w:r>
      <w:r w:rsidR="389C9211" w:rsidRPr="389C9211">
        <w:rPr>
          <w:rFonts w:eastAsia="Aptos"/>
          <w:szCs w:val="28"/>
        </w:rPr>
        <w:t xml:space="preserve">Sau đó </w:t>
      </w:r>
      <w:r w:rsidR="1AAF4E59" w:rsidRPr="1AAF4E59">
        <w:rPr>
          <w:rFonts w:eastAsia="Aptos"/>
          <w:szCs w:val="28"/>
        </w:rPr>
        <w:t>thông</w:t>
      </w:r>
      <w:r w:rsidRPr="6DE09AD9">
        <w:rPr>
          <w:rFonts w:eastAsia="Aptos"/>
          <w:szCs w:val="28"/>
        </w:rPr>
        <w:t xml:space="preserve"> báo kết quả hủy vé cho khách hàng</w:t>
      </w:r>
      <w:r w:rsidR="6DE09AD9" w:rsidRPr="6DE09AD9">
        <w:rPr>
          <w:rFonts w:eastAsia="Aptos"/>
          <w:szCs w:val="28"/>
        </w:rPr>
        <w:t>.</w:t>
      </w:r>
    </w:p>
    <w:p w14:paraId="74051466" w14:textId="4F436B9E" w:rsidR="26F11A10" w:rsidRDefault="7C65E6A5" w:rsidP="76007135">
      <w:pPr>
        <w:pStyle w:val="ListParagraph"/>
        <w:numPr>
          <w:ilvl w:val="0"/>
          <w:numId w:val="8"/>
        </w:numPr>
        <w:rPr>
          <w:rFonts w:eastAsia="Aptos"/>
          <w:szCs w:val="28"/>
        </w:rPr>
      </w:pPr>
      <w:r w:rsidRPr="7C65E6A5">
        <w:rPr>
          <w:rFonts w:eastAsia="Aptos"/>
          <w:b/>
          <w:bCs/>
          <w:szCs w:val="28"/>
        </w:rPr>
        <w:t xml:space="preserve">Đánh giá phim: </w:t>
      </w:r>
      <w:r w:rsidRPr="4F6939F8">
        <w:rPr>
          <w:rFonts w:eastAsia="Aptos"/>
          <w:szCs w:val="28"/>
        </w:rPr>
        <w:t xml:space="preserve">Cho phép khách hàng (thường là sau khi xem phim hoặc có vé hợp lệ) đánh giá phim </w:t>
      </w:r>
      <w:proofErr w:type="gramStart"/>
      <w:r w:rsidRPr="4F6939F8">
        <w:rPr>
          <w:rFonts w:eastAsia="Aptos"/>
          <w:szCs w:val="28"/>
        </w:rPr>
        <w:t>theo</w:t>
      </w:r>
      <w:proofErr w:type="gramEnd"/>
      <w:r w:rsidRPr="4F6939F8">
        <w:rPr>
          <w:rFonts w:eastAsia="Aptos"/>
          <w:szCs w:val="28"/>
        </w:rPr>
        <w:t xml:space="preserve"> thang điểm (ví dụ: 1-5 sao).</w:t>
      </w:r>
      <w:r w:rsidR="2297B6EA" w:rsidRPr="2297B6EA">
        <w:rPr>
          <w:rFonts w:eastAsia="Aptos"/>
          <w:szCs w:val="28"/>
        </w:rPr>
        <w:t xml:space="preserve"> </w:t>
      </w:r>
      <w:r w:rsidRPr="4F6939F8">
        <w:rPr>
          <w:rFonts w:eastAsia="Aptos"/>
          <w:szCs w:val="28"/>
        </w:rPr>
        <w:t>Viết bình luận, nhận xét về bộ phim.</w:t>
      </w:r>
      <w:r w:rsidR="405F5672" w:rsidRPr="405F5672">
        <w:rPr>
          <w:rFonts w:eastAsia="Aptos"/>
          <w:szCs w:val="28"/>
        </w:rPr>
        <w:t xml:space="preserve"> </w:t>
      </w:r>
      <w:r w:rsidRPr="4F6939F8">
        <w:rPr>
          <w:rFonts w:eastAsia="Aptos"/>
          <w:szCs w:val="28"/>
        </w:rPr>
        <w:t>Hệ thống hiển thị điểm đánh giá trung bình và các bình luận</w:t>
      </w:r>
      <w:r w:rsidR="6CB35FB1" w:rsidRPr="6CB35FB1">
        <w:rPr>
          <w:rFonts w:eastAsia="Aptos"/>
          <w:szCs w:val="28"/>
        </w:rPr>
        <w:t>.</w:t>
      </w:r>
    </w:p>
    <w:p w14:paraId="04B650AE" w14:textId="4C00FF9F" w:rsidR="22A7E1EC" w:rsidRDefault="4D1E1D36" w:rsidP="22A7E1EC">
      <w:pPr>
        <w:pStyle w:val="ListParagraph"/>
        <w:numPr>
          <w:ilvl w:val="0"/>
          <w:numId w:val="8"/>
        </w:numPr>
        <w:rPr>
          <w:rFonts w:eastAsia="Aptos"/>
          <w:szCs w:val="28"/>
        </w:rPr>
      </w:pPr>
      <w:r w:rsidRPr="4D1E1D36">
        <w:rPr>
          <w:rFonts w:eastAsia="Aptos"/>
          <w:b/>
          <w:bCs/>
          <w:szCs w:val="28"/>
        </w:rPr>
        <w:t xml:space="preserve">Quản lý tài </w:t>
      </w:r>
      <w:r w:rsidR="43A75A03" w:rsidRPr="43A75A03">
        <w:rPr>
          <w:rFonts w:eastAsia="Aptos"/>
          <w:b/>
          <w:bCs/>
          <w:szCs w:val="28"/>
        </w:rPr>
        <w:t xml:space="preserve">khoản </w:t>
      </w:r>
      <w:r w:rsidR="266B5D6F" w:rsidRPr="266B5D6F">
        <w:rPr>
          <w:rFonts w:eastAsia="Aptos"/>
          <w:b/>
          <w:bCs/>
          <w:szCs w:val="28"/>
        </w:rPr>
        <w:t>cá nhân</w:t>
      </w:r>
      <w:r w:rsidR="6CB35FB1" w:rsidRPr="6CB35FB1">
        <w:rPr>
          <w:rFonts w:eastAsia="Aptos"/>
          <w:b/>
          <w:bCs/>
          <w:szCs w:val="28"/>
        </w:rPr>
        <w:t>:</w:t>
      </w:r>
      <w:r w:rsidR="30DA9DE1" w:rsidRPr="30DA9DE1">
        <w:rPr>
          <w:rFonts w:eastAsia="Aptos"/>
          <w:b/>
          <w:bCs/>
          <w:szCs w:val="28"/>
        </w:rPr>
        <w:t xml:space="preserve"> </w:t>
      </w:r>
      <w:r w:rsidR="7169CB0D" w:rsidRPr="7169CB0D">
        <w:rPr>
          <w:rFonts w:eastAsia="Aptos"/>
          <w:szCs w:val="28"/>
        </w:rPr>
        <w:t xml:space="preserve">Đăng kí, </w:t>
      </w:r>
      <w:r w:rsidR="5BEAD66D" w:rsidRPr="5BEAD66D">
        <w:rPr>
          <w:rFonts w:eastAsia="Aptos"/>
          <w:szCs w:val="28"/>
        </w:rPr>
        <w:t>đăng nhập, quên</w:t>
      </w:r>
      <w:r w:rsidR="7AEC02AE" w:rsidRPr="7AEC02AE">
        <w:rPr>
          <w:rFonts w:eastAsia="Aptos"/>
          <w:szCs w:val="28"/>
        </w:rPr>
        <w:t xml:space="preserve"> mật khẩu</w:t>
      </w:r>
      <w:r w:rsidR="2D322AD7" w:rsidRPr="2D322AD7">
        <w:rPr>
          <w:rFonts w:eastAsia="Aptos"/>
          <w:szCs w:val="28"/>
        </w:rPr>
        <w:t xml:space="preserve">, cập </w:t>
      </w:r>
      <w:r w:rsidR="0D62B150" w:rsidRPr="0D62B150">
        <w:rPr>
          <w:rFonts w:eastAsia="Aptos"/>
          <w:szCs w:val="28"/>
        </w:rPr>
        <w:t xml:space="preserve">nhật thông tin </w:t>
      </w:r>
      <w:r w:rsidR="49DCEA8E" w:rsidRPr="49DCEA8E">
        <w:rPr>
          <w:rFonts w:eastAsia="Aptos"/>
          <w:szCs w:val="28"/>
        </w:rPr>
        <w:t xml:space="preserve">cá nhân, </w:t>
      </w:r>
      <w:r w:rsidR="252B66EB" w:rsidRPr="252B66EB">
        <w:rPr>
          <w:rFonts w:eastAsia="Aptos"/>
          <w:szCs w:val="28"/>
        </w:rPr>
        <w:t xml:space="preserve">quản lý hạng thành </w:t>
      </w:r>
      <w:r w:rsidR="453CBFD8" w:rsidRPr="453CBFD8">
        <w:rPr>
          <w:rFonts w:eastAsia="Aptos"/>
          <w:szCs w:val="28"/>
        </w:rPr>
        <w:t>viên</w:t>
      </w:r>
      <w:r w:rsidR="734F35AD" w:rsidRPr="734F35AD">
        <w:rPr>
          <w:rFonts w:eastAsia="Aptos"/>
          <w:szCs w:val="28"/>
        </w:rPr>
        <w:t xml:space="preserve">, điểm tích </w:t>
      </w:r>
      <w:r w:rsidR="6BC33C10" w:rsidRPr="6BC33C10">
        <w:rPr>
          <w:rFonts w:eastAsia="Aptos"/>
          <w:szCs w:val="28"/>
        </w:rPr>
        <w:t>lũy.</w:t>
      </w:r>
    </w:p>
    <w:p w14:paraId="29A47328" w14:textId="644A3B76" w:rsidR="00103815" w:rsidRDefault="00766563" w:rsidP="00451FE9">
      <w:pPr>
        <w:pStyle w:val="Heading1"/>
      </w:pPr>
      <w:r>
        <w:t>II</w:t>
      </w:r>
      <w:r w:rsidR="00BF175C">
        <w:t>. Phân tích</w:t>
      </w:r>
      <w:r w:rsidR="00FC4EE9">
        <w:t xml:space="preserve"> yêu cầu</w:t>
      </w:r>
      <w:r w:rsidR="00BF175C">
        <w:t xml:space="preserve"> </w:t>
      </w:r>
      <w:r w:rsidR="005F64B9">
        <w:t>hệ thống</w:t>
      </w:r>
    </w:p>
    <w:p w14:paraId="341BA325" w14:textId="27CAAD05" w:rsidR="00BF175C" w:rsidRDefault="009F4F6D" w:rsidP="00451FE9">
      <w:pPr>
        <w:pStyle w:val="Heading2"/>
      </w:pPr>
      <w:r>
        <w:t>1. Xác định tác nhân của hệ thống</w:t>
      </w:r>
    </w:p>
    <w:p w14:paraId="672BAC7F" w14:textId="41FA171B" w:rsidR="4AE66859" w:rsidRDefault="66E6E8B6" w:rsidP="4AE66859">
      <w:r>
        <w:t>Hệ thống gồm các tác nhân chính: Khách</w:t>
      </w:r>
      <w:r w:rsidR="5DB00ECB">
        <w:t xml:space="preserve"> </w:t>
      </w:r>
      <w:r w:rsidR="1A8AE127">
        <w:t>hàng</w:t>
      </w:r>
      <w:r>
        <w:t>, người dùng, quản trị viên</w:t>
      </w:r>
      <w:r w:rsidR="6389F986">
        <w:t xml:space="preserve"> hệ</w:t>
      </w:r>
      <w:r w:rsidR="5051BD67">
        <w:t xml:space="preserve"> thống, </w:t>
      </w:r>
      <w:r w:rsidR="32FC79C6">
        <w:t>nhân viên</w:t>
      </w:r>
      <w:r w:rsidR="14D1C49D">
        <w:t>.</w:t>
      </w:r>
    </w:p>
    <w:p w14:paraId="56835F7A" w14:textId="74664F41" w:rsidR="5DB00ECB" w:rsidRDefault="3C837EAE" w:rsidP="1A8AE127">
      <w:pPr>
        <w:pStyle w:val="ListParagraph"/>
        <w:numPr>
          <w:ilvl w:val="0"/>
          <w:numId w:val="10"/>
        </w:numPr>
      </w:pPr>
      <w:r>
        <w:t>Khách hàng: Xem thông tin phim, lịch chiếu phim,</w:t>
      </w:r>
      <w:r w:rsidR="14674524">
        <w:t xml:space="preserve"> </w:t>
      </w:r>
      <w:r w:rsidR="3D945196">
        <w:t>rạp phim</w:t>
      </w:r>
      <w:r w:rsidR="11587845">
        <w:t>.</w:t>
      </w:r>
      <w:r w:rsidR="00A6531E">
        <w:t xml:space="preserve"> Đặt vé trực tuyến/ trực tiếp, thanh toán, hủy vé (nếu đủ điều kiện), bình luận và đánh giá phim.</w:t>
      </w:r>
    </w:p>
    <w:p w14:paraId="5D2E326B" w14:textId="7252443D" w:rsidR="177AD4FA" w:rsidRDefault="247C9D70" w:rsidP="00A6531E">
      <w:pPr>
        <w:pStyle w:val="ListParagraph"/>
        <w:numPr>
          <w:ilvl w:val="0"/>
          <w:numId w:val="10"/>
        </w:numPr>
      </w:pPr>
      <w:r>
        <w:t xml:space="preserve">Quản trị viên hệ </w:t>
      </w:r>
      <w:r w:rsidR="79F728D4">
        <w:t xml:space="preserve">thống: Quản lý </w:t>
      </w:r>
      <w:r w:rsidR="36A6DF24">
        <w:t xml:space="preserve">hợp tác, quản </w:t>
      </w:r>
      <w:r w:rsidR="3BCCE4FE">
        <w:t>lý lịch chiếu, quản</w:t>
      </w:r>
      <w:r w:rsidR="256C9D23">
        <w:t xml:space="preserve"> lý </w:t>
      </w:r>
      <w:r w:rsidR="1FFD0D96">
        <w:t xml:space="preserve">nhân viên, </w:t>
      </w:r>
      <w:r w:rsidR="63A02A03">
        <w:t>quản lý hệ thống chiếu phim</w:t>
      </w:r>
      <w:proofErr w:type="gramStart"/>
      <w:r w:rsidR="63A02A03">
        <w:t>,</w:t>
      </w:r>
      <w:r w:rsidR="772C01A8">
        <w:t xml:space="preserve"> ...</w:t>
      </w:r>
      <w:proofErr w:type="gramEnd"/>
    </w:p>
    <w:p w14:paraId="525F3CE1" w14:textId="6B1552EE" w:rsidR="00E97256" w:rsidRDefault="08125D42" w:rsidP="12C58C6B">
      <w:pPr>
        <w:pStyle w:val="ListParagraph"/>
        <w:numPr>
          <w:ilvl w:val="0"/>
          <w:numId w:val="10"/>
        </w:numPr>
      </w:pPr>
      <w:r>
        <w:t xml:space="preserve">Nhân viên: </w:t>
      </w:r>
      <w:r w:rsidR="7D4C5F13">
        <w:t>Có nhiệm vụ bán</w:t>
      </w:r>
      <w:r>
        <w:t xml:space="preserve"> vé, </w:t>
      </w:r>
      <w:r w:rsidR="6760E9E6">
        <w:t>kiểm</w:t>
      </w:r>
      <w:r w:rsidR="69399EF2">
        <w:t xml:space="preserve"> </w:t>
      </w:r>
      <w:r w:rsidR="71FB91A7">
        <w:t>vé.</w:t>
      </w:r>
    </w:p>
    <w:p w14:paraId="65097B53" w14:textId="3A31D3AB" w:rsidR="009F4F6D" w:rsidRDefault="00EE3FE7" w:rsidP="00451FE9">
      <w:pPr>
        <w:pStyle w:val="Heading2"/>
      </w:pPr>
      <w:r>
        <w:t xml:space="preserve">2. </w:t>
      </w:r>
      <w:r w:rsidR="00C27E7D">
        <w:t>Biểu đồ ca sử dụng</w:t>
      </w:r>
      <w:r w:rsidR="00043AF8">
        <w:t xml:space="preserve"> tổng quan</w:t>
      </w:r>
    </w:p>
    <w:p w14:paraId="0A4B6646" w14:textId="77777777" w:rsidR="005712E7" w:rsidRPr="00795985" w:rsidRDefault="005712E7" w:rsidP="00795985"/>
    <w:p w14:paraId="3D2FB7FC" w14:textId="26E7C332" w:rsidR="00451FE9" w:rsidRDefault="00853E0B" w:rsidP="00D03FBC">
      <w:pPr>
        <w:jc w:val="center"/>
      </w:pPr>
      <w:r>
        <w:rPr>
          <w:noProof/>
        </w:rPr>
        <w:lastRenderedPageBreak/>
        <w:drawing>
          <wp:inline distT="0" distB="0" distL="0" distR="0" wp14:anchorId="24380C3D" wp14:editId="3FBCA465">
            <wp:extent cx="5023262" cy="3121847"/>
            <wp:effectExtent l="0" t="0" r="6350" b="2540"/>
            <wp:docPr id="1526016162" name="Picture 27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6162" name="Picture 272" descr="A diagram of a person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35056" cy="3129176"/>
                    </a:xfrm>
                    <a:prstGeom prst="rect">
                      <a:avLst/>
                    </a:prstGeom>
                  </pic:spPr>
                </pic:pic>
              </a:graphicData>
            </a:graphic>
          </wp:inline>
        </w:drawing>
      </w:r>
    </w:p>
    <w:p w14:paraId="68BB038C" w14:textId="77777777" w:rsidR="005712E7" w:rsidRPr="00451FE9" w:rsidRDefault="005712E7" w:rsidP="00D03FBC">
      <w:pPr>
        <w:jc w:val="center"/>
      </w:pPr>
    </w:p>
    <w:p w14:paraId="12528E36" w14:textId="75DBE485" w:rsidR="00043AF8" w:rsidRDefault="00043AF8" w:rsidP="00451FE9">
      <w:pPr>
        <w:pStyle w:val="Heading2"/>
      </w:pPr>
      <w:r w:rsidRPr="00554056">
        <w:t>3. Biểu đồ ca sử dụng phân rã</w:t>
      </w:r>
    </w:p>
    <w:p w14:paraId="34D9A6DF" w14:textId="1895C224" w:rsidR="005712E7" w:rsidRPr="003874A7" w:rsidRDefault="003874A7" w:rsidP="009E26D8">
      <w:pPr>
        <w:pStyle w:val="Heading3"/>
        <w:rPr>
          <w:rFonts w:cs="Times New Roman"/>
        </w:rPr>
      </w:pPr>
      <w:r w:rsidRPr="003874A7">
        <w:rPr>
          <w:rFonts w:cs="Times New Roman"/>
        </w:rPr>
        <w:t xml:space="preserve">- Ca sử dụng </w:t>
      </w:r>
      <w:r w:rsidRPr="003725F1">
        <w:rPr>
          <w:rFonts w:cs="Times New Roman"/>
          <w:b/>
        </w:rPr>
        <w:t>“Quản lý vé xem phim”:</w:t>
      </w:r>
    </w:p>
    <w:p w14:paraId="22095816" w14:textId="68F1A84C" w:rsidR="00442075" w:rsidRDefault="005712E7" w:rsidP="0075288B">
      <w:pPr>
        <w:jc w:val="center"/>
      </w:pPr>
      <w:r>
        <w:rPr>
          <w:noProof/>
        </w:rPr>
        <w:drawing>
          <wp:inline distT="0" distB="0" distL="0" distR="0" wp14:anchorId="19D24DB1" wp14:editId="3CC718C7">
            <wp:extent cx="5480462" cy="3179309"/>
            <wp:effectExtent l="0" t="0" r="6350" b="2540"/>
            <wp:docPr id="1531248209" name="Picture 27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8209" name="Picture 274" descr="A diagram of a network&#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2119" cy="3180270"/>
                    </a:xfrm>
                    <a:prstGeom prst="rect">
                      <a:avLst/>
                    </a:prstGeom>
                  </pic:spPr>
                </pic:pic>
              </a:graphicData>
            </a:graphic>
          </wp:inline>
        </w:drawing>
      </w:r>
    </w:p>
    <w:p w14:paraId="2ACAC845" w14:textId="77777777" w:rsidR="005712E7" w:rsidRDefault="005712E7" w:rsidP="0075288B">
      <w:pPr>
        <w:jc w:val="center"/>
      </w:pPr>
    </w:p>
    <w:p w14:paraId="139E52E9" w14:textId="5F0C8566" w:rsidR="006B7D13" w:rsidRPr="0075288B" w:rsidRDefault="002A166F" w:rsidP="003725F1">
      <w:pPr>
        <w:pStyle w:val="Heading3"/>
        <w:rPr>
          <w:rFonts w:cs="Times New Roman"/>
        </w:rPr>
      </w:pPr>
      <w:r>
        <w:lastRenderedPageBreak/>
        <w:t xml:space="preserve">- </w:t>
      </w:r>
      <w:r w:rsidR="0075288B">
        <w:t xml:space="preserve">Ca sử dụng </w:t>
      </w:r>
      <w:r w:rsidR="0075288B" w:rsidRPr="003725F1">
        <w:rPr>
          <w:b/>
          <w:bCs/>
        </w:rPr>
        <w:t>“Quản lý hợp tác”:</w:t>
      </w:r>
    </w:p>
    <w:p w14:paraId="09537717" w14:textId="04024C7D" w:rsidR="00451FE9" w:rsidRDefault="00BA3003" w:rsidP="0075288B">
      <w:pPr>
        <w:jc w:val="center"/>
      </w:pPr>
      <w:r>
        <w:rPr>
          <w:noProof/>
        </w:rPr>
        <w:drawing>
          <wp:inline distT="0" distB="0" distL="0" distR="0" wp14:anchorId="673D0770" wp14:editId="5D84D40C">
            <wp:extent cx="5419725" cy="3533775"/>
            <wp:effectExtent l="0" t="0" r="9525" b="9525"/>
            <wp:docPr id="1707783478" name="Picture 28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3478" name="Picture 28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19725" cy="3533775"/>
                    </a:xfrm>
                    <a:prstGeom prst="rect">
                      <a:avLst/>
                    </a:prstGeom>
                  </pic:spPr>
                </pic:pic>
              </a:graphicData>
            </a:graphic>
          </wp:inline>
        </w:drawing>
      </w:r>
    </w:p>
    <w:p w14:paraId="7FB5E362" w14:textId="77777777" w:rsidR="002A094D" w:rsidRDefault="002A094D" w:rsidP="0075288B">
      <w:pPr>
        <w:jc w:val="center"/>
      </w:pPr>
    </w:p>
    <w:p w14:paraId="6D529475" w14:textId="4EE1CE24" w:rsidR="0075288B" w:rsidRDefault="0075288B" w:rsidP="003725F1">
      <w:pPr>
        <w:pStyle w:val="Heading3"/>
      </w:pPr>
      <w:r>
        <w:t xml:space="preserve">- Ca sử dụng </w:t>
      </w:r>
      <w:r w:rsidRPr="003725F1">
        <w:rPr>
          <w:b/>
          <w:bCs/>
        </w:rPr>
        <w:t>“Quản lý nhân viên”:</w:t>
      </w:r>
    </w:p>
    <w:p w14:paraId="5545455D" w14:textId="77777777" w:rsidR="00222005" w:rsidRDefault="00222005" w:rsidP="00451FE9">
      <w:pPr>
        <w:rPr>
          <w:b/>
          <w:bCs/>
        </w:rPr>
      </w:pPr>
    </w:p>
    <w:p w14:paraId="7B069CD1" w14:textId="41DF857E" w:rsidR="0075288B" w:rsidRDefault="00C14D0F" w:rsidP="0075288B">
      <w:pPr>
        <w:jc w:val="center"/>
        <w:rPr>
          <w:b/>
          <w:bCs/>
        </w:rPr>
      </w:pPr>
      <w:r>
        <w:rPr>
          <w:b/>
          <w:bCs/>
          <w:noProof/>
        </w:rPr>
        <w:drawing>
          <wp:inline distT="0" distB="0" distL="0" distR="0" wp14:anchorId="37110DBD" wp14:editId="2E3CD5B6">
            <wp:extent cx="4552950" cy="2952750"/>
            <wp:effectExtent l="0" t="0" r="0" b="0"/>
            <wp:docPr id="846863209" name="Picture 27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209" name="Picture 277"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52950" cy="2952750"/>
                    </a:xfrm>
                    <a:prstGeom prst="rect">
                      <a:avLst/>
                    </a:prstGeom>
                  </pic:spPr>
                </pic:pic>
              </a:graphicData>
            </a:graphic>
          </wp:inline>
        </w:drawing>
      </w:r>
    </w:p>
    <w:p w14:paraId="2F1E477C" w14:textId="77777777" w:rsidR="00222005" w:rsidRDefault="00222005" w:rsidP="0075288B">
      <w:pPr>
        <w:jc w:val="center"/>
        <w:rPr>
          <w:b/>
          <w:bCs/>
        </w:rPr>
      </w:pPr>
    </w:p>
    <w:p w14:paraId="65C871E0" w14:textId="50259FDA" w:rsidR="0075288B" w:rsidRPr="0075288B" w:rsidRDefault="0075288B" w:rsidP="003725F1">
      <w:pPr>
        <w:pStyle w:val="Heading3"/>
      </w:pPr>
      <w:r>
        <w:lastRenderedPageBreak/>
        <w:t xml:space="preserve">- Ca sử dụng </w:t>
      </w:r>
      <w:r w:rsidRPr="003725F1">
        <w:rPr>
          <w:b/>
          <w:bCs/>
        </w:rPr>
        <w:t>“Quản lý tài khoản cá nhân”:</w:t>
      </w:r>
    </w:p>
    <w:p w14:paraId="0E4E9D95" w14:textId="40AF226F" w:rsidR="00795985" w:rsidRDefault="005F2C39" w:rsidP="0075288B">
      <w:pPr>
        <w:jc w:val="center"/>
      </w:pPr>
      <w:r>
        <w:rPr>
          <w:noProof/>
        </w:rPr>
        <w:drawing>
          <wp:inline distT="0" distB="0" distL="0" distR="0" wp14:anchorId="19C8D378" wp14:editId="7F9E2751">
            <wp:extent cx="4447309" cy="3937373"/>
            <wp:effectExtent l="0" t="0" r="0" b="6350"/>
            <wp:docPr id="206814522" name="Picture 27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22" name="Picture 273"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51077" cy="3940709"/>
                    </a:xfrm>
                    <a:prstGeom prst="rect">
                      <a:avLst/>
                    </a:prstGeom>
                  </pic:spPr>
                </pic:pic>
              </a:graphicData>
            </a:graphic>
          </wp:inline>
        </w:drawing>
      </w:r>
    </w:p>
    <w:p w14:paraId="1C308284" w14:textId="3E36714F" w:rsidR="009E26D8" w:rsidRPr="009E26D8" w:rsidRDefault="00D03FBC" w:rsidP="009E26D8">
      <w:pPr>
        <w:pStyle w:val="Heading3"/>
        <w:rPr>
          <w:b/>
          <w:bCs/>
        </w:rPr>
      </w:pPr>
      <w:r>
        <w:t xml:space="preserve">- Ca sử dụng </w:t>
      </w:r>
      <w:r w:rsidRPr="003725F1">
        <w:rPr>
          <w:b/>
          <w:bCs/>
        </w:rPr>
        <w:t>“Quản lý hệ thống chiếu phim”:</w:t>
      </w:r>
    </w:p>
    <w:p w14:paraId="58D8C9B1" w14:textId="468515F8" w:rsidR="0075288B" w:rsidRPr="00795985" w:rsidRDefault="00C14D0F" w:rsidP="00C14D0F">
      <w:pPr>
        <w:jc w:val="center"/>
      </w:pPr>
      <w:r>
        <w:rPr>
          <w:noProof/>
        </w:rPr>
        <w:drawing>
          <wp:inline distT="0" distB="0" distL="0" distR="0" wp14:anchorId="7AA8AB00" wp14:editId="68BE156F">
            <wp:extent cx="3461657" cy="3710842"/>
            <wp:effectExtent l="0" t="0" r="5715" b="4445"/>
            <wp:docPr id="181976089" name="Picture 27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89" name="Picture 278" descr="A diagram of a person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77554" cy="3727883"/>
                    </a:xfrm>
                    <a:prstGeom prst="rect">
                      <a:avLst/>
                    </a:prstGeom>
                  </pic:spPr>
                </pic:pic>
              </a:graphicData>
            </a:graphic>
          </wp:inline>
        </w:drawing>
      </w:r>
    </w:p>
    <w:p w14:paraId="47C50280" w14:textId="5BD026E2" w:rsidR="0020500E" w:rsidRDefault="00263C62" w:rsidP="00451FE9">
      <w:pPr>
        <w:pStyle w:val="Heading2"/>
      </w:pPr>
      <w:r w:rsidRPr="00554056">
        <w:lastRenderedPageBreak/>
        <w:t>4. Biểu đồ hoạt động của các ca sử dụng</w:t>
      </w:r>
    </w:p>
    <w:p w14:paraId="7EBF295B" w14:textId="11048543" w:rsidR="00554056" w:rsidRDefault="00B516AC" w:rsidP="00451FE9">
      <w:pPr>
        <w:pStyle w:val="Heading3"/>
      </w:pPr>
      <w:r>
        <w:t>a.</w:t>
      </w:r>
      <w:r w:rsidR="00554056">
        <w:t xml:space="preserve"> Ca sử dụng </w:t>
      </w:r>
      <w:r w:rsidR="00554056" w:rsidRPr="00B34A5D">
        <w:rPr>
          <w:b/>
          <w:bCs/>
        </w:rPr>
        <w:t>“Đặt vé”</w:t>
      </w:r>
    </w:p>
    <w:p w14:paraId="53893F1D" w14:textId="16CC0F40" w:rsidR="009A3B14" w:rsidRPr="009A3B14" w:rsidRDefault="00B34A5D" w:rsidP="009A3B14">
      <w:pPr>
        <w:jc w:val="center"/>
      </w:pPr>
      <w:r>
        <w:rPr>
          <w:noProof/>
        </w:rPr>
        <w:drawing>
          <wp:inline distT="0" distB="0" distL="0" distR="0" wp14:anchorId="2D71BE67" wp14:editId="471B1A22">
            <wp:extent cx="4484451" cy="7869534"/>
            <wp:effectExtent l="0" t="0" r="0" b="0"/>
            <wp:docPr id="2064911167" name="Picture 26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1167" name="Picture 269" descr="A diagram of a work 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16336" cy="7925487"/>
                    </a:xfrm>
                    <a:prstGeom prst="rect">
                      <a:avLst/>
                    </a:prstGeom>
                  </pic:spPr>
                </pic:pic>
              </a:graphicData>
            </a:graphic>
          </wp:inline>
        </w:drawing>
      </w:r>
    </w:p>
    <w:p w14:paraId="555923DD" w14:textId="0D229401" w:rsidR="00554056" w:rsidRDefault="00B516AC" w:rsidP="00451FE9">
      <w:pPr>
        <w:pStyle w:val="Heading3"/>
      </w:pPr>
      <w:r>
        <w:lastRenderedPageBreak/>
        <w:t>b.</w:t>
      </w:r>
      <w:r w:rsidR="00554056">
        <w:t xml:space="preserve"> Ca sử dụng </w:t>
      </w:r>
      <w:r w:rsidR="00D646E1" w:rsidRPr="00B34A5D">
        <w:rPr>
          <w:b/>
          <w:bCs/>
        </w:rPr>
        <w:t>“Hủy vé”</w:t>
      </w:r>
    </w:p>
    <w:p w14:paraId="5383DCAB" w14:textId="29493671" w:rsidR="009A3B14" w:rsidRPr="009A3B14" w:rsidRDefault="000D3F18" w:rsidP="009A3B14">
      <w:pPr>
        <w:jc w:val="center"/>
      </w:pPr>
      <w:r>
        <w:rPr>
          <w:noProof/>
        </w:rPr>
        <w:drawing>
          <wp:inline distT="0" distB="0" distL="0" distR="0" wp14:anchorId="78BA513B" wp14:editId="6AF116F6">
            <wp:extent cx="6595353" cy="7687059"/>
            <wp:effectExtent l="0" t="0" r="0" b="9525"/>
            <wp:docPr id="656689497" name="Picture 27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9497" name="Picture 270"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1052" cy="7717011"/>
                    </a:xfrm>
                    <a:prstGeom prst="rect">
                      <a:avLst/>
                    </a:prstGeom>
                  </pic:spPr>
                </pic:pic>
              </a:graphicData>
            </a:graphic>
          </wp:inline>
        </w:drawing>
      </w:r>
    </w:p>
    <w:p w14:paraId="5A4658AE" w14:textId="0EBC7741" w:rsidR="00554056" w:rsidRDefault="00B516AC" w:rsidP="000D3F18">
      <w:pPr>
        <w:pStyle w:val="Heading3"/>
      </w:pPr>
      <w:r>
        <w:lastRenderedPageBreak/>
        <w:t>c.</w:t>
      </w:r>
      <w:r w:rsidR="00554056">
        <w:t xml:space="preserve"> Ca sử dụng </w:t>
      </w:r>
      <w:r w:rsidR="000D3F18" w:rsidRPr="000D3F18">
        <w:rPr>
          <w:b/>
          <w:bCs/>
        </w:rPr>
        <w:t>“Thanh toán”</w:t>
      </w:r>
    </w:p>
    <w:p w14:paraId="326D67C9" w14:textId="6466A2DC" w:rsidR="009A3B14" w:rsidRPr="009A3B14" w:rsidRDefault="00101AC7" w:rsidP="00970A8C">
      <w:pPr>
        <w:jc w:val="center"/>
      </w:pPr>
      <w:r>
        <w:rPr>
          <w:noProof/>
        </w:rPr>
        <w:drawing>
          <wp:inline distT="0" distB="0" distL="0" distR="0" wp14:anchorId="5082AC5C" wp14:editId="0E734153">
            <wp:extent cx="5237496" cy="8057503"/>
            <wp:effectExtent l="0" t="0" r="1270" b="1270"/>
            <wp:docPr id="931316820" name="Picture 26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6820" name="Picture 269"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39434" cy="8060484"/>
                    </a:xfrm>
                    <a:prstGeom prst="rect">
                      <a:avLst/>
                    </a:prstGeom>
                  </pic:spPr>
                </pic:pic>
              </a:graphicData>
            </a:graphic>
          </wp:inline>
        </w:drawing>
      </w:r>
    </w:p>
    <w:p w14:paraId="56F2F6C4" w14:textId="6A671D45" w:rsidR="00554056" w:rsidRDefault="00B516AC" w:rsidP="00451FE9">
      <w:pPr>
        <w:pStyle w:val="Heading3"/>
        <w:rPr>
          <w:b/>
          <w:bCs/>
        </w:rPr>
      </w:pPr>
      <w:r>
        <w:lastRenderedPageBreak/>
        <w:t>d.</w:t>
      </w:r>
      <w:r w:rsidR="00554056">
        <w:t xml:space="preserve"> Ca sử dụng </w:t>
      </w:r>
      <w:r w:rsidR="00554056" w:rsidRPr="000D3F18">
        <w:rPr>
          <w:b/>
          <w:bCs/>
        </w:rPr>
        <w:t>“Gửi yêu cầu hợp tác”</w:t>
      </w:r>
    </w:p>
    <w:p w14:paraId="6E7EB4E1" w14:textId="77777777" w:rsidR="00A07D26" w:rsidRPr="00A07D26" w:rsidRDefault="00A07D26" w:rsidP="00A07D26"/>
    <w:p w14:paraId="4DA4E633" w14:textId="6579C796" w:rsidR="009A3B14" w:rsidRDefault="000F60EB" w:rsidP="00CC32D7">
      <w:pPr>
        <w:jc w:val="center"/>
      </w:pPr>
      <w:r>
        <w:rPr>
          <w:noProof/>
        </w:rPr>
        <w:drawing>
          <wp:inline distT="0" distB="0" distL="0" distR="0" wp14:anchorId="0BEABE81" wp14:editId="7C12E7CC">
            <wp:extent cx="7052310" cy="6699885"/>
            <wp:effectExtent l="0" t="0" r="0" b="5715"/>
            <wp:docPr id="1720053231" name="Picture 274" descr="A diagram with black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231" name="Picture 274" descr="A diagram with black dots and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052310" cy="6699885"/>
                    </a:xfrm>
                    <a:prstGeom prst="rect">
                      <a:avLst/>
                    </a:prstGeom>
                  </pic:spPr>
                </pic:pic>
              </a:graphicData>
            </a:graphic>
          </wp:inline>
        </w:drawing>
      </w:r>
    </w:p>
    <w:p w14:paraId="40487DD2" w14:textId="77777777" w:rsidR="00A07D26" w:rsidRDefault="00A07D26" w:rsidP="00CC32D7">
      <w:pPr>
        <w:jc w:val="center"/>
      </w:pPr>
    </w:p>
    <w:p w14:paraId="009096E0" w14:textId="77777777" w:rsidR="00A07D26" w:rsidRPr="009A3B14" w:rsidRDefault="00A07D26" w:rsidP="00CC32D7">
      <w:pPr>
        <w:jc w:val="center"/>
      </w:pPr>
    </w:p>
    <w:p w14:paraId="18F344F1" w14:textId="539ED0C8" w:rsidR="00554056" w:rsidRDefault="00B516AC" w:rsidP="00451FE9">
      <w:pPr>
        <w:pStyle w:val="Heading3"/>
        <w:rPr>
          <w:rStyle w:val="Heading2Char"/>
        </w:rPr>
      </w:pPr>
      <w:r>
        <w:lastRenderedPageBreak/>
        <w:t>e.</w:t>
      </w:r>
      <w:r w:rsidR="00554056">
        <w:t xml:space="preserve"> Ca sử dụng </w:t>
      </w:r>
      <w:r w:rsidR="000D3F18" w:rsidRPr="000D3F18">
        <w:rPr>
          <w:rStyle w:val="Heading2Char"/>
        </w:rPr>
        <w:t>“Đánh giá phim”</w:t>
      </w:r>
    </w:p>
    <w:p w14:paraId="309C9CD3" w14:textId="77777777" w:rsidR="00A07D26" w:rsidRPr="00A07D26" w:rsidRDefault="00A07D26" w:rsidP="00A07D26"/>
    <w:p w14:paraId="262D4C3A" w14:textId="60E51EF2" w:rsidR="009A3B14" w:rsidRPr="009A3B14" w:rsidRDefault="00A07D26" w:rsidP="00B83F09">
      <w:pPr>
        <w:jc w:val="center"/>
      </w:pPr>
      <w:r>
        <w:rPr>
          <w:noProof/>
        </w:rPr>
        <w:drawing>
          <wp:inline distT="0" distB="0" distL="0" distR="0" wp14:anchorId="50E109AC" wp14:editId="092E7DB9">
            <wp:extent cx="5753392" cy="7292840"/>
            <wp:effectExtent l="0" t="0" r="2540" b="3810"/>
            <wp:docPr id="1444866313" name="Picture 27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pic:nvPicPr>
                  <pic:blipFill>
                    <a:blip r:embed="rId20">
                      <a:extLst>
                        <a:ext uri="{28A0092B-C50C-407E-A947-70E740481C1C}">
                          <a14:useLocalDpi xmlns:a14="http://schemas.microsoft.com/office/drawing/2010/main" val="0"/>
                        </a:ext>
                      </a:extLst>
                    </a:blip>
                    <a:stretch>
                      <a:fillRect/>
                    </a:stretch>
                  </pic:blipFill>
                  <pic:spPr>
                    <a:xfrm>
                      <a:off x="0" y="0"/>
                      <a:ext cx="5753392" cy="7292840"/>
                    </a:xfrm>
                    <a:prstGeom prst="rect">
                      <a:avLst/>
                    </a:prstGeom>
                  </pic:spPr>
                </pic:pic>
              </a:graphicData>
            </a:graphic>
          </wp:inline>
        </w:drawing>
      </w:r>
    </w:p>
    <w:p w14:paraId="1E551632" w14:textId="5D3F02BE" w:rsidR="004B3B82" w:rsidRPr="00554056" w:rsidRDefault="004B3B82" w:rsidP="00451FE9">
      <w:pPr>
        <w:pStyle w:val="Heading1"/>
      </w:pPr>
      <w:r w:rsidRPr="00554056">
        <w:lastRenderedPageBreak/>
        <w:t>III. Phân tích</w:t>
      </w:r>
      <w:r w:rsidR="00752DC6" w:rsidRPr="00554056">
        <w:t xml:space="preserve"> </w:t>
      </w:r>
      <w:r w:rsidRPr="00554056">
        <w:t xml:space="preserve">hành </w:t>
      </w:r>
      <w:proofErr w:type="gramStart"/>
      <w:r w:rsidRPr="00554056">
        <w:t>vi</w:t>
      </w:r>
      <w:proofErr w:type="gramEnd"/>
      <w:r w:rsidR="00752DC6" w:rsidRPr="00554056">
        <w:t xml:space="preserve"> và sự tương tác</w:t>
      </w:r>
    </w:p>
    <w:p w14:paraId="60351621" w14:textId="3CD5390C" w:rsidR="003363DB" w:rsidRDefault="00A53801" w:rsidP="00451FE9">
      <w:pPr>
        <w:pStyle w:val="Heading2"/>
      </w:pPr>
      <w:r w:rsidRPr="00554056">
        <w:t>1</w:t>
      </w:r>
      <w:r w:rsidR="003363DB" w:rsidRPr="00554056">
        <w:t>. Biểu đồ</w:t>
      </w:r>
      <w:r w:rsidR="000175F2">
        <w:t xml:space="preserve"> phân tích</w:t>
      </w:r>
      <w:r w:rsidR="003363DB" w:rsidRPr="00554056">
        <w:t xml:space="preserve"> lớp cho ca sử dụng</w:t>
      </w:r>
    </w:p>
    <w:p w14:paraId="1CFE7403" w14:textId="029D6B76" w:rsidR="00B516AC" w:rsidRPr="002D661F" w:rsidRDefault="00B516AC" w:rsidP="00FD17A6">
      <w:pPr>
        <w:pStyle w:val="Heading3"/>
        <w:rPr>
          <w:b/>
          <w:bCs/>
        </w:rPr>
      </w:pPr>
      <w:r>
        <w:t>a</w:t>
      </w:r>
      <w:r w:rsidR="00117DD8">
        <w:t>.</w:t>
      </w:r>
      <w:r>
        <w:t xml:space="preserve"> Ca sử dụng </w:t>
      </w:r>
      <w:r w:rsidRPr="002D661F">
        <w:rPr>
          <w:b/>
          <w:bCs/>
        </w:rPr>
        <w:t>“Đặt vé”</w:t>
      </w:r>
    </w:p>
    <w:p w14:paraId="4E4779E8" w14:textId="252ECC6F" w:rsidR="00AA5BC0" w:rsidRPr="00AA5BC0" w:rsidRDefault="00197624" w:rsidP="009E26D8">
      <w:pPr>
        <w:jc w:val="center"/>
      </w:pPr>
      <w:r w:rsidRPr="00197624">
        <w:rPr>
          <w:noProof/>
        </w:rPr>
        <w:drawing>
          <wp:inline distT="0" distB="0" distL="0" distR="0" wp14:anchorId="0F657DF1" wp14:editId="521CEE7E">
            <wp:extent cx="5658593" cy="1992175"/>
            <wp:effectExtent l="0" t="0" r="0" b="8255"/>
            <wp:docPr id="168915403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4032" name="Picture 1" descr="A diagram of a computer&#10;&#10;AI-generated content may be incorrect."/>
                    <pic:cNvPicPr/>
                  </pic:nvPicPr>
                  <pic:blipFill>
                    <a:blip r:embed="rId21"/>
                    <a:stretch>
                      <a:fillRect/>
                    </a:stretch>
                  </pic:blipFill>
                  <pic:spPr>
                    <a:xfrm>
                      <a:off x="0" y="0"/>
                      <a:ext cx="5676135" cy="1998351"/>
                    </a:xfrm>
                    <a:prstGeom prst="rect">
                      <a:avLst/>
                    </a:prstGeom>
                  </pic:spPr>
                </pic:pic>
              </a:graphicData>
            </a:graphic>
          </wp:inline>
        </w:drawing>
      </w:r>
    </w:p>
    <w:p w14:paraId="0FA3DB36" w14:textId="717A506D" w:rsidR="00B516AC" w:rsidRPr="002D661F" w:rsidRDefault="00B516AC" w:rsidP="00FD17A6">
      <w:pPr>
        <w:pStyle w:val="Heading3"/>
        <w:rPr>
          <w:b/>
          <w:bCs/>
        </w:rPr>
      </w:pPr>
      <w:r>
        <w:t>b</w:t>
      </w:r>
      <w:r w:rsidR="00117DD8">
        <w:t>.</w:t>
      </w:r>
      <w:r>
        <w:t xml:space="preserve"> Ca sử dụng </w:t>
      </w:r>
      <w:r w:rsidR="007E1166" w:rsidRPr="002D661F">
        <w:rPr>
          <w:b/>
          <w:bCs/>
        </w:rPr>
        <w:t>“Thanh toán”</w:t>
      </w:r>
    </w:p>
    <w:p w14:paraId="41332923" w14:textId="02F47FA1" w:rsidR="004802CC" w:rsidRPr="004802CC" w:rsidRDefault="00D723E6" w:rsidP="009E26D8">
      <w:pPr>
        <w:jc w:val="center"/>
      </w:pPr>
      <w:r w:rsidRPr="00D723E6">
        <w:rPr>
          <w:noProof/>
        </w:rPr>
        <w:drawing>
          <wp:inline distT="0" distB="0" distL="0" distR="0" wp14:anchorId="78D0F4DD" wp14:editId="4225C2DF">
            <wp:extent cx="5812972" cy="2133935"/>
            <wp:effectExtent l="0" t="0" r="0" b="0"/>
            <wp:docPr id="1671995464" name="Picture 1"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5464" name="Picture 1" descr="A diagram of a payment system&#10;&#10;AI-generated content may be incorrect."/>
                    <pic:cNvPicPr/>
                  </pic:nvPicPr>
                  <pic:blipFill>
                    <a:blip r:embed="rId22"/>
                    <a:stretch>
                      <a:fillRect/>
                    </a:stretch>
                  </pic:blipFill>
                  <pic:spPr>
                    <a:xfrm>
                      <a:off x="0" y="0"/>
                      <a:ext cx="5817865" cy="2135731"/>
                    </a:xfrm>
                    <a:prstGeom prst="rect">
                      <a:avLst/>
                    </a:prstGeom>
                  </pic:spPr>
                </pic:pic>
              </a:graphicData>
            </a:graphic>
          </wp:inline>
        </w:drawing>
      </w:r>
    </w:p>
    <w:p w14:paraId="2D9A5671" w14:textId="1437E4EF" w:rsidR="00B516AC" w:rsidRPr="002D661F" w:rsidRDefault="00B516AC" w:rsidP="00FD17A6">
      <w:pPr>
        <w:pStyle w:val="Heading3"/>
        <w:rPr>
          <w:b/>
          <w:bCs/>
        </w:rPr>
      </w:pPr>
      <w:r>
        <w:t>c</w:t>
      </w:r>
      <w:r w:rsidR="00117DD8">
        <w:t>.</w:t>
      </w:r>
      <w:r>
        <w:t xml:space="preserve"> Ca sử dụng </w:t>
      </w:r>
      <w:r w:rsidR="007E1166" w:rsidRPr="002D661F">
        <w:rPr>
          <w:b/>
          <w:bCs/>
        </w:rPr>
        <w:t>“Hủy vé”</w:t>
      </w:r>
    </w:p>
    <w:p w14:paraId="37FF1144" w14:textId="1B26E96B" w:rsidR="00CF1406" w:rsidRPr="00CF1406" w:rsidRDefault="00CF1406" w:rsidP="009E26D8">
      <w:pPr>
        <w:jc w:val="center"/>
      </w:pPr>
      <w:r w:rsidRPr="00CF1406">
        <w:rPr>
          <w:noProof/>
        </w:rPr>
        <w:drawing>
          <wp:inline distT="0" distB="0" distL="0" distR="0" wp14:anchorId="3ED564CB" wp14:editId="09A13FD8">
            <wp:extent cx="6115793" cy="2302371"/>
            <wp:effectExtent l="0" t="0" r="0" b="3175"/>
            <wp:docPr id="17409283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8355" name="Picture 1" descr="A diagram of a computer&#10;&#10;AI-generated content may be incorrect."/>
                    <pic:cNvPicPr/>
                  </pic:nvPicPr>
                  <pic:blipFill>
                    <a:blip r:embed="rId23"/>
                    <a:stretch>
                      <a:fillRect/>
                    </a:stretch>
                  </pic:blipFill>
                  <pic:spPr>
                    <a:xfrm>
                      <a:off x="0" y="0"/>
                      <a:ext cx="6129837" cy="2307658"/>
                    </a:xfrm>
                    <a:prstGeom prst="rect">
                      <a:avLst/>
                    </a:prstGeom>
                  </pic:spPr>
                </pic:pic>
              </a:graphicData>
            </a:graphic>
          </wp:inline>
        </w:drawing>
      </w:r>
    </w:p>
    <w:p w14:paraId="4AA12765" w14:textId="7C027719" w:rsidR="00B516AC" w:rsidRPr="00A07D26" w:rsidRDefault="00B516AC" w:rsidP="00FD17A6">
      <w:pPr>
        <w:pStyle w:val="Heading3"/>
        <w:rPr>
          <w:b/>
          <w:bCs/>
        </w:rPr>
      </w:pPr>
      <w:r>
        <w:lastRenderedPageBreak/>
        <w:t>d</w:t>
      </w:r>
      <w:r w:rsidR="00117DD8">
        <w:t>.</w:t>
      </w:r>
      <w:r>
        <w:t xml:space="preserve"> Ca sử dụng </w:t>
      </w:r>
      <w:r w:rsidRPr="00A07D26">
        <w:rPr>
          <w:b/>
          <w:bCs/>
        </w:rPr>
        <w:t>“Gửi yêu cầu hợp tác”</w:t>
      </w:r>
    </w:p>
    <w:p w14:paraId="31E94BB6" w14:textId="4537E511" w:rsidR="00BF02F8" w:rsidRPr="00BF02F8" w:rsidRDefault="009F4EE7" w:rsidP="00BF02F8">
      <w:r w:rsidRPr="009F4EE7">
        <w:rPr>
          <w:noProof/>
        </w:rPr>
        <w:drawing>
          <wp:inline distT="0" distB="0" distL="0" distR="0" wp14:anchorId="0C5B9FC9" wp14:editId="3107D9B5">
            <wp:extent cx="7052310" cy="2874010"/>
            <wp:effectExtent l="0" t="0" r="0" b="2540"/>
            <wp:docPr id="4846278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7897" name="Picture 1" descr="A diagram of a computer&#10;&#10;AI-generated content may be incorrect."/>
                    <pic:cNvPicPr/>
                  </pic:nvPicPr>
                  <pic:blipFill>
                    <a:blip r:embed="rId24"/>
                    <a:stretch>
                      <a:fillRect/>
                    </a:stretch>
                  </pic:blipFill>
                  <pic:spPr>
                    <a:xfrm>
                      <a:off x="0" y="0"/>
                      <a:ext cx="7052310" cy="2874010"/>
                    </a:xfrm>
                    <a:prstGeom prst="rect">
                      <a:avLst/>
                    </a:prstGeom>
                  </pic:spPr>
                </pic:pic>
              </a:graphicData>
            </a:graphic>
          </wp:inline>
        </w:drawing>
      </w:r>
    </w:p>
    <w:p w14:paraId="23713744" w14:textId="3F565B26" w:rsidR="00B516AC" w:rsidRPr="00A07D26" w:rsidRDefault="00B516AC" w:rsidP="00B516AC">
      <w:pPr>
        <w:pStyle w:val="Heading3"/>
        <w:rPr>
          <w:b/>
          <w:bCs/>
        </w:rPr>
      </w:pPr>
      <w:r>
        <w:t>e</w:t>
      </w:r>
      <w:r w:rsidR="00117DD8">
        <w:t>.</w:t>
      </w:r>
      <w:r>
        <w:t xml:space="preserve"> Ca sử dụng </w:t>
      </w:r>
      <w:r w:rsidR="007E1166" w:rsidRPr="00A07D26">
        <w:rPr>
          <w:b/>
          <w:bCs/>
        </w:rPr>
        <w:t>“Đánh giá phim”</w:t>
      </w:r>
    </w:p>
    <w:p w14:paraId="092A0604" w14:textId="34C4B26E" w:rsidR="00B516AC" w:rsidRPr="00B516AC" w:rsidRDefault="009B3E7A" w:rsidP="00B516AC">
      <w:r w:rsidRPr="009B3E7A">
        <w:rPr>
          <w:noProof/>
        </w:rPr>
        <w:drawing>
          <wp:inline distT="0" distB="0" distL="0" distR="0" wp14:anchorId="78FDE353" wp14:editId="786D074E">
            <wp:extent cx="7052310" cy="2948940"/>
            <wp:effectExtent l="0" t="0" r="0" b="3810"/>
            <wp:docPr id="188110682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6828" name="Picture 1" descr="A diagram of a computer&#10;&#10;AI-generated content may be incorrect."/>
                    <pic:cNvPicPr/>
                  </pic:nvPicPr>
                  <pic:blipFill>
                    <a:blip r:embed="rId25"/>
                    <a:stretch>
                      <a:fillRect/>
                    </a:stretch>
                  </pic:blipFill>
                  <pic:spPr>
                    <a:xfrm>
                      <a:off x="0" y="0"/>
                      <a:ext cx="7052310" cy="2948940"/>
                    </a:xfrm>
                    <a:prstGeom prst="rect">
                      <a:avLst/>
                    </a:prstGeom>
                  </pic:spPr>
                </pic:pic>
              </a:graphicData>
            </a:graphic>
          </wp:inline>
        </w:drawing>
      </w:r>
    </w:p>
    <w:p w14:paraId="79117768" w14:textId="7B5C29C8" w:rsidR="004B3B82" w:rsidRDefault="00A53801" w:rsidP="00451FE9">
      <w:pPr>
        <w:pStyle w:val="Heading2"/>
      </w:pPr>
      <w:r w:rsidRPr="00554056">
        <w:t>2</w:t>
      </w:r>
      <w:r w:rsidR="004B3B82" w:rsidRPr="00554056">
        <w:t>. Biểu đồ trình tự</w:t>
      </w:r>
    </w:p>
    <w:p w14:paraId="47649763" w14:textId="77777777" w:rsidR="009E26D8" w:rsidRDefault="7FDE2905" w:rsidP="007E1166">
      <w:pPr>
        <w:pStyle w:val="Heading3"/>
        <w:rPr>
          <w:b/>
          <w:bCs/>
        </w:rPr>
      </w:pPr>
      <w:r>
        <w:t xml:space="preserve">a. Ca sử dụng </w:t>
      </w:r>
      <w:r w:rsidRPr="7FDE2905">
        <w:rPr>
          <w:b/>
          <w:bCs/>
        </w:rPr>
        <w:t xml:space="preserve">“Đặt vé”: </w:t>
      </w:r>
    </w:p>
    <w:p w14:paraId="7B2D46DF" w14:textId="5040293D" w:rsidR="00037613" w:rsidRPr="00A07D26" w:rsidRDefault="009E26D8" w:rsidP="009E26D8">
      <w:pPr>
        <w:rPr>
          <w:b/>
          <w:i/>
        </w:rPr>
      </w:pPr>
      <w:r>
        <w:rPr>
          <w:b/>
          <w:bCs/>
        </w:rPr>
        <w:t xml:space="preserve">- </w:t>
      </w:r>
      <w:r w:rsidR="7FDE2905" w:rsidRPr="7FDE2905">
        <w:rPr>
          <w:i/>
          <w:iCs/>
        </w:rPr>
        <w:t>Xem chi tiết tại đây</w:t>
      </w:r>
      <w:r w:rsidR="7FDE2905" w:rsidRPr="7FDE2905">
        <w:rPr>
          <w:b/>
          <w:bCs/>
        </w:rPr>
        <w:t xml:space="preserve">: </w:t>
      </w:r>
      <w:hyperlink r:id="rId26">
        <w:r w:rsidR="00E93D17">
          <w:rPr>
            <w:rStyle w:val="Hyperlink"/>
            <w:b/>
            <w:bCs/>
            <w:i/>
            <w:iCs/>
          </w:rPr>
          <w:t>Sequence-Diagram</w:t>
        </w:r>
        <w:r w:rsidR="7FDE2905" w:rsidRPr="7FDE2905">
          <w:rPr>
            <w:rStyle w:val="Hyperlink"/>
            <w:b/>
            <w:bCs/>
            <w:i/>
            <w:iCs/>
          </w:rPr>
          <w:t>-Mua vé</w:t>
        </w:r>
      </w:hyperlink>
    </w:p>
    <w:p w14:paraId="1DBE4CCE" w14:textId="6DCDD280" w:rsidR="00B516AC" w:rsidRPr="009A3B14" w:rsidRDefault="00204387" w:rsidP="00B516AC">
      <w:r w:rsidRPr="00204387">
        <w:rPr>
          <w:noProof/>
        </w:rPr>
        <w:lastRenderedPageBreak/>
        <w:drawing>
          <wp:inline distT="0" distB="0" distL="0" distR="0" wp14:anchorId="0C116E71" wp14:editId="6DE34B14">
            <wp:extent cx="7220424" cy="6879102"/>
            <wp:effectExtent l="0" t="0" r="0" b="0"/>
            <wp:docPr id="1819472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984" name="Picture 1" descr="A screenshot of a computer&#10;&#10;AI-generated content may be incorrect."/>
                    <pic:cNvPicPr/>
                  </pic:nvPicPr>
                  <pic:blipFill>
                    <a:blip r:embed="rId27"/>
                    <a:stretch>
                      <a:fillRect/>
                    </a:stretch>
                  </pic:blipFill>
                  <pic:spPr>
                    <a:xfrm>
                      <a:off x="0" y="0"/>
                      <a:ext cx="7229963" cy="6888190"/>
                    </a:xfrm>
                    <a:prstGeom prst="rect">
                      <a:avLst/>
                    </a:prstGeom>
                  </pic:spPr>
                </pic:pic>
              </a:graphicData>
            </a:graphic>
          </wp:inline>
        </w:drawing>
      </w:r>
    </w:p>
    <w:p w14:paraId="21498EE6" w14:textId="77777777" w:rsidR="009E26D8" w:rsidRDefault="1FB1AA95" w:rsidP="00B516AC">
      <w:pPr>
        <w:pStyle w:val="Heading3"/>
        <w:rPr>
          <w:i/>
          <w:iCs/>
        </w:rPr>
      </w:pPr>
      <w:r>
        <w:t xml:space="preserve">b. Ca sử dụng </w:t>
      </w:r>
      <w:r w:rsidRPr="1FB1AA95">
        <w:rPr>
          <w:b/>
          <w:bCs/>
        </w:rPr>
        <w:t>“Thanh toán”.</w:t>
      </w:r>
      <w:r w:rsidRPr="1FB1AA95">
        <w:rPr>
          <w:i/>
          <w:iCs/>
        </w:rPr>
        <w:t xml:space="preserve"> </w:t>
      </w:r>
    </w:p>
    <w:p w14:paraId="28952B3E" w14:textId="437A5385" w:rsidR="00B516AC" w:rsidRPr="00713448" w:rsidRDefault="009E26D8" w:rsidP="00E93D17">
      <w:pPr>
        <w:tabs>
          <w:tab w:val="left" w:pos="6656"/>
        </w:tabs>
        <w:rPr>
          <w:b/>
          <w:bCs/>
        </w:rPr>
      </w:pPr>
      <w:r>
        <w:rPr>
          <w:i/>
          <w:iCs/>
        </w:rPr>
        <w:t xml:space="preserve">- </w:t>
      </w:r>
      <w:r w:rsidR="1FB1AA95" w:rsidRPr="1FB1AA95">
        <w:rPr>
          <w:i/>
          <w:iCs/>
        </w:rPr>
        <w:t xml:space="preserve">Xem chi tiết tại đây: </w:t>
      </w:r>
      <w:hyperlink r:id="rId28">
        <w:r w:rsidR="1FB1AA95" w:rsidRPr="1FB1AA95">
          <w:rPr>
            <w:rStyle w:val="Hyperlink"/>
            <w:b/>
            <w:bCs/>
          </w:rPr>
          <w:t>Sequence-Diagram Tha</w:t>
        </w:r>
        <w:r w:rsidR="1FB1AA95" w:rsidRPr="1FB1AA95">
          <w:rPr>
            <w:rStyle w:val="Hyperlink"/>
            <w:b/>
            <w:bCs/>
          </w:rPr>
          <w:t>n</w:t>
        </w:r>
        <w:r w:rsidR="1FB1AA95" w:rsidRPr="1FB1AA95">
          <w:rPr>
            <w:rStyle w:val="Hyperlink"/>
            <w:b/>
            <w:bCs/>
          </w:rPr>
          <w:t>h toán</w:t>
        </w:r>
      </w:hyperlink>
    </w:p>
    <w:p w14:paraId="14F427A8" w14:textId="5C7B0A05" w:rsidR="00B516AC" w:rsidRDefault="001948AE" w:rsidP="00B516AC">
      <w:r w:rsidRPr="001948AE">
        <w:rPr>
          <w:noProof/>
        </w:rPr>
        <w:lastRenderedPageBreak/>
        <w:drawing>
          <wp:inline distT="0" distB="0" distL="0" distR="0" wp14:anchorId="30E0286E" wp14:editId="75ADF481">
            <wp:extent cx="7052310" cy="6534785"/>
            <wp:effectExtent l="0" t="0" r="0" b="0"/>
            <wp:docPr id="19813735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3519" name="Picture 1" descr="A screenshot of a computer screen&#10;&#10;AI-generated content may be incorrect."/>
                    <pic:cNvPicPr/>
                  </pic:nvPicPr>
                  <pic:blipFill>
                    <a:blip r:embed="rId29"/>
                    <a:stretch>
                      <a:fillRect/>
                    </a:stretch>
                  </pic:blipFill>
                  <pic:spPr>
                    <a:xfrm>
                      <a:off x="0" y="0"/>
                      <a:ext cx="7052310" cy="6534785"/>
                    </a:xfrm>
                    <a:prstGeom prst="rect">
                      <a:avLst/>
                    </a:prstGeom>
                  </pic:spPr>
                </pic:pic>
              </a:graphicData>
            </a:graphic>
          </wp:inline>
        </w:drawing>
      </w:r>
    </w:p>
    <w:p w14:paraId="31921A1A" w14:textId="77777777" w:rsidR="00E93D17" w:rsidRDefault="00E93D17" w:rsidP="004C53B8">
      <w:pPr>
        <w:pStyle w:val="Heading3"/>
      </w:pPr>
    </w:p>
    <w:p w14:paraId="4D002200" w14:textId="77777777" w:rsidR="00E93D17" w:rsidRDefault="00E93D17" w:rsidP="004C53B8">
      <w:pPr>
        <w:pStyle w:val="Heading3"/>
      </w:pPr>
    </w:p>
    <w:p w14:paraId="19252994" w14:textId="77777777" w:rsidR="00E93D17" w:rsidRDefault="00E93D17" w:rsidP="004C53B8">
      <w:pPr>
        <w:pStyle w:val="Heading3"/>
      </w:pPr>
    </w:p>
    <w:p w14:paraId="6EC54B05" w14:textId="77777777" w:rsidR="00E93D17" w:rsidRDefault="00E93D17" w:rsidP="004C53B8">
      <w:pPr>
        <w:pStyle w:val="Heading3"/>
      </w:pPr>
    </w:p>
    <w:p w14:paraId="21DBE0AD" w14:textId="77777777" w:rsidR="00E93D17" w:rsidRPr="00E93D17" w:rsidRDefault="00E93D17" w:rsidP="00E93D17"/>
    <w:p w14:paraId="5EE3ACC8" w14:textId="6D6488C2" w:rsidR="004C53B8" w:rsidRDefault="004C53B8" w:rsidP="004C53B8">
      <w:pPr>
        <w:pStyle w:val="Heading3"/>
        <w:rPr>
          <w:b/>
          <w:bCs/>
        </w:rPr>
      </w:pPr>
      <w:r>
        <w:lastRenderedPageBreak/>
        <w:t xml:space="preserve">c. Ca sử dụng </w:t>
      </w:r>
      <w:r w:rsidRPr="00323AB1">
        <w:rPr>
          <w:b/>
          <w:bCs/>
        </w:rPr>
        <w:t>“Hủy vé”</w:t>
      </w:r>
    </w:p>
    <w:p w14:paraId="1542C25B" w14:textId="76FF0C91" w:rsidR="00E93D17" w:rsidRPr="00E93D17" w:rsidRDefault="00E93D17" w:rsidP="00E93D17">
      <w:r>
        <w:rPr>
          <w:rStyle w:val="normaltextrun"/>
          <w:color w:val="000000"/>
          <w:szCs w:val="28"/>
          <w:shd w:val="clear" w:color="auto" w:fill="FFFFFF"/>
        </w:rPr>
        <w:t xml:space="preserve">Xem chi tiết tại đây: </w:t>
      </w:r>
      <w:hyperlink r:id="rId30" w:tgtFrame="_blank" w:history="1">
        <w:r>
          <w:rPr>
            <w:rStyle w:val="normaltextrun"/>
            <w:color w:val="467886"/>
            <w:szCs w:val="28"/>
            <w:u w:val="single"/>
            <w:shd w:val="clear" w:color="auto" w:fill="FFFFFF"/>
          </w:rPr>
          <w:t>Sequence-Diagram Hủy vé</w:t>
        </w:r>
      </w:hyperlink>
      <w:r>
        <w:rPr>
          <w:rStyle w:val="eop"/>
          <w:color w:val="000000"/>
          <w:shd w:val="clear" w:color="auto" w:fill="FFFFFF"/>
        </w:rPr>
        <w:t> </w:t>
      </w:r>
    </w:p>
    <w:p w14:paraId="5F684D4B" w14:textId="568D4A40" w:rsidR="004C53B8" w:rsidRPr="009A3B14" w:rsidRDefault="00870812" w:rsidP="004C53B8">
      <w:pPr>
        <w:jc w:val="center"/>
      </w:pPr>
      <w:r w:rsidRPr="00870812">
        <w:rPr>
          <w:noProof/>
        </w:rPr>
        <w:drawing>
          <wp:inline distT="0" distB="0" distL="0" distR="0" wp14:anchorId="056669F2" wp14:editId="14965BA3">
            <wp:extent cx="7052310" cy="5487035"/>
            <wp:effectExtent l="0" t="0" r="0" b="0"/>
            <wp:docPr id="1553396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6158" name="Picture 1" descr="A screenshot of a computer screen&#10;&#10;AI-generated content may be incorrect."/>
                    <pic:cNvPicPr/>
                  </pic:nvPicPr>
                  <pic:blipFill>
                    <a:blip r:embed="rId31"/>
                    <a:stretch>
                      <a:fillRect/>
                    </a:stretch>
                  </pic:blipFill>
                  <pic:spPr>
                    <a:xfrm>
                      <a:off x="0" y="0"/>
                      <a:ext cx="7052310" cy="5487035"/>
                    </a:xfrm>
                    <a:prstGeom prst="rect">
                      <a:avLst/>
                    </a:prstGeom>
                  </pic:spPr>
                </pic:pic>
              </a:graphicData>
            </a:graphic>
          </wp:inline>
        </w:drawing>
      </w:r>
    </w:p>
    <w:p w14:paraId="55DAB126" w14:textId="77777777" w:rsidR="00E93D17" w:rsidRDefault="00E93D17" w:rsidP="004C53B8">
      <w:pPr>
        <w:pStyle w:val="Heading3"/>
      </w:pPr>
    </w:p>
    <w:p w14:paraId="41CAE708" w14:textId="77777777" w:rsidR="00E93D17" w:rsidRDefault="00E93D17" w:rsidP="004C53B8">
      <w:pPr>
        <w:pStyle w:val="Heading3"/>
      </w:pPr>
    </w:p>
    <w:p w14:paraId="200DEAC9" w14:textId="77777777" w:rsidR="00E93D17" w:rsidRDefault="00E93D17" w:rsidP="004C53B8">
      <w:pPr>
        <w:pStyle w:val="Heading3"/>
      </w:pPr>
    </w:p>
    <w:p w14:paraId="50F4E26E" w14:textId="77777777" w:rsidR="00E93D17" w:rsidRDefault="00E93D17" w:rsidP="004C53B8">
      <w:pPr>
        <w:pStyle w:val="Heading3"/>
      </w:pPr>
    </w:p>
    <w:p w14:paraId="4BDB1740" w14:textId="77777777" w:rsidR="00E93D17" w:rsidRDefault="00E93D17" w:rsidP="004C53B8">
      <w:pPr>
        <w:pStyle w:val="Heading3"/>
      </w:pPr>
    </w:p>
    <w:p w14:paraId="2F17DFCC" w14:textId="77777777" w:rsidR="00E93D17" w:rsidRPr="00E93D17" w:rsidRDefault="00E93D17" w:rsidP="00E93D17"/>
    <w:p w14:paraId="41F15E04" w14:textId="77777777" w:rsidR="00E93D17" w:rsidRDefault="00E93D17" w:rsidP="004C53B8">
      <w:pPr>
        <w:pStyle w:val="Heading3"/>
      </w:pPr>
    </w:p>
    <w:p w14:paraId="3F6A31E1" w14:textId="39D5E070" w:rsidR="004C53B8" w:rsidRDefault="004C53B8" w:rsidP="004C53B8">
      <w:pPr>
        <w:pStyle w:val="Heading3"/>
        <w:rPr>
          <w:b/>
          <w:bCs/>
        </w:rPr>
      </w:pPr>
      <w:r>
        <w:t xml:space="preserve">d. Ca sử dụng </w:t>
      </w:r>
      <w:r w:rsidRPr="00323AB1">
        <w:rPr>
          <w:b/>
          <w:bCs/>
        </w:rPr>
        <w:t>“Đánh giá phim”</w:t>
      </w:r>
    </w:p>
    <w:p w14:paraId="2DCE6CBE" w14:textId="2B9D8A98" w:rsidR="00E93D17" w:rsidRPr="00E93D17" w:rsidRDefault="00E93D17" w:rsidP="00E93D17">
      <w:r>
        <w:rPr>
          <w:rStyle w:val="normaltextrun"/>
          <w:color w:val="000000"/>
          <w:szCs w:val="28"/>
          <w:shd w:val="clear" w:color="auto" w:fill="FFFFFF"/>
        </w:rPr>
        <w:t xml:space="preserve">Xem chi tiết tại đây: </w:t>
      </w:r>
      <w:hyperlink r:id="rId32" w:tgtFrame="_blank" w:history="1">
        <w:r>
          <w:rPr>
            <w:rStyle w:val="normaltextrun"/>
            <w:color w:val="467886"/>
            <w:szCs w:val="28"/>
            <w:u w:val="single"/>
            <w:shd w:val="clear" w:color="auto" w:fill="FFFFFF"/>
          </w:rPr>
          <w:t>Sequence-Diagram Đánh giá phim</w:t>
        </w:r>
      </w:hyperlink>
      <w:r>
        <w:rPr>
          <w:rStyle w:val="eop"/>
          <w:color w:val="000000"/>
          <w:shd w:val="clear" w:color="auto" w:fill="FFFFFF"/>
        </w:rPr>
        <w:t> </w:t>
      </w:r>
    </w:p>
    <w:p w14:paraId="68085356" w14:textId="01464F03" w:rsidR="004C53B8" w:rsidRPr="009A3B14" w:rsidRDefault="00B04EC0" w:rsidP="004C53B8">
      <w:r w:rsidRPr="00B04EC0">
        <w:rPr>
          <w:noProof/>
        </w:rPr>
        <w:drawing>
          <wp:inline distT="0" distB="0" distL="0" distR="0" wp14:anchorId="0151CF3B" wp14:editId="32A57964">
            <wp:extent cx="7262314" cy="5718220"/>
            <wp:effectExtent l="0" t="0" r="0" b="0"/>
            <wp:docPr id="155249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6057" name="Picture 1" descr="A screenshot of a computer screen&#10;&#10;AI-generated content may be incorrect."/>
                    <pic:cNvPicPr/>
                  </pic:nvPicPr>
                  <pic:blipFill>
                    <a:blip r:embed="rId33"/>
                    <a:stretch>
                      <a:fillRect/>
                    </a:stretch>
                  </pic:blipFill>
                  <pic:spPr>
                    <a:xfrm>
                      <a:off x="0" y="0"/>
                      <a:ext cx="7269464" cy="5723850"/>
                    </a:xfrm>
                    <a:prstGeom prst="rect">
                      <a:avLst/>
                    </a:prstGeom>
                  </pic:spPr>
                </pic:pic>
              </a:graphicData>
            </a:graphic>
          </wp:inline>
        </w:drawing>
      </w:r>
    </w:p>
    <w:p w14:paraId="38BCEB1D" w14:textId="77777777" w:rsidR="00E93D17" w:rsidRDefault="00E93D17" w:rsidP="00CA26E6">
      <w:pPr>
        <w:pStyle w:val="Heading3"/>
      </w:pPr>
    </w:p>
    <w:p w14:paraId="42948B28" w14:textId="77777777" w:rsidR="00E93D17" w:rsidRDefault="00E93D17" w:rsidP="00CA26E6">
      <w:pPr>
        <w:pStyle w:val="Heading3"/>
      </w:pPr>
    </w:p>
    <w:p w14:paraId="51C159A5" w14:textId="77777777" w:rsidR="00E93D17" w:rsidRDefault="00E93D17" w:rsidP="00CA26E6">
      <w:pPr>
        <w:pStyle w:val="Heading3"/>
      </w:pPr>
    </w:p>
    <w:p w14:paraId="0198EDE1" w14:textId="77777777" w:rsidR="00E93D17" w:rsidRDefault="00E93D17" w:rsidP="00E93D17"/>
    <w:p w14:paraId="62EA8988" w14:textId="77777777" w:rsidR="00E93D17" w:rsidRPr="00E93D17" w:rsidRDefault="00E93D17" w:rsidP="00E93D17"/>
    <w:p w14:paraId="5AAB1A78" w14:textId="77777777" w:rsidR="00E93D17" w:rsidRDefault="00E93D17" w:rsidP="00CA26E6">
      <w:pPr>
        <w:pStyle w:val="Heading3"/>
      </w:pPr>
    </w:p>
    <w:p w14:paraId="41A9447C" w14:textId="78D661BC" w:rsidR="00CA26E6" w:rsidRDefault="004C53B8" w:rsidP="00CA26E6">
      <w:pPr>
        <w:pStyle w:val="Heading3"/>
        <w:rPr>
          <w:b/>
          <w:bCs/>
        </w:rPr>
      </w:pPr>
      <w:r>
        <w:t xml:space="preserve">e. Ca sử dụng </w:t>
      </w:r>
      <w:r w:rsidRPr="00A07D26">
        <w:rPr>
          <w:b/>
          <w:bCs/>
        </w:rPr>
        <w:t>“Gửi yêu cầu hợp tác”</w:t>
      </w:r>
    </w:p>
    <w:p w14:paraId="63B08F2D" w14:textId="5B326E43" w:rsidR="00E93D17" w:rsidRPr="00E93D17" w:rsidRDefault="00E93D17" w:rsidP="00E93D17">
      <w:r>
        <w:t xml:space="preserve">Xem chi tiết tại đây: </w:t>
      </w:r>
      <w:hyperlink r:id="rId34" w:history="1">
        <w:r w:rsidRPr="00E93D17">
          <w:rPr>
            <w:rStyle w:val="Hyperlink"/>
          </w:rPr>
          <w:t>Sequence-Diagram hợp tác</w:t>
        </w:r>
      </w:hyperlink>
    </w:p>
    <w:p w14:paraId="2FBF7476" w14:textId="0B022195" w:rsidR="004C53B8" w:rsidRPr="00B516AC" w:rsidRDefault="00CA26E6" w:rsidP="00B516AC">
      <w:r w:rsidRPr="00CA26E6">
        <w:rPr>
          <w:noProof/>
        </w:rPr>
        <w:drawing>
          <wp:inline distT="0" distB="0" distL="0" distR="0" wp14:anchorId="6BCF0C3F" wp14:editId="5905B68F">
            <wp:extent cx="7158902" cy="6048260"/>
            <wp:effectExtent l="0" t="0" r="4445" b="0"/>
            <wp:docPr id="5765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8570" name=""/>
                    <pic:cNvPicPr/>
                  </pic:nvPicPr>
                  <pic:blipFill>
                    <a:blip r:embed="rId35"/>
                    <a:stretch>
                      <a:fillRect/>
                    </a:stretch>
                  </pic:blipFill>
                  <pic:spPr>
                    <a:xfrm>
                      <a:off x="0" y="0"/>
                      <a:ext cx="7161233" cy="6050229"/>
                    </a:xfrm>
                    <a:prstGeom prst="rect">
                      <a:avLst/>
                    </a:prstGeom>
                  </pic:spPr>
                </pic:pic>
              </a:graphicData>
            </a:graphic>
          </wp:inline>
        </w:drawing>
      </w:r>
    </w:p>
    <w:p w14:paraId="0F727913" w14:textId="5612FFEA" w:rsidR="004B3B82" w:rsidRDefault="00A53801" w:rsidP="00451FE9">
      <w:pPr>
        <w:pStyle w:val="Heading2"/>
      </w:pPr>
      <w:r w:rsidRPr="00554056">
        <w:lastRenderedPageBreak/>
        <w:t>3</w:t>
      </w:r>
      <w:r w:rsidR="004B3B82" w:rsidRPr="00554056">
        <w:t>. Biểu đồ máy trạng thái</w:t>
      </w:r>
    </w:p>
    <w:p w14:paraId="3350A7E3" w14:textId="603635BD" w:rsidR="00150CC1" w:rsidRDefault="00F43643" w:rsidP="00F43643">
      <w:pPr>
        <w:pStyle w:val="Heading3"/>
      </w:pPr>
      <w:r>
        <w:t>a.</w:t>
      </w:r>
      <w:r w:rsidR="00150CC1">
        <w:t xml:space="preserve"> Biểu đồ máy trạng thái</w:t>
      </w:r>
      <w:r w:rsidR="00FC15AC">
        <w:t xml:space="preserve"> </w:t>
      </w:r>
      <w:r w:rsidR="00150CC1">
        <w:t xml:space="preserve">thực thể </w:t>
      </w:r>
      <w:r w:rsidR="00150CC1" w:rsidRPr="00713448">
        <w:rPr>
          <w:b/>
          <w:bCs/>
        </w:rPr>
        <w:t>“Vé xem phim”:</w:t>
      </w:r>
    </w:p>
    <w:p w14:paraId="6792A244" w14:textId="3556D0EF" w:rsidR="00150CC1" w:rsidRDefault="00B879BB" w:rsidP="00713448">
      <w:pPr>
        <w:jc w:val="center"/>
      </w:pPr>
      <w:r w:rsidRPr="00B879BB">
        <w:rPr>
          <w:noProof/>
        </w:rPr>
        <w:drawing>
          <wp:inline distT="0" distB="0" distL="0" distR="0" wp14:anchorId="5E9A3D36" wp14:editId="5B29DEEF">
            <wp:extent cx="5949538" cy="3984573"/>
            <wp:effectExtent l="0" t="0" r="0" b="0"/>
            <wp:docPr id="8451133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3389" name="Picture 1" descr="A diagram of a diagram&#10;&#10;AI-generated content may be incorrect."/>
                    <pic:cNvPicPr/>
                  </pic:nvPicPr>
                  <pic:blipFill>
                    <a:blip r:embed="rId36"/>
                    <a:stretch>
                      <a:fillRect/>
                    </a:stretch>
                  </pic:blipFill>
                  <pic:spPr>
                    <a:xfrm>
                      <a:off x="0" y="0"/>
                      <a:ext cx="5951921" cy="3986169"/>
                    </a:xfrm>
                    <a:prstGeom prst="rect">
                      <a:avLst/>
                    </a:prstGeom>
                  </pic:spPr>
                </pic:pic>
              </a:graphicData>
            </a:graphic>
          </wp:inline>
        </w:drawing>
      </w:r>
    </w:p>
    <w:p w14:paraId="4945EEAB" w14:textId="73F279CE" w:rsidR="00B879BB" w:rsidRPr="00A07D26" w:rsidRDefault="00FC15AC" w:rsidP="00FC15AC">
      <w:pPr>
        <w:pStyle w:val="Heading3"/>
        <w:rPr>
          <w:b/>
          <w:bCs/>
        </w:rPr>
      </w:pPr>
      <w:r>
        <w:t xml:space="preserve">b. Biểu đồ máy trạng thái thực thể </w:t>
      </w:r>
      <w:r w:rsidRPr="00A07D26">
        <w:rPr>
          <w:b/>
          <w:bCs/>
        </w:rPr>
        <w:t>“Ghế”</w:t>
      </w:r>
    </w:p>
    <w:p w14:paraId="23AA2928" w14:textId="1B55C718" w:rsidR="00781699" w:rsidRPr="00781699" w:rsidRDefault="00781699" w:rsidP="00781699">
      <w:pPr>
        <w:jc w:val="center"/>
      </w:pPr>
      <w:r w:rsidRPr="00781699">
        <w:rPr>
          <w:noProof/>
        </w:rPr>
        <w:drawing>
          <wp:inline distT="0" distB="0" distL="0" distR="0" wp14:anchorId="44C39240" wp14:editId="3E11DA47">
            <wp:extent cx="4427142" cy="3271651"/>
            <wp:effectExtent l="0" t="0" r="0" b="5080"/>
            <wp:docPr id="927127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446" name="Picture 1" descr="A diagram of a diagram&#10;&#10;AI-generated content may be incorrect."/>
                    <pic:cNvPicPr/>
                  </pic:nvPicPr>
                  <pic:blipFill>
                    <a:blip r:embed="rId37"/>
                    <a:stretch>
                      <a:fillRect/>
                    </a:stretch>
                  </pic:blipFill>
                  <pic:spPr>
                    <a:xfrm>
                      <a:off x="0" y="0"/>
                      <a:ext cx="4447018" cy="3286339"/>
                    </a:xfrm>
                    <a:prstGeom prst="rect">
                      <a:avLst/>
                    </a:prstGeom>
                  </pic:spPr>
                </pic:pic>
              </a:graphicData>
            </a:graphic>
          </wp:inline>
        </w:drawing>
      </w:r>
    </w:p>
    <w:p w14:paraId="1612CE87" w14:textId="648C7E4D" w:rsidR="00145789" w:rsidRPr="00554056" w:rsidRDefault="00145789" w:rsidP="00451FE9">
      <w:pPr>
        <w:pStyle w:val="Heading1"/>
      </w:pPr>
      <w:r w:rsidRPr="00554056">
        <w:lastRenderedPageBreak/>
        <w:t>I</w:t>
      </w:r>
      <w:r w:rsidR="004B3B82" w:rsidRPr="00554056">
        <w:t>V</w:t>
      </w:r>
      <w:r w:rsidRPr="00554056">
        <w:t xml:space="preserve">. </w:t>
      </w:r>
      <w:r w:rsidR="003363DB" w:rsidRPr="00554056">
        <w:t>Thiết kế hệ thống</w:t>
      </w:r>
    </w:p>
    <w:p w14:paraId="2494EA26" w14:textId="79EF2DE8" w:rsidR="00C02C49" w:rsidRDefault="00C02C49" w:rsidP="00451FE9">
      <w:pPr>
        <w:pStyle w:val="Heading2"/>
      </w:pPr>
      <w:r w:rsidRPr="00554056">
        <w:t>1. Biểu đồ lớp lĩnh vực</w:t>
      </w:r>
    </w:p>
    <w:p w14:paraId="43BD7218" w14:textId="2FAD83FE" w:rsidR="007D7BB4" w:rsidRPr="007D7BB4" w:rsidRDefault="007C5426" w:rsidP="007D7BB4">
      <w:r w:rsidRPr="007C5426">
        <w:rPr>
          <w:noProof/>
        </w:rPr>
        <w:drawing>
          <wp:inline distT="0" distB="0" distL="0" distR="0" wp14:anchorId="2EAD6DC8" wp14:editId="26745AFE">
            <wp:extent cx="7052310" cy="4803775"/>
            <wp:effectExtent l="0" t="0" r="0" b="0"/>
            <wp:docPr id="1505651728"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28" name="Picture 1" descr="A computer screen shot of a computer network&#10;&#10;AI-generated content may be incorrect."/>
                    <pic:cNvPicPr/>
                  </pic:nvPicPr>
                  <pic:blipFill>
                    <a:blip r:embed="rId38"/>
                    <a:stretch>
                      <a:fillRect/>
                    </a:stretch>
                  </pic:blipFill>
                  <pic:spPr>
                    <a:xfrm>
                      <a:off x="0" y="0"/>
                      <a:ext cx="7052310" cy="4803775"/>
                    </a:xfrm>
                    <a:prstGeom prst="rect">
                      <a:avLst/>
                    </a:prstGeom>
                  </pic:spPr>
                </pic:pic>
              </a:graphicData>
            </a:graphic>
          </wp:inline>
        </w:drawing>
      </w:r>
    </w:p>
    <w:p w14:paraId="78D3B1F9" w14:textId="1066C343" w:rsidR="008461FC" w:rsidRPr="008461FC" w:rsidRDefault="00A53801" w:rsidP="003265A8">
      <w:pPr>
        <w:pStyle w:val="Heading2"/>
      </w:pPr>
      <w:r w:rsidRPr="00554056">
        <w:lastRenderedPageBreak/>
        <w:t>2</w:t>
      </w:r>
      <w:r w:rsidR="00C02C49" w:rsidRPr="00554056">
        <w:t>. Biểu đồ lớp</w:t>
      </w:r>
      <w:r w:rsidR="000175F2">
        <w:t xml:space="preserve"> chi tiết</w:t>
      </w:r>
      <w:r w:rsidR="00C02C49" w:rsidRPr="00554056">
        <w:t xml:space="preserve"> </w:t>
      </w:r>
      <w:r w:rsidR="000175F2">
        <w:t>của ca sử dụng</w:t>
      </w:r>
    </w:p>
    <w:p w14:paraId="1E26C53E" w14:textId="77777777" w:rsidR="008461FC" w:rsidRDefault="005F663D" w:rsidP="005F663D">
      <w:pPr>
        <w:pStyle w:val="Heading3"/>
        <w:rPr>
          <w:b/>
          <w:bCs/>
        </w:rPr>
      </w:pPr>
      <w:r>
        <w:t xml:space="preserve">a. Ca sử dụng </w:t>
      </w:r>
      <w:r w:rsidRPr="005F663D">
        <w:rPr>
          <w:b/>
          <w:bCs/>
        </w:rPr>
        <w:t>“Đặt vé”</w:t>
      </w:r>
    </w:p>
    <w:p w14:paraId="00AD3617" w14:textId="07C0E885" w:rsidR="007A5004" w:rsidRDefault="007A5004" w:rsidP="007A5004">
      <w:r>
        <w:rPr>
          <w:noProof/>
        </w:rPr>
        <w:drawing>
          <wp:inline distT="0" distB="0" distL="0" distR="0" wp14:anchorId="0800F895" wp14:editId="2D2DFCFE">
            <wp:extent cx="7157923" cy="3681351"/>
            <wp:effectExtent l="0" t="0" r="5080" b="0"/>
            <wp:docPr id="1425450585"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90682" cy="3698199"/>
                    </a:xfrm>
                    <a:prstGeom prst="rect">
                      <a:avLst/>
                    </a:prstGeom>
                  </pic:spPr>
                </pic:pic>
              </a:graphicData>
            </a:graphic>
          </wp:inline>
        </w:drawing>
      </w:r>
    </w:p>
    <w:p w14:paraId="6947CFCB" w14:textId="3715E943" w:rsidR="007A5004" w:rsidRDefault="007A5004" w:rsidP="007A5004">
      <w:pPr>
        <w:pStyle w:val="Heading3"/>
        <w:rPr>
          <w:rStyle w:val="Heading3Char"/>
          <w:b/>
          <w:bCs/>
        </w:rPr>
      </w:pPr>
      <w:r>
        <w:t xml:space="preserve">b. Ca sử dụng </w:t>
      </w:r>
      <w:r w:rsidRPr="007A5004">
        <w:rPr>
          <w:rStyle w:val="Heading3Char"/>
          <w:b/>
          <w:bCs/>
        </w:rPr>
        <w:t>“Thanh toán”</w:t>
      </w:r>
    </w:p>
    <w:p w14:paraId="48DC5500" w14:textId="60CC5658" w:rsidR="00E76F03" w:rsidRPr="00E76F03" w:rsidRDefault="00E76F03" w:rsidP="00E76F03">
      <w:r w:rsidRPr="00E76F03">
        <w:rPr>
          <w:noProof/>
        </w:rPr>
        <w:drawing>
          <wp:inline distT="0" distB="0" distL="0" distR="0" wp14:anchorId="1A1964BC" wp14:editId="2AAB1DCF">
            <wp:extent cx="7289165" cy="2666011"/>
            <wp:effectExtent l="0" t="0" r="6985" b="1270"/>
            <wp:docPr id="168326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617" name="Picture 1" descr="A screenshot of a computer&#10;&#10;AI-generated content may be incorrect."/>
                    <pic:cNvPicPr/>
                  </pic:nvPicPr>
                  <pic:blipFill>
                    <a:blip r:embed="rId40"/>
                    <a:stretch>
                      <a:fillRect/>
                    </a:stretch>
                  </pic:blipFill>
                  <pic:spPr>
                    <a:xfrm>
                      <a:off x="0" y="0"/>
                      <a:ext cx="7316900" cy="2676155"/>
                    </a:xfrm>
                    <a:prstGeom prst="rect">
                      <a:avLst/>
                    </a:prstGeom>
                  </pic:spPr>
                </pic:pic>
              </a:graphicData>
            </a:graphic>
          </wp:inline>
        </w:drawing>
      </w:r>
    </w:p>
    <w:p w14:paraId="392D8C66" w14:textId="78BBAE3C" w:rsidR="007A5004" w:rsidRDefault="007A5004" w:rsidP="00723649">
      <w:pPr>
        <w:pStyle w:val="Heading3"/>
        <w:rPr>
          <w:b/>
          <w:bCs/>
        </w:rPr>
      </w:pPr>
      <w:r>
        <w:lastRenderedPageBreak/>
        <w:t xml:space="preserve">c. Ca sử dụng </w:t>
      </w:r>
      <w:r w:rsidRPr="00723649">
        <w:rPr>
          <w:b/>
          <w:bCs/>
        </w:rPr>
        <w:t>“Hủy vé”</w:t>
      </w:r>
    </w:p>
    <w:p w14:paraId="0ED7716D" w14:textId="6ECE1B33" w:rsidR="007B3053" w:rsidRPr="007B3053" w:rsidRDefault="007B3053" w:rsidP="007B3053">
      <w:r w:rsidRPr="007B3053">
        <w:rPr>
          <w:noProof/>
        </w:rPr>
        <w:drawing>
          <wp:inline distT="0" distB="0" distL="0" distR="0" wp14:anchorId="73F65E4C" wp14:editId="0F23BDD7">
            <wp:extent cx="7052310" cy="3616036"/>
            <wp:effectExtent l="0" t="0" r="0" b="3810"/>
            <wp:docPr id="161924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0648" name="Picture 1" descr="A screenshot of a computer&#10;&#10;AI-generated content may be incorrect."/>
                    <pic:cNvPicPr/>
                  </pic:nvPicPr>
                  <pic:blipFill>
                    <a:blip r:embed="rId41"/>
                    <a:stretch>
                      <a:fillRect/>
                    </a:stretch>
                  </pic:blipFill>
                  <pic:spPr>
                    <a:xfrm>
                      <a:off x="0" y="0"/>
                      <a:ext cx="7053338" cy="3616563"/>
                    </a:xfrm>
                    <a:prstGeom prst="rect">
                      <a:avLst/>
                    </a:prstGeom>
                  </pic:spPr>
                </pic:pic>
              </a:graphicData>
            </a:graphic>
          </wp:inline>
        </w:drawing>
      </w:r>
    </w:p>
    <w:p w14:paraId="0A68D86D" w14:textId="2E7B2324" w:rsidR="007A5004" w:rsidRDefault="007A5004" w:rsidP="00723649">
      <w:pPr>
        <w:pStyle w:val="Heading3"/>
        <w:rPr>
          <w:b/>
          <w:bCs/>
        </w:rPr>
      </w:pPr>
      <w:r>
        <w:t xml:space="preserve">d. Ca sử dụng </w:t>
      </w:r>
      <w:r w:rsidRPr="00723649">
        <w:rPr>
          <w:b/>
          <w:bCs/>
        </w:rPr>
        <w:t>“Gửi yêu cầu hợp tác</w:t>
      </w:r>
      <w:r w:rsidR="190C05B1" w:rsidRPr="190C05B1">
        <w:rPr>
          <w:b/>
          <w:bCs/>
        </w:rPr>
        <w:t>”</w:t>
      </w:r>
    </w:p>
    <w:p w14:paraId="7F7C37DF" w14:textId="01708595" w:rsidR="003725F1" w:rsidRPr="003725F1" w:rsidRDefault="003725F1" w:rsidP="003725F1">
      <w:r w:rsidRPr="003725F1">
        <w:rPr>
          <w:noProof/>
        </w:rPr>
        <w:drawing>
          <wp:inline distT="0" distB="0" distL="0" distR="0" wp14:anchorId="54C159A7" wp14:editId="032CE1F0">
            <wp:extent cx="7052310" cy="2349304"/>
            <wp:effectExtent l="0" t="0" r="0" b="0"/>
            <wp:docPr id="861422760"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22760" name="Picture 1" descr="A screenshot of a computer flowchart&#10;&#10;AI-generated content may be incorrect."/>
                    <pic:cNvPicPr/>
                  </pic:nvPicPr>
                  <pic:blipFill>
                    <a:blip r:embed="rId42"/>
                    <a:stretch>
                      <a:fillRect/>
                    </a:stretch>
                  </pic:blipFill>
                  <pic:spPr>
                    <a:xfrm>
                      <a:off x="0" y="0"/>
                      <a:ext cx="7065845" cy="2353813"/>
                    </a:xfrm>
                    <a:prstGeom prst="rect">
                      <a:avLst/>
                    </a:prstGeom>
                  </pic:spPr>
                </pic:pic>
              </a:graphicData>
            </a:graphic>
          </wp:inline>
        </w:drawing>
      </w:r>
    </w:p>
    <w:p w14:paraId="63D538BF" w14:textId="77777777" w:rsidR="00DC0903" w:rsidRPr="00DC0903" w:rsidRDefault="00DC0903" w:rsidP="00DC0903"/>
    <w:p w14:paraId="2D3014E9" w14:textId="6B66EC44" w:rsidR="007A5004" w:rsidRDefault="007A5004" w:rsidP="00723649">
      <w:pPr>
        <w:pStyle w:val="Heading3"/>
        <w:rPr>
          <w:b/>
          <w:bCs/>
        </w:rPr>
      </w:pPr>
      <w:r>
        <w:lastRenderedPageBreak/>
        <w:t xml:space="preserve">e. Ca sử dụng </w:t>
      </w:r>
      <w:r w:rsidRPr="00723649">
        <w:rPr>
          <w:b/>
          <w:bCs/>
        </w:rPr>
        <w:t>“</w:t>
      </w:r>
      <w:r w:rsidR="00723649" w:rsidRPr="00723649">
        <w:rPr>
          <w:b/>
          <w:bCs/>
        </w:rPr>
        <w:t>Đánh giá phim</w:t>
      </w:r>
      <w:r w:rsidRPr="00723649">
        <w:rPr>
          <w:b/>
          <w:bCs/>
        </w:rPr>
        <w:t>”</w:t>
      </w:r>
    </w:p>
    <w:p w14:paraId="6682CE51" w14:textId="47611F2D" w:rsidR="00837014" w:rsidRPr="00837014" w:rsidRDefault="00837014" w:rsidP="00837014">
      <w:r w:rsidRPr="00837014">
        <w:rPr>
          <w:noProof/>
        </w:rPr>
        <w:drawing>
          <wp:inline distT="0" distB="0" distL="0" distR="0" wp14:anchorId="73F5D364" wp14:editId="6071E64A">
            <wp:extent cx="7052310" cy="2582545"/>
            <wp:effectExtent l="0" t="0" r="0" b="8255"/>
            <wp:docPr id="1623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9680" name=""/>
                    <pic:cNvPicPr/>
                  </pic:nvPicPr>
                  <pic:blipFill>
                    <a:blip r:embed="rId43"/>
                    <a:stretch>
                      <a:fillRect/>
                    </a:stretch>
                  </pic:blipFill>
                  <pic:spPr>
                    <a:xfrm>
                      <a:off x="0" y="0"/>
                      <a:ext cx="7052310" cy="2582545"/>
                    </a:xfrm>
                    <a:prstGeom prst="rect">
                      <a:avLst/>
                    </a:prstGeom>
                  </pic:spPr>
                </pic:pic>
              </a:graphicData>
            </a:graphic>
          </wp:inline>
        </w:drawing>
      </w:r>
    </w:p>
    <w:p w14:paraId="46D48BB8" w14:textId="77777777" w:rsidR="00053D1D" w:rsidRDefault="75976DF0" w:rsidP="75976DF0">
      <w:pPr>
        <w:pStyle w:val="Heading2"/>
      </w:pPr>
      <w:r>
        <w:t>3. Thiết kế cơ sở dữ liệu</w:t>
      </w:r>
      <w:r w:rsidR="325D5AE2">
        <w:t>:</w:t>
      </w:r>
      <w:r w:rsidR="64F2FEAA">
        <w:t xml:space="preserve"> </w:t>
      </w:r>
    </w:p>
    <w:p w14:paraId="0DBB6C42" w14:textId="701B5EE4" w:rsidR="003265A8" w:rsidRDefault="00053D1D" w:rsidP="00053D1D">
      <w:r>
        <w:rPr>
          <w:i/>
        </w:rPr>
        <w:t xml:space="preserve">- </w:t>
      </w:r>
      <w:r w:rsidR="64F2FEAA" w:rsidRPr="036F2F94">
        <w:rPr>
          <w:i/>
        </w:rPr>
        <w:t>Xem chi</w:t>
      </w:r>
      <w:r w:rsidR="624EA963" w:rsidRPr="036F2F94">
        <w:rPr>
          <w:i/>
        </w:rPr>
        <w:t xml:space="preserve"> tiết </w:t>
      </w:r>
      <w:r w:rsidR="05202EA2" w:rsidRPr="036F2F94">
        <w:rPr>
          <w:i/>
        </w:rPr>
        <w:t xml:space="preserve">tại </w:t>
      </w:r>
      <w:r w:rsidR="04AF185E" w:rsidRPr="036F2F94">
        <w:rPr>
          <w:i/>
        </w:rPr>
        <w:t xml:space="preserve">đây: </w:t>
      </w:r>
      <w:hyperlink r:id="rId44">
        <w:r w:rsidR="6CD71A75" w:rsidRPr="6CD71A75">
          <w:rPr>
            <w:rStyle w:val="Hyperlink"/>
          </w:rPr>
          <w:t>ER-</w:t>
        </w:r>
        <w:r w:rsidR="6CD71A75" w:rsidRPr="6CD71A75">
          <w:rPr>
            <w:rStyle w:val="Hyperlink"/>
          </w:rPr>
          <w:t>m</w:t>
        </w:r>
        <w:r w:rsidR="6CD71A75" w:rsidRPr="6CD71A75">
          <w:rPr>
            <w:rStyle w:val="Hyperlink"/>
          </w:rPr>
          <w:t>odel</w:t>
        </w:r>
      </w:hyperlink>
    </w:p>
    <w:p w14:paraId="75B0C63C" w14:textId="77B720B4" w:rsidR="003845B0" w:rsidRPr="003845B0" w:rsidRDefault="003845B0" w:rsidP="00053D1D">
      <w:pPr>
        <w:jc w:val="center"/>
      </w:pPr>
      <w:r>
        <w:rPr>
          <w:noProof/>
        </w:rPr>
        <w:lastRenderedPageBreak/>
        <w:drawing>
          <wp:inline distT="0" distB="0" distL="0" distR="0" wp14:anchorId="476E92C6" wp14:editId="65477135">
            <wp:extent cx="5604244" cy="6035179"/>
            <wp:effectExtent l="0" t="0" r="0" b="3810"/>
            <wp:docPr id="68408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604244" cy="6035179"/>
                    </a:xfrm>
                    <a:prstGeom prst="rect">
                      <a:avLst/>
                    </a:prstGeom>
                  </pic:spPr>
                </pic:pic>
              </a:graphicData>
            </a:graphic>
          </wp:inline>
        </w:drawing>
      </w:r>
    </w:p>
    <w:p w14:paraId="3842B1FC" w14:textId="751C54D8" w:rsidR="00752DC6" w:rsidRDefault="00752DC6" w:rsidP="00451FE9">
      <w:pPr>
        <w:pStyle w:val="Heading1"/>
      </w:pPr>
      <w:r>
        <w:t>V. Tổng kết</w:t>
      </w:r>
      <w:ins w:id="1" w:author="Microsoft Word" w:date="2025-05-29T23:29:00Z">
        <w:r w:rsidR="003265A8">
          <w:t xml:space="preserve"> </w:t>
        </w:r>
      </w:ins>
    </w:p>
    <w:p w14:paraId="7483BC88" w14:textId="2AE4A94A" w:rsidR="32E7AB43" w:rsidRDefault="2AD728EE" w:rsidP="00D955DE">
      <w:pPr>
        <w:ind w:firstLine="720"/>
        <w:rPr>
          <w:rFonts w:eastAsia="Aptos"/>
        </w:rPr>
      </w:pPr>
      <w:r w:rsidRPr="2AD728EE">
        <w:rPr>
          <w:rFonts w:eastAsia="Aptos"/>
        </w:rPr>
        <w:t>Về tổng quan, nhóm em</w:t>
      </w:r>
      <w:r w:rsidR="32E7AB43" w:rsidRPr="2135538B">
        <w:rPr>
          <w:rFonts w:eastAsia="Aptos"/>
        </w:rPr>
        <w:t xml:space="preserve"> đã </w:t>
      </w:r>
      <w:r w:rsidR="5992978C" w:rsidRPr="2135538B">
        <w:rPr>
          <w:rFonts w:eastAsia="Aptos"/>
        </w:rPr>
        <w:t xml:space="preserve">hoàn </w:t>
      </w:r>
      <w:r w:rsidR="32E7AB43" w:rsidRPr="2135538B">
        <w:rPr>
          <w:rFonts w:eastAsia="Aptos"/>
        </w:rPr>
        <w:t xml:space="preserve">thành trong việc phân tích và thiết kế một Hệ thống Quản lý Rạp </w:t>
      </w:r>
      <w:r w:rsidR="78ED599F" w:rsidRPr="2135538B">
        <w:rPr>
          <w:rFonts w:eastAsia="Aptos"/>
        </w:rPr>
        <w:t>chiếu phim</w:t>
      </w:r>
      <w:r w:rsidR="32E7AB43" w:rsidRPr="2135538B">
        <w:rPr>
          <w:rFonts w:eastAsia="Aptos"/>
        </w:rPr>
        <w:t xml:space="preserve">, đặt nền móng vững chắc cho việc phát triển một giải pháp công nghệ toàn diện. Quá trình thực hiện đã tập trung vào việc đặc tả chi tiết các yêu cầu chức năng, từ quản lý phim và lịch chiếu, quy trình đặt vé và thanh toán trực tuyến, đến các nghiệp vụ quan trọng như quản lý hợp tác bản quyền và thu thập đánh giá phim từ khách hàng. Các tác nhân chính của hệ thống cũng đã được xác định rõ ràng. Về mặt thiết kế, dự </w:t>
      </w:r>
      <w:proofErr w:type="gramStart"/>
      <w:r w:rsidR="32E7AB43" w:rsidRPr="2135538B">
        <w:rPr>
          <w:rFonts w:eastAsia="Aptos"/>
        </w:rPr>
        <w:t>án</w:t>
      </w:r>
      <w:proofErr w:type="gramEnd"/>
      <w:r w:rsidR="32E7AB43" w:rsidRPr="2135538B">
        <w:rPr>
          <w:rFonts w:eastAsia="Aptos"/>
        </w:rPr>
        <w:t xml:space="preserve"> đã xây dựng các mô hình UML </w:t>
      </w:r>
      <w:r w:rsidRPr="2AD728EE">
        <w:rPr>
          <w:rFonts w:eastAsia="Aptos"/>
        </w:rPr>
        <w:t>quan trọng.</w:t>
      </w:r>
      <w:r w:rsidR="32E7AB43" w:rsidRPr="2135538B">
        <w:rPr>
          <w:rFonts w:eastAsia="Aptos"/>
        </w:rPr>
        <w:t xml:space="preserve"> Toàn bộ quá trình và kết quả đã được ghi nhận trong tài liệu báo cáo chi tiết.</w:t>
      </w:r>
    </w:p>
    <w:p w14:paraId="74B8632D" w14:textId="5EB51513" w:rsidR="32E7AB43" w:rsidRDefault="32E7AB43" w:rsidP="00D955DE">
      <w:pPr>
        <w:ind w:firstLine="720"/>
        <w:rPr>
          <w:rFonts w:eastAsia="Aptos"/>
        </w:rPr>
      </w:pPr>
      <w:r w:rsidRPr="6317CE76">
        <w:rPr>
          <w:rFonts w:eastAsia="Aptos"/>
        </w:rPr>
        <w:lastRenderedPageBreak/>
        <w:t>Mặc dù đã đạt được những mục tiêu cơ bản, dự án vẫn còn một số hạn chế nhất định do giới hạn về thời</w:t>
      </w:r>
      <w:r w:rsidR="43E2A5FC" w:rsidRPr="43E2A5FC">
        <w:rPr>
          <w:rFonts w:eastAsia="Aptos"/>
        </w:rPr>
        <w:t xml:space="preserve"> gian</w:t>
      </w:r>
      <w:r w:rsidR="6317CE76" w:rsidRPr="6317CE76">
        <w:rPr>
          <w:rFonts w:eastAsia="Aptos"/>
        </w:rPr>
        <w:t>,</w:t>
      </w:r>
      <w:r w:rsidRPr="6317CE76">
        <w:rPr>
          <w:rFonts w:eastAsia="Aptos"/>
        </w:rPr>
        <w:t xml:space="preserve"> chủ yếu liên quan đến việc chưa phân tích sâu một số chức năng nâng cao</w:t>
      </w:r>
      <w:r w:rsidR="6317CE76" w:rsidRPr="6317CE76">
        <w:rPr>
          <w:rFonts w:eastAsia="Aptos"/>
        </w:rPr>
        <w:t>.</w:t>
      </w:r>
    </w:p>
    <w:p w14:paraId="272694B5" w14:textId="0A5C8351" w:rsidR="32E7AB43" w:rsidRDefault="32E7AB43" w:rsidP="00D955DE">
      <w:pPr>
        <w:ind w:firstLine="720"/>
        <w:rPr>
          <w:rFonts w:eastAsia="Aptos"/>
        </w:rPr>
      </w:pPr>
      <w:r w:rsidRPr="690F8A19">
        <w:rPr>
          <w:rFonts w:eastAsia="Aptos"/>
        </w:rPr>
        <w:t xml:space="preserve">Hướng tới tương lai, hệ thống có nhiều tiềm năng phát triển đáng kể. Trước hết, cần hoàn thiện và mở rộng các chức năng hiện có, đồng thời phát triển các tính năng nâng cao như hệ thống gợi ý phim cá nhân hóa, chương trình khách hàng thân thiết, module quản lý dịch vụ ăn uống (F&amp;B) và xây dựng ứng dụng di động tiện lợi. Bên cạnh đó, việc tăng cường bảo mật, tối ưu hóa hiệu năng, và tích hợp sâu rộng với các hệ thống thanh toán, mạng xã hội, cũng như các công cụ phân tích dữ liệu sẽ nâng cao giá trị của hệ thống. Cuối cùng, việc nghiên cứu và áp dụng các công nghệ mới như Trí tuệ nhân tạo (AI) có thể mở ra những khả năng đột phá cho hệ thống. Với những định hướng này, Hệ thống Quản lý Rạp </w:t>
      </w:r>
      <w:r w:rsidR="7B59FB55" w:rsidRPr="7B59FB55">
        <w:rPr>
          <w:rFonts w:eastAsia="Aptos"/>
        </w:rPr>
        <w:t>chiếu</w:t>
      </w:r>
      <w:r w:rsidRPr="690F8A19">
        <w:rPr>
          <w:rFonts w:eastAsia="Aptos"/>
        </w:rPr>
        <w:t xml:space="preserve"> </w:t>
      </w:r>
      <w:r w:rsidR="16600C5F" w:rsidRPr="16600C5F">
        <w:rPr>
          <w:rFonts w:eastAsia="Aptos"/>
        </w:rPr>
        <w:t>phim</w:t>
      </w:r>
      <w:r w:rsidRPr="690F8A19">
        <w:rPr>
          <w:rFonts w:eastAsia="Aptos"/>
        </w:rPr>
        <w:t xml:space="preserve"> hứa hẹn sẽ trở thành một công cụ quản lý mạnh mẽ, hiệu quả và mang lại trải nghiệm tối ưu cho cả rạp phim và khán giả.</w:t>
      </w:r>
    </w:p>
    <w:p w14:paraId="2107BC59" w14:textId="5ACBA78B" w:rsidR="32E7AB43" w:rsidRDefault="5CC1F923" w:rsidP="00D955DE">
      <w:pPr>
        <w:ind w:firstLine="720"/>
        <w:rPr>
          <w:rFonts w:eastAsia="Aptos"/>
        </w:rPr>
      </w:pPr>
      <w:r w:rsidRPr="5CC1F923">
        <w:rPr>
          <w:rFonts w:eastAsia="Aptos"/>
        </w:rPr>
        <w:t>Nhóm em xin</w:t>
      </w:r>
      <w:r w:rsidR="32E7AB43" w:rsidRPr="3861620D">
        <w:rPr>
          <w:rFonts w:eastAsia="Aptos"/>
        </w:rPr>
        <w:t xml:space="preserve"> chân thành cảm ơn thầy đã </w:t>
      </w:r>
      <w:r w:rsidR="354C2048" w:rsidRPr="354C2048">
        <w:rPr>
          <w:rFonts w:eastAsia="Aptos"/>
        </w:rPr>
        <w:t xml:space="preserve">giảng </w:t>
      </w:r>
      <w:r w:rsidR="6BF0117F" w:rsidRPr="6BF0117F">
        <w:rPr>
          <w:rFonts w:eastAsia="Aptos"/>
        </w:rPr>
        <w:t>dạy</w:t>
      </w:r>
      <w:r w:rsidR="32E7AB43" w:rsidRPr="3861620D">
        <w:rPr>
          <w:rFonts w:eastAsia="Aptos"/>
        </w:rPr>
        <w:t xml:space="preserve"> và hướng dẫn trong suốt quá trình thực hiện đồ </w:t>
      </w:r>
      <w:proofErr w:type="gramStart"/>
      <w:r w:rsidR="32E7AB43" w:rsidRPr="3861620D">
        <w:rPr>
          <w:rFonts w:eastAsia="Aptos"/>
        </w:rPr>
        <w:t>án</w:t>
      </w:r>
      <w:proofErr w:type="gramEnd"/>
      <w:r w:rsidR="32E7AB43" w:rsidRPr="3861620D">
        <w:rPr>
          <w:rFonts w:eastAsia="Aptos"/>
        </w:rPr>
        <w:t xml:space="preserve"> </w:t>
      </w:r>
      <w:r w:rsidR="1E7089EE" w:rsidRPr="1E7089EE">
        <w:rPr>
          <w:rFonts w:eastAsia="Aptos"/>
        </w:rPr>
        <w:t xml:space="preserve">môn </w:t>
      </w:r>
      <w:r w:rsidR="3A8822C1" w:rsidRPr="3A8822C1">
        <w:rPr>
          <w:rFonts w:eastAsia="Aptos"/>
        </w:rPr>
        <w:t>học</w:t>
      </w:r>
      <w:r w:rsidR="1E7089EE" w:rsidRPr="1E7089EE">
        <w:rPr>
          <w:rFonts w:eastAsia="Aptos"/>
        </w:rPr>
        <w:t xml:space="preserve"> </w:t>
      </w:r>
      <w:r w:rsidR="32E7AB43" w:rsidRPr="3861620D">
        <w:rPr>
          <w:rFonts w:eastAsia="Aptos"/>
        </w:rPr>
        <w:t xml:space="preserve">này. Dù đã nỗ lực, nhưng do kiến thức và kinh nghiệm còn hạn chế, báo cáo không thể tránh khỏi những thiếu sót. </w:t>
      </w:r>
      <w:r w:rsidR="598FAE84" w:rsidRPr="598FAE84">
        <w:rPr>
          <w:rFonts w:eastAsia="Aptos"/>
        </w:rPr>
        <w:t>Nhóm em</w:t>
      </w:r>
      <w:r w:rsidR="32E7AB43" w:rsidRPr="3861620D">
        <w:rPr>
          <w:rFonts w:eastAsia="Aptos"/>
        </w:rPr>
        <w:t xml:space="preserve"> rất mong nhận được những ý kiến đóng góp quý báu từ thầy để hoàn thiện hơn nữa.</w:t>
      </w:r>
    </w:p>
    <w:p w14:paraId="6E6B59E2" w14:textId="0BD42FF2" w:rsidR="00752DC6" w:rsidRDefault="00752DC6" w:rsidP="68867EC2">
      <w:bookmarkStart w:id="2" w:name="_GoBack"/>
      <w:bookmarkEnd w:id="2"/>
    </w:p>
    <w:sectPr w:rsidR="00752DC6" w:rsidSect="00A2643A">
      <w:headerReference w:type="default" r:id="rId46"/>
      <w:footerReference w:type="default" r:id="rId47"/>
      <w:headerReference w:type="first" r:id="rId48"/>
      <w:footerReference w:type="first" r:id="rId49"/>
      <w:pgSz w:w="12240" w:h="15840"/>
      <w:pgMar w:top="1134" w:right="567" w:bottom="1134" w:left="56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DFCBC" w14:textId="77777777" w:rsidR="009D4536" w:rsidRDefault="009D4536" w:rsidP="0095652E">
      <w:pPr>
        <w:spacing w:after="0" w:line="240" w:lineRule="auto"/>
      </w:pPr>
      <w:r>
        <w:separator/>
      </w:r>
    </w:p>
  </w:endnote>
  <w:endnote w:type="continuationSeparator" w:id="0">
    <w:p w14:paraId="7125E157" w14:textId="77777777" w:rsidR="009D4536" w:rsidRDefault="009D4536" w:rsidP="0095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915988"/>
      <w:docPartObj>
        <w:docPartGallery w:val="Page Numbers (Bottom of Page)"/>
        <w:docPartUnique/>
      </w:docPartObj>
    </w:sdtPr>
    <w:sdtEndPr>
      <w:rPr>
        <w:rFonts w:cs="Times New Roman"/>
        <w:noProof/>
      </w:rPr>
    </w:sdtEndPr>
    <w:sdtContent>
      <w:p w14:paraId="236B508B" w14:textId="2A293837" w:rsidR="0095652E" w:rsidRDefault="0095652E">
        <w:pPr>
          <w:pStyle w:val="Footer"/>
          <w:jc w:val="right"/>
        </w:pPr>
        <w:r>
          <w:fldChar w:fldCharType="begin"/>
        </w:r>
        <w:r>
          <w:instrText xml:space="preserve"> PAGE   \* MERGEFORMAT </w:instrText>
        </w:r>
        <w:r>
          <w:fldChar w:fldCharType="separate"/>
        </w:r>
        <w:r w:rsidR="00E93D17">
          <w:rPr>
            <w:noProof/>
          </w:rPr>
          <w:t>27</w:t>
        </w:r>
        <w:r>
          <w:rPr>
            <w:noProof/>
          </w:rPr>
          <w:fldChar w:fldCharType="end"/>
        </w:r>
      </w:p>
    </w:sdtContent>
  </w:sdt>
  <w:p w14:paraId="307D7EE0" w14:textId="1C487989" w:rsidR="0095652E" w:rsidRDefault="009565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700"/>
      <w:gridCol w:w="3700"/>
      <w:gridCol w:w="3700"/>
    </w:tblGrid>
    <w:tr w:rsidR="4636D443" w14:paraId="758EE282" w14:textId="77777777" w:rsidTr="4636D443">
      <w:trPr>
        <w:trHeight w:val="300"/>
      </w:trPr>
      <w:tc>
        <w:tcPr>
          <w:tcW w:w="3700" w:type="dxa"/>
        </w:tcPr>
        <w:p w14:paraId="0FBAA9C7" w14:textId="5D4A924F" w:rsidR="4636D443" w:rsidRDefault="4636D443" w:rsidP="4636D443">
          <w:pPr>
            <w:pStyle w:val="Header"/>
            <w:ind w:left="-115"/>
          </w:pPr>
        </w:p>
      </w:tc>
      <w:tc>
        <w:tcPr>
          <w:tcW w:w="3700" w:type="dxa"/>
        </w:tcPr>
        <w:p w14:paraId="15CA5A44" w14:textId="4833D169" w:rsidR="4636D443" w:rsidRDefault="4636D443" w:rsidP="4636D443">
          <w:pPr>
            <w:pStyle w:val="Header"/>
            <w:jc w:val="center"/>
          </w:pPr>
        </w:p>
      </w:tc>
      <w:tc>
        <w:tcPr>
          <w:tcW w:w="3700" w:type="dxa"/>
        </w:tcPr>
        <w:p w14:paraId="5B2977B1" w14:textId="2ECF3B0B" w:rsidR="4636D443" w:rsidRDefault="4636D443" w:rsidP="4636D443">
          <w:pPr>
            <w:pStyle w:val="Header"/>
            <w:ind w:right="-115"/>
            <w:jc w:val="right"/>
          </w:pPr>
        </w:p>
      </w:tc>
    </w:tr>
  </w:tbl>
  <w:p w14:paraId="35842B9D" w14:textId="6A605615" w:rsidR="001A6436" w:rsidRDefault="001A6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C3691" w14:textId="77777777" w:rsidR="009D4536" w:rsidRDefault="009D4536" w:rsidP="0095652E">
      <w:pPr>
        <w:spacing w:after="0" w:line="240" w:lineRule="auto"/>
      </w:pPr>
      <w:r>
        <w:separator/>
      </w:r>
    </w:p>
  </w:footnote>
  <w:footnote w:type="continuationSeparator" w:id="0">
    <w:p w14:paraId="016B6DB3" w14:textId="77777777" w:rsidR="009D4536" w:rsidRDefault="009D4536" w:rsidP="009565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806F" w14:textId="6A239201" w:rsidR="0095652E" w:rsidRPr="0095652E" w:rsidRDefault="0095652E">
    <w:pPr>
      <w:pStyle w:val="Header"/>
      <w:rPr>
        <w:rFonts w:cs="Times New Roman"/>
        <w:sz w:val="26"/>
        <w:szCs w:val="26"/>
      </w:rPr>
    </w:pPr>
    <w:r w:rsidRPr="0095652E">
      <w:rPr>
        <w:rFonts w:cs="Times New Roman"/>
        <w:sz w:val="26"/>
        <w:szCs w:val="26"/>
      </w:rPr>
      <w:t>Nhóm</w:t>
    </w:r>
    <w:r w:rsidR="00257DA0">
      <w:rPr>
        <w:rFonts w:cs="Times New Roman"/>
        <w:sz w:val="26"/>
        <w:szCs w:val="26"/>
      </w:rPr>
      <w:t xml:space="preserve"> 16 </w:t>
    </w:r>
    <w:r w:rsidRPr="0095652E">
      <w:rPr>
        <w:rFonts w:cs="Times New Roman"/>
        <w:sz w:val="26"/>
        <w:szCs w:val="26"/>
      </w:rPr>
      <w:ptab w:relativeTo="margin" w:alignment="center" w:leader="none"/>
    </w:r>
    <w:r w:rsidRPr="0095652E">
      <w:rPr>
        <w:rFonts w:cs="Times New Roman"/>
        <w:sz w:val="26"/>
        <w:szCs w:val="26"/>
      </w:rPr>
      <w:ptab w:relativeTo="margin" w:alignment="right" w:leader="none"/>
    </w:r>
    <w:r w:rsidRPr="0095652E">
      <w:rPr>
        <w:rFonts w:cs="Times New Roman"/>
        <w:sz w:val="26"/>
        <w:szCs w:val="26"/>
      </w:rPr>
      <w:t>IT3120 – Phân tích và thiết kế hệ thống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700"/>
      <w:gridCol w:w="3700"/>
      <w:gridCol w:w="3700"/>
    </w:tblGrid>
    <w:tr w:rsidR="4636D443" w14:paraId="486BFD54" w14:textId="77777777" w:rsidTr="4636D443">
      <w:trPr>
        <w:trHeight w:val="300"/>
      </w:trPr>
      <w:tc>
        <w:tcPr>
          <w:tcW w:w="3700" w:type="dxa"/>
        </w:tcPr>
        <w:p w14:paraId="3AD59542" w14:textId="353AEE8F" w:rsidR="4636D443" w:rsidRDefault="4636D443" w:rsidP="4636D443">
          <w:pPr>
            <w:pStyle w:val="Header"/>
            <w:ind w:left="-115"/>
          </w:pPr>
        </w:p>
      </w:tc>
      <w:tc>
        <w:tcPr>
          <w:tcW w:w="3700" w:type="dxa"/>
        </w:tcPr>
        <w:p w14:paraId="5D78BBD2" w14:textId="00F0E7BA" w:rsidR="4636D443" w:rsidRDefault="4636D443" w:rsidP="4636D443">
          <w:pPr>
            <w:pStyle w:val="Header"/>
            <w:jc w:val="center"/>
          </w:pPr>
        </w:p>
      </w:tc>
      <w:tc>
        <w:tcPr>
          <w:tcW w:w="3700" w:type="dxa"/>
        </w:tcPr>
        <w:p w14:paraId="6C79F4DE" w14:textId="48B3664F" w:rsidR="4636D443" w:rsidRDefault="4636D443" w:rsidP="4636D443">
          <w:pPr>
            <w:pStyle w:val="Header"/>
            <w:ind w:right="-115"/>
            <w:jc w:val="right"/>
          </w:pPr>
        </w:p>
      </w:tc>
    </w:tr>
  </w:tbl>
  <w:p w14:paraId="460C4728" w14:textId="27050DF8" w:rsidR="001A6436" w:rsidRDefault="001A64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66DB5"/>
    <w:multiLevelType w:val="hybridMultilevel"/>
    <w:tmpl w:val="693218C2"/>
    <w:lvl w:ilvl="0" w:tplc="D89C9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3F18C2"/>
    <w:multiLevelType w:val="hybridMultilevel"/>
    <w:tmpl w:val="FFFFFFFF"/>
    <w:lvl w:ilvl="0" w:tplc="5094AC5C">
      <w:start w:val="1"/>
      <w:numFmt w:val="bullet"/>
      <w:lvlText w:val=""/>
      <w:lvlJc w:val="left"/>
      <w:pPr>
        <w:ind w:left="720" w:hanging="360"/>
      </w:pPr>
      <w:rPr>
        <w:rFonts w:ascii="Symbol" w:hAnsi="Symbol" w:hint="default"/>
      </w:rPr>
    </w:lvl>
    <w:lvl w:ilvl="1" w:tplc="EC82C578">
      <w:start w:val="1"/>
      <w:numFmt w:val="bullet"/>
      <w:lvlText w:val="o"/>
      <w:lvlJc w:val="left"/>
      <w:pPr>
        <w:ind w:left="1440" w:hanging="360"/>
      </w:pPr>
      <w:rPr>
        <w:rFonts w:ascii="Courier New" w:hAnsi="Courier New" w:hint="default"/>
      </w:rPr>
    </w:lvl>
    <w:lvl w:ilvl="2" w:tplc="421A411C">
      <w:start w:val="1"/>
      <w:numFmt w:val="bullet"/>
      <w:lvlText w:val=""/>
      <w:lvlJc w:val="left"/>
      <w:pPr>
        <w:ind w:left="2160" w:hanging="360"/>
      </w:pPr>
      <w:rPr>
        <w:rFonts w:ascii="Wingdings" w:hAnsi="Wingdings" w:hint="default"/>
      </w:rPr>
    </w:lvl>
    <w:lvl w:ilvl="3" w:tplc="59C0ABF4">
      <w:start w:val="1"/>
      <w:numFmt w:val="bullet"/>
      <w:lvlText w:val=""/>
      <w:lvlJc w:val="left"/>
      <w:pPr>
        <w:ind w:left="2880" w:hanging="360"/>
      </w:pPr>
      <w:rPr>
        <w:rFonts w:ascii="Symbol" w:hAnsi="Symbol" w:hint="default"/>
      </w:rPr>
    </w:lvl>
    <w:lvl w:ilvl="4" w:tplc="3C202ACC">
      <w:start w:val="1"/>
      <w:numFmt w:val="bullet"/>
      <w:lvlText w:val="o"/>
      <w:lvlJc w:val="left"/>
      <w:pPr>
        <w:ind w:left="3600" w:hanging="360"/>
      </w:pPr>
      <w:rPr>
        <w:rFonts w:ascii="Courier New" w:hAnsi="Courier New" w:hint="default"/>
      </w:rPr>
    </w:lvl>
    <w:lvl w:ilvl="5" w:tplc="3F10B9BA">
      <w:start w:val="1"/>
      <w:numFmt w:val="bullet"/>
      <w:lvlText w:val=""/>
      <w:lvlJc w:val="left"/>
      <w:pPr>
        <w:ind w:left="4320" w:hanging="360"/>
      </w:pPr>
      <w:rPr>
        <w:rFonts w:ascii="Wingdings" w:hAnsi="Wingdings" w:hint="default"/>
      </w:rPr>
    </w:lvl>
    <w:lvl w:ilvl="6" w:tplc="A54E3024">
      <w:start w:val="1"/>
      <w:numFmt w:val="bullet"/>
      <w:lvlText w:val=""/>
      <w:lvlJc w:val="left"/>
      <w:pPr>
        <w:ind w:left="5040" w:hanging="360"/>
      </w:pPr>
      <w:rPr>
        <w:rFonts w:ascii="Symbol" w:hAnsi="Symbol" w:hint="default"/>
      </w:rPr>
    </w:lvl>
    <w:lvl w:ilvl="7" w:tplc="25B4D572">
      <w:start w:val="1"/>
      <w:numFmt w:val="bullet"/>
      <w:lvlText w:val="o"/>
      <w:lvlJc w:val="left"/>
      <w:pPr>
        <w:ind w:left="5760" w:hanging="360"/>
      </w:pPr>
      <w:rPr>
        <w:rFonts w:ascii="Courier New" w:hAnsi="Courier New" w:hint="default"/>
      </w:rPr>
    </w:lvl>
    <w:lvl w:ilvl="8" w:tplc="19426842">
      <w:start w:val="1"/>
      <w:numFmt w:val="bullet"/>
      <w:lvlText w:val=""/>
      <w:lvlJc w:val="left"/>
      <w:pPr>
        <w:ind w:left="6480" w:hanging="360"/>
      </w:pPr>
      <w:rPr>
        <w:rFonts w:ascii="Wingdings" w:hAnsi="Wingdings" w:hint="default"/>
      </w:rPr>
    </w:lvl>
  </w:abstractNum>
  <w:abstractNum w:abstractNumId="2">
    <w:nsid w:val="30A67FA8"/>
    <w:multiLevelType w:val="hybridMultilevel"/>
    <w:tmpl w:val="26D8A8A4"/>
    <w:lvl w:ilvl="0" w:tplc="CD18ABA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882A5D"/>
    <w:multiLevelType w:val="hybridMultilevel"/>
    <w:tmpl w:val="FFFFFFFF"/>
    <w:lvl w:ilvl="0" w:tplc="669608EA">
      <w:start w:val="1"/>
      <w:numFmt w:val="bullet"/>
      <w:lvlText w:val=""/>
      <w:lvlJc w:val="left"/>
      <w:pPr>
        <w:ind w:left="720" w:hanging="360"/>
      </w:pPr>
      <w:rPr>
        <w:rFonts w:ascii="Symbol" w:hAnsi="Symbol" w:hint="default"/>
      </w:rPr>
    </w:lvl>
    <w:lvl w:ilvl="1" w:tplc="79C2AA22">
      <w:start w:val="1"/>
      <w:numFmt w:val="bullet"/>
      <w:lvlText w:val="o"/>
      <w:lvlJc w:val="left"/>
      <w:pPr>
        <w:ind w:left="1440" w:hanging="360"/>
      </w:pPr>
      <w:rPr>
        <w:rFonts w:ascii="Courier New" w:hAnsi="Courier New" w:hint="default"/>
      </w:rPr>
    </w:lvl>
    <w:lvl w:ilvl="2" w:tplc="7312147A">
      <w:start w:val="1"/>
      <w:numFmt w:val="bullet"/>
      <w:lvlText w:val=""/>
      <w:lvlJc w:val="left"/>
      <w:pPr>
        <w:ind w:left="2160" w:hanging="360"/>
      </w:pPr>
      <w:rPr>
        <w:rFonts w:ascii="Wingdings" w:hAnsi="Wingdings" w:hint="default"/>
      </w:rPr>
    </w:lvl>
    <w:lvl w:ilvl="3" w:tplc="041016CC">
      <w:start w:val="1"/>
      <w:numFmt w:val="bullet"/>
      <w:lvlText w:val=""/>
      <w:lvlJc w:val="left"/>
      <w:pPr>
        <w:ind w:left="2880" w:hanging="360"/>
      </w:pPr>
      <w:rPr>
        <w:rFonts w:ascii="Symbol" w:hAnsi="Symbol" w:hint="default"/>
      </w:rPr>
    </w:lvl>
    <w:lvl w:ilvl="4" w:tplc="D15C306E">
      <w:start w:val="1"/>
      <w:numFmt w:val="bullet"/>
      <w:lvlText w:val="o"/>
      <w:lvlJc w:val="left"/>
      <w:pPr>
        <w:ind w:left="3600" w:hanging="360"/>
      </w:pPr>
      <w:rPr>
        <w:rFonts w:ascii="Courier New" w:hAnsi="Courier New" w:hint="default"/>
      </w:rPr>
    </w:lvl>
    <w:lvl w:ilvl="5" w:tplc="4308F2AA">
      <w:start w:val="1"/>
      <w:numFmt w:val="bullet"/>
      <w:lvlText w:val=""/>
      <w:lvlJc w:val="left"/>
      <w:pPr>
        <w:ind w:left="4320" w:hanging="360"/>
      </w:pPr>
      <w:rPr>
        <w:rFonts w:ascii="Wingdings" w:hAnsi="Wingdings" w:hint="default"/>
      </w:rPr>
    </w:lvl>
    <w:lvl w:ilvl="6" w:tplc="051C670A">
      <w:start w:val="1"/>
      <w:numFmt w:val="bullet"/>
      <w:lvlText w:val=""/>
      <w:lvlJc w:val="left"/>
      <w:pPr>
        <w:ind w:left="5040" w:hanging="360"/>
      </w:pPr>
      <w:rPr>
        <w:rFonts w:ascii="Symbol" w:hAnsi="Symbol" w:hint="default"/>
      </w:rPr>
    </w:lvl>
    <w:lvl w:ilvl="7" w:tplc="46AED45C">
      <w:start w:val="1"/>
      <w:numFmt w:val="bullet"/>
      <w:lvlText w:val="o"/>
      <w:lvlJc w:val="left"/>
      <w:pPr>
        <w:ind w:left="5760" w:hanging="360"/>
      </w:pPr>
      <w:rPr>
        <w:rFonts w:ascii="Courier New" w:hAnsi="Courier New" w:hint="default"/>
      </w:rPr>
    </w:lvl>
    <w:lvl w:ilvl="8" w:tplc="5164C4AE">
      <w:start w:val="1"/>
      <w:numFmt w:val="bullet"/>
      <w:lvlText w:val=""/>
      <w:lvlJc w:val="left"/>
      <w:pPr>
        <w:ind w:left="6480" w:hanging="360"/>
      </w:pPr>
      <w:rPr>
        <w:rFonts w:ascii="Wingdings" w:hAnsi="Wingdings" w:hint="default"/>
      </w:rPr>
    </w:lvl>
  </w:abstractNum>
  <w:abstractNum w:abstractNumId="4">
    <w:nsid w:val="3E34DAD3"/>
    <w:multiLevelType w:val="hybridMultilevel"/>
    <w:tmpl w:val="FFFFFFFF"/>
    <w:lvl w:ilvl="0" w:tplc="444A1DD6">
      <w:start w:val="1"/>
      <w:numFmt w:val="bullet"/>
      <w:lvlText w:val=""/>
      <w:lvlJc w:val="left"/>
      <w:pPr>
        <w:ind w:left="720" w:hanging="360"/>
      </w:pPr>
      <w:rPr>
        <w:rFonts w:ascii="Symbol" w:hAnsi="Symbol" w:hint="default"/>
      </w:rPr>
    </w:lvl>
    <w:lvl w:ilvl="1" w:tplc="02DE3F3E">
      <w:start w:val="1"/>
      <w:numFmt w:val="bullet"/>
      <w:lvlText w:val="o"/>
      <w:lvlJc w:val="left"/>
      <w:pPr>
        <w:ind w:left="1440" w:hanging="360"/>
      </w:pPr>
      <w:rPr>
        <w:rFonts w:ascii="Courier New" w:hAnsi="Courier New" w:hint="default"/>
      </w:rPr>
    </w:lvl>
    <w:lvl w:ilvl="2" w:tplc="BFF811BC">
      <w:start w:val="1"/>
      <w:numFmt w:val="bullet"/>
      <w:lvlText w:val=""/>
      <w:lvlJc w:val="left"/>
      <w:pPr>
        <w:ind w:left="2160" w:hanging="360"/>
      </w:pPr>
      <w:rPr>
        <w:rFonts w:ascii="Wingdings" w:hAnsi="Wingdings" w:hint="default"/>
      </w:rPr>
    </w:lvl>
    <w:lvl w:ilvl="3" w:tplc="C908DD16">
      <w:start w:val="1"/>
      <w:numFmt w:val="bullet"/>
      <w:lvlText w:val=""/>
      <w:lvlJc w:val="left"/>
      <w:pPr>
        <w:ind w:left="2880" w:hanging="360"/>
      </w:pPr>
      <w:rPr>
        <w:rFonts w:ascii="Symbol" w:hAnsi="Symbol" w:hint="default"/>
      </w:rPr>
    </w:lvl>
    <w:lvl w:ilvl="4" w:tplc="56D6C0BE">
      <w:start w:val="1"/>
      <w:numFmt w:val="bullet"/>
      <w:lvlText w:val="o"/>
      <w:lvlJc w:val="left"/>
      <w:pPr>
        <w:ind w:left="3600" w:hanging="360"/>
      </w:pPr>
      <w:rPr>
        <w:rFonts w:ascii="Courier New" w:hAnsi="Courier New" w:hint="default"/>
      </w:rPr>
    </w:lvl>
    <w:lvl w:ilvl="5" w:tplc="E4E4B62E">
      <w:start w:val="1"/>
      <w:numFmt w:val="bullet"/>
      <w:lvlText w:val=""/>
      <w:lvlJc w:val="left"/>
      <w:pPr>
        <w:ind w:left="4320" w:hanging="360"/>
      </w:pPr>
      <w:rPr>
        <w:rFonts w:ascii="Wingdings" w:hAnsi="Wingdings" w:hint="default"/>
      </w:rPr>
    </w:lvl>
    <w:lvl w:ilvl="6" w:tplc="B972FB7A">
      <w:start w:val="1"/>
      <w:numFmt w:val="bullet"/>
      <w:lvlText w:val=""/>
      <w:lvlJc w:val="left"/>
      <w:pPr>
        <w:ind w:left="5040" w:hanging="360"/>
      </w:pPr>
      <w:rPr>
        <w:rFonts w:ascii="Symbol" w:hAnsi="Symbol" w:hint="default"/>
      </w:rPr>
    </w:lvl>
    <w:lvl w:ilvl="7" w:tplc="26EEC6A8">
      <w:start w:val="1"/>
      <w:numFmt w:val="bullet"/>
      <w:lvlText w:val="o"/>
      <w:lvlJc w:val="left"/>
      <w:pPr>
        <w:ind w:left="5760" w:hanging="360"/>
      </w:pPr>
      <w:rPr>
        <w:rFonts w:ascii="Courier New" w:hAnsi="Courier New" w:hint="default"/>
      </w:rPr>
    </w:lvl>
    <w:lvl w:ilvl="8" w:tplc="D0EED1DC">
      <w:start w:val="1"/>
      <w:numFmt w:val="bullet"/>
      <w:lvlText w:val=""/>
      <w:lvlJc w:val="left"/>
      <w:pPr>
        <w:ind w:left="6480" w:hanging="360"/>
      </w:pPr>
      <w:rPr>
        <w:rFonts w:ascii="Wingdings" w:hAnsi="Wingdings" w:hint="default"/>
      </w:rPr>
    </w:lvl>
  </w:abstractNum>
  <w:abstractNum w:abstractNumId="5">
    <w:nsid w:val="3E4EA9B6"/>
    <w:multiLevelType w:val="hybridMultilevel"/>
    <w:tmpl w:val="FFFFFFFF"/>
    <w:lvl w:ilvl="0" w:tplc="D1BCAE9C">
      <w:start w:val="1"/>
      <w:numFmt w:val="bullet"/>
      <w:lvlText w:val=""/>
      <w:lvlJc w:val="left"/>
      <w:pPr>
        <w:ind w:left="720" w:hanging="360"/>
      </w:pPr>
      <w:rPr>
        <w:rFonts w:ascii="Symbol" w:hAnsi="Symbol" w:hint="default"/>
      </w:rPr>
    </w:lvl>
    <w:lvl w:ilvl="1" w:tplc="0EC058B6">
      <w:start w:val="1"/>
      <w:numFmt w:val="bullet"/>
      <w:lvlText w:val="o"/>
      <w:lvlJc w:val="left"/>
      <w:pPr>
        <w:ind w:left="1440" w:hanging="360"/>
      </w:pPr>
      <w:rPr>
        <w:rFonts w:ascii="Courier New" w:hAnsi="Courier New" w:hint="default"/>
      </w:rPr>
    </w:lvl>
    <w:lvl w:ilvl="2" w:tplc="C9A08E86">
      <w:start w:val="1"/>
      <w:numFmt w:val="bullet"/>
      <w:lvlText w:val=""/>
      <w:lvlJc w:val="left"/>
      <w:pPr>
        <w:ind w:left="2160" w:hanging="360"/>
      </w:pPr>
      <w:rPr>
        <w:rFonts w:ascii="Wingdings" w:hAnsi="Wingdings" w:hint="default"/>
      </w:rPr>
    </w:lvl>
    <w:lvl w:ilvl="3" w:tplc="25B04EDE">
      <w:start w:val="1"/>
      <w:numFmt w:val="bullet"/>
      <w:lvlText w:val=""/>
      <w:lvlJc w:val="left"/>
      <w:pPr>
        <w:ind w:left="2880" w:hanging="360"/>
      </w:pPr>
      <w:rPr>
        <w:rFonts w:ascii="Symbol" w:hAnsi="Symbol" w:hint="default"/>
      </w:rPr>
    </w:lvl>
    <w:lvl w:ilvl="4" w:tplc="EB162B76">
      <w:start w:val="1"/>
      <w:numFmt w:val="bullet"/>
      <w:lvlText w:val="o"/>
      <w:lvlJc w:val="left"/>
      <w:pPr>
        <w:ind w:left="3600" w:hanging="360"/>
      </w:pPr>
      <w:rPr>
        <w:rFonts w:ascii="Courier New" w:hAnsi="Courier New" w:hint="default"/>
      </w:rPr>
    </w:lvl>
    <w:lvl w:ilvl="5" w:tplc="CF80174C">
      <w:start w:val="1"/>
      <w:numFmt w:val="bullet"/>
      <w:lvlText w:val=""/>
      <w:lvlJc w:val="left"/>
      <w:pPr>
        <w:ind w:left="4320" w:hanging="360"/>
      </w:pPr>
      <w:rPr>
        <w:rFonts w:ascii="Wingdings" w:hAnsi="Wingdings" w:hint="default"/>
      </w:rPr>
    </w:lvl>
    <w:lvl w:ilvl="6" w:tplc="336E5A50">
      <w:start w:val="1"/>
      <w:numFmt w:val="bullet"/>
      <w:lvlText w:val=""/>
      <w:lvlJc w:val="left"/>
      <w:pPr>
        <w:ind w:left="5040" w:hanging="360"/>
      </w:pPr>
      <w:rPr>
        <w:rFonts w:ascii="Symbol" w:hAnsi="Symbol" w:hint="default"/>
      </w:rPr>
    </w:lvl>
    <w:lvl w:ilvl="7" w:tplc="4AC4B9C0">
      <w:start w:val="1"/>
      <w:numFmt w:val="bullet"/>
      <w:lvlText w:val="o"/>
      <w:lvlJc w:val="left"/>
      <w:pPr>
        <w:ind w:left="5760" w:hanging="360"/>
      </w:pPr>
      <w:rPr>
        <w:rFonts w:ascii="Courier New" w:hAnsi="Courier New" w:hint="default"/>
      </w:rPr>
    </w:lvl>
    <w:lvl w:ilvl="8" w:tplc="8152C37E">
      <w:start w:val="1"/>
      <w:numFmt w:val="bullet"/>
      <w:lvlText w:val=""/>
      <w:lvlJc w:val="left"/>
      <w:pPr>
        <w:ind w:left="6480" w:hanging="360"/>
      </w:pPr>
      <w:rPr>
        <w:rFonts w:ascii="Wingdings" w:hAnsi="Wingdings" w:hint="default"/>
      </w:rPr>
    </w:lvl>
  </w:abstractNum>
  <w:abstractNum w:abstractNumId="6">
    <w:nsid w:val="4D5146BB"/>
    <w:multiLevelType w:val="hybridMultilevel"/>
    <w:tmpl w:val="FFFFFFFF"/>
    <w:lvl w:ilvl="0" w:tplc="1DF00594">
      <w:start w:val="1"/>
      <w:numFmt w:val="bullet"/>
      <w:lvlText w:val=""/>
      <w:lvlJc w:val="left"/>
      <w:pPr>
        <w:ind w:left="720" w:hanging="360"/>
      </w:pPr>
      <w:rPr>
        <w:rFonts w:ascii="Symbol" w:hAnsi="Symbol" w:hint="default"/>
      </w:rPr>
    </w:lvl>
    <w:lvl w:ilvl="1" w:tplc="8196F7E0">
      <w:start w:val="1"/>
      <w:numFmt w:val="bullet"/>
      <w:lvlText w:val="o"/>
      <w:lvlJc w:val="left"/>
      <w:pPr>
        <w:ind w:left="1440" w:hanging="360"/>
      </w:pPr>
      <w:rPr>
        <w:rFonts w:ascii="Courier New" w:hAnsi="Courier New" w:hint="default"/>
      </w:rPr>
    </w:lvl>
    <w:lvl w:ilvl="2" w:tplc="04BC0CA6">
      <w:start w:val="1"/>
      <w:numFmt w:val="bullet"/>
      <w:lvlText w:val=""/>
      <w:lvlJc w:val="left"/>
      <w:pPr>
        <w:ind w:left="2160" w:hanging="360"/>
      </w:pPr>
      <w:rPr>
        <w:rFonts w:ascii="Wingdings" w:hAnsi="Wingdings" w:hint="default"/>
      </w:rPr>
    </w:lvl>
    <w:lvl w:ilvl="3" w:tplc="BEF8DF52">
      <w:start w:val="1"/>
      <w:numFmt w:val="bullet"/>
      <w:lvlText w:val=""/>
      <w:lvlJc w:val="left"/>
      <w:pPr>
        <w:ind w:left="2880" w:hanging="360"/>
      </w:pPr>
      <w:rPr>
        <w:rFonts w:ascii="Symbol" w:hAnsi="Symbol" w:hint="default"/>
      </w:rPr>
    </w:lvl>
    <w:lvl w:ilvl="4" w:tplc="10B8C778">
      <w:start w:val="1"/>
      <w:numFmt w:val="bullet"/>
      <w:lvlText w:val="o"/>
      <w:lvlJc w:val="left"/>
      <w:pPr>
        <w:ind w:left="3600" w:hanging="360"/>
      </w:pPr>
      <w:rPr>
        <w:rFonts w:ascii="Courier New" w:hAnsi="Courier New" w:hint="default"/>
      </w:rPr>
    </w:lvl>
    <w:lvl w:ilvl="5" w:tplc="BDB68CA4">
      <w:start w:val="1"/>
      <w:numFmt w:val="bullet"/>
      <w:lvlText w:val=""/>
      <w:lvlJc w:val="left"/>
      <w:pPr>
        <w:ind w:left="4320" w:hanging="360"/>
      </w:pPr>
      <w:rPr>
        <w:rFonts w:ascii="Wingdings" w:hAnsi="Wingdings" w:hint="default"/>
      </w:rPr>
    </w:lvl>
    <w:lvl w:ilvl="6" w:tplc="D9B69B5A">
      <w:start w:val="1"/>
      <w:numFmt w:val="bullet"/>
      <w:lvlText w:val=""/>
      <w:lvlJc w:val="left"/>
      <w:pPr>
        <w:ind w:left="5040" w:hanging="360"/>
      </w:pPr>
      <w:rPr>
        <w:rFonts w:ascii="Symbol" w:hAnsi="Symbol" w:hint="default"/>
      </w:rPr>
    </w:lvl>
    <w:lvl w:ilvl="7" w:tplc="36D60866">
      <w:start w:val="1"/>
      <w:numFmt w:val="bullet"/>
      <w:lvlText w:val="o"/>
      <w:lvlJc w:val="left"/>
      <w:pPr>
        <w:ind w:left="5760" w:hanging="360"/>
      </w:pPr>
      <w:rPr>
        <w:rFonts w:ascii="Courier New" w:hAnsi="Courier New" w:hint="default"/>
      </w:rPr>
    </w:lvl>
    <w:lvl w:ilvl="8" w:tplc="919A2D30">
      <w:start w:val="1"/>
      <w:numFmt w:val="bullet"/>
      <w:lvlText w:val=""/>
      <w:lvlJc w:val="left"/>
      <w:pPr>
        <w:ind w:left="6480" w:hanging="360"/>
      </w:pPr>
      <w:rPr>
        <w:rFonts w:ascii="Wingdings" w:hAnsi="Wingdings" w:hint="default"/>
      </w:rPr>
    </w:lvl>
  </w:abstractNum>
  <w:abstractNum w:abstractNumId="7">
    <w:nsid w:val="616A508E"/>
    <w:multiLevelType w:val="hybridMultilevel"/>
    <w:tmpl w:val="FFFFFFFF"/>
    <w:lvl w:ilvl="0" w:tplc="2376C87E">
      <w:start w:val="1"/>
      <w:numFmt w:val="bullet"/>
      <w:lvlText w:val=""/>
      <w:lvlJc w:val="left"/>
      <w:pPr>
        <w:ind w:left="720" w:hanging="360"/>
      </w:pPr>
      <w:rPr>
        <w:rFonts w:ascii="Symbol" w:hAnsi="Symbol" w:hint="default"/>
      </w:rPr>
    </w:lvl>
    <w:lvl w:ilvl="1" w:tplc="05CE3026">
      <w:start w:val="1"/>
      <w:numFmt w:val="bullet"/>
      <w:lvlText w:val="o"/>
      <w:lvlJc w:val="left"/>
      <w:pPr>
        <w:ind w:left="1440" w:hanging="360"/>
      </w:pPr>
      <w:rPr>
        <w:rFonts w:ascii="Courier New" w:hAnsi="Courier New" w:hint="default"/>
      </w:rPr>
    </w:lvl>
    <w:lvl w:ilvl="2" w:tplc="A92C6744">
      <w:start w:val="1"/>
      <w:numFmt w:val="bullet"/>
      <w:lvlText w:val=""/>
      <w:lvlJc w:val="left"/>
      <w:pPr>
        <w:ind w:left="2160" w:hanging="360"/>
      </w:pPr>
      <w:rPr>
        <w:rFonts w:ascii="Wingdings" w:hAnsi="Wingdings" w:hint="default"/>
      </w:rPr>
    </w:lvl>
    <w:lvl w:ilvl="3" w:tplc="1CA66942">
      <w:start w:val="1"/>
      <w:numFmt w:val="bullet"/>
      <w:lvlText w:val=""/>
      <w:lvlJc w:val="left"/>
      <w:pPr>
        <w:ind w:left="2880" w:hanging="360"/>
      </w:pPr>
      <w:rPr>
        <w:rFonts w:ascii="Symbol" w:hAnsi="Symbol" w:hint="default"/>
      </w:rPr>
    </w:lvl>
    <w:lvl w:ilvl="4" w:tplc="7EA62D94">
      <w:start w:val="1"/>
      <w:numFmt w:val="bullet"/>
      <w:lvlText w:val="o"/>
      <w:lvlJc w:val="left"/>
      <w:pPr>
        <w:ind w:left="3600" w:hanging="360"/>
      </w:pPr>
      <w:rPr>
        <w:rFonts w:ascii="Courier New" w:hAnsi="Courier New" w:hint="default"/>
      </w:rPr>
    </w:lvl>
    <w:lvl w:ilvl="5" w:tplc="CF1E3D3A">
      <w:start w:val="1"/>
      <w:numFmt w:val="bullet"/>
      <w:lvlText w:val=""/>
      <w:lvlJc w:val="left"/>
      <w:pPr>
        <w:ind w:left="4320" w:hanging="360"/>
      </w:pPr>
      <w:rPr>
        <w:rFonts w:ascii="Wingdings" w:hAnsi="Wingdings" w:hint="default"/>
      </w:rPr>
    </w:lvl>
    <w:lvl w:ilvl="6" w:tplc="2E84F136">
      <w:start w:val="1"/>
      <w:numFmt w:val="bullet"/>
      <w:lvlText w:val=""/>
      <w:lvlJc w:val="left"/>
      <w:pPr>
        <w:ind w:left="5040" w:hanging="360"/>
      </w:pPr>
      <w:rPr>
        <w:rFonts w:ascii="Symbol" w:hAnsi="Symbol" w:hint="default"/>
      </w:rPr>
    </w:lvl>
    <w:lvl w:ilvl="7" w:tplc="685ABAE0">
      <w:start w:val="1"/>
      <w:numFmt w:val="bullet"/>
      <w:lvlText w:val="o"/>
      <w:lvlJc w:val="left"/>
      <w:pPr>
        <w:ind w:left="5760" w:hanging="360"/>
      </w:pPr>
      <w:rPr>
        <w:rFonts w:ascii="Courier New" w:hAnsi="Courier New" w:hint="default"/>
      </w:rPr>
    </w:lvl>
    <w:lvl w:ilvl="8" w:tplc="DE061058">
      <w:start w:val="1"/>
      <w:numFmt w:val="bullet"/>
      <w:lvlText w:val=""/>
      <w:lvlJc w:val="left"/>
      <w:pPr>
        <w:ind w:left="6480" w:hanging="360"/>
      </w:pPr>
      <w:rPr>
        <w:rFonts w:ascii="Wingdings" w:hAnsi="Wingdings" w:hint="default"/>
      </w:rPr>
    </w:lvl>
  </w:abstractNum>
  <w:abstractNum w:abstractNumId="8">
    <w:nsid w:val="6D152046"/>
    <w:multiLevelType w:val="hybridMultilevel"/>
    <w:tmpl w:val="F688600C"/>
    <w:lvl w:ilvl="0" w:tplc="9470F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535DF9"/>
    <w:multiLevelType w:val="hybridMultilevel"/>
    <w:tmpl w:val="D19AB79C"/>
    <w:lvl w:ilvl="0" w:tplc="58E820F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9"/>
  </w:num>
  <w:num w:numId="5">
    <w:abstractNumId w:val="6"/>
  </w:num>
  <w:num w:numId="6">
    <w:abstractNumId w:val="3"/>
  </w:num>
  <w:num w:numId="7">
    <w:abstractNumId w:val="4"/>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EF"/>
    <w:rsid w:val="000002B7"/>
    <w:rsid w:val="00000E06"/>
    <w:rsid w:val="000046A2"/>
    <w:rsid w:val="00004978"/>
    <w:rsid w:val="00007029"/>
    <w:rsid w:val="00007956"/>
    <w:rsid w:val="00010638"/>
    <w:rsid w:val="00011306"/>
    <w:rsid w:val="00011448"/>
    <w:rsid w:val="00012EE1"/>
    <w:rsid w:val="000154D2"/>
    <w:rsid w:val="000160EE"/>
    <w:rsid w:val="000175F2"/>
    <w:rsid w:val="000179FC"/>
    <w:rsid w:val="00017D4B"/>
    <w:rsid w:val="00020D83"/>
    <w:rsid w:val="00022F62"/>
    <w:rsid w:val="00022FF4"/>
    <w:rsid w:val="000247E6"/>
    <w:rsid w:val="00026EA6"/>
    <w:rsid w:val="0002764C"/>
    <w:rsid w:val="0003112E"/>
    <w:rsid w:val="00033DCA"/>
    <w:rsid w:val="0003452B"/>
    <w:rsid w:val="00037613"/>
    <w:rsid w:val="00043AF8"/>
    <w:rsid w:val="00043E90"/>
    <w:rsid w:val="000474CC"/>
    <w:rsid w:val="00047578"/>
    <w:rsid w:val="000521BD"/>
    <w:rsid w:val="000523F4"/>
    <w:rsid w:val="00052694"/>
    <w:rsid w:val="00053D1D"/>
    <w:rsid w:val="00061162"/>
    <w:rsid w:val="00062A91"/>
    <w:rsid w:val="00065F8F"/>
    <w:rsid w:val="00067A21"/>
    <w:rsid w:val="000712EB"/>
    <w:rsid w:val="00075958"/>
    <w:rsid w:val="000803B1"/>
    <w:rsid w:val="000813E3"/>
    <w:rsid w:val="00083E04"/>
    <w:rsid w:val="00084044"/>
    <w:rsid w:val="0008517F"/>
    <w:rsid w:val="000865FA"/>
    <w:rsid w:val="00092BEE"/>
    <w:rsid w:val="00093C8A"/>
    <w:rsid w:val="00094187"/>
    <w:rsid w:val="00094A58"/>
    <w:rsid w:val="000952CE"/>
    <w:rsid w:val="000979D5"/>
    <w:rsid w:val="00097C30"/>
    <w:rsid w:val="000A4152"/>
    <w:rsid w:val="000A4EE7"/>
    <w:rsid w:val="000A6759"/>
    <w:rsid w:val="000A7691"/>
    <w:rsid w:val="000A7A3B"/>
    <w:rsid w:val="000B0722"/>
    <w:rsid w:val="000B07CE"/>
    <w:rsid w:val="000B1EE2"/>
    <w:rsid w:val="000B446E"/>
    <w:rsid w:val="000B4993"/>
    <w:rsid w:val="000B73C9"/>
    <w:rsid w:val="000C05C9"/>
    <w:rsid w:val="000C2735"/>
    <w:rsid w:val="000C333E"/>
    <w:rsid w:val="000C506E"/>
    <w:rsid w:val="000C54FA"/>
    <w:rsid w:val="000C75BC"/>
    <w:rsid w:val="000D073E"/>
    <w:rsid w:val="000D3F18"/>
    <w:rsid w:val="000D4333"/>
    <w:rsid w:val="000D486E"/>
    <w:rsid w:val="000D7B52"/>
    <w:rsid w:val="000E20F6"/>
    <w:rsid w:val="000E3F0F"/>
    <w:rsid w:val="000F27F0"/>
    <w:rsid w:val="000F60EB"/>
    <w:rsid w:val="000F68D4"/>
    <w:rsid w:val="000F6FE3"/>
    <w:rsid w:val="000F7B85"/>
    <w:rsid w:val="001011BD"/>
    <w:rsid w:val="00101AC7"/>
    <w:rsid w:val="001032CC"/>
    <w:rsid w:val="00103815"/>
    <w:rsid w:val="001058AC"/>
    <w:rsid w:val="001103F5"/>
    <w:rsid w:val="001109CB"/>
    <w:rsid w:val="00111EEB"/>
    <w:rsid w:val="00113965"/>
    <w:rsid w:val="00115045"/>
    <w:rsid w:val="00117DD8"/>
    <w:rsid w:val="00121083"/>
    <w:rsid w:val="00121CD0"/>
    <w:rsid w:val="00123D24"/>
    <w:rsid w:val="001240C2"/>
    <w:rsid w:val="001249FE"/>
    <w:rsid w:val="001262D9"/>
    <w:rsid w:val="001279E4"/>
    <w:rsid w:val="00130CD6"/>
    <w:rsid w:val="001342B3"/>
    <w:rsid w:val="00135802"/>
    <w:rsid w:val="00135C46"/>
    <w:rsid w:val="001370F1"/>
    <w:rsid w:val="00137626"/>
    <w:rsid w:val="001377CC"/>
    <w:rsid w:val="00143996"/>
    <w:rsid w:val="00145789"/>
    <w:rsid w:val="0015034B"/>
    <w:rsid w:val="00150BB3"/>
    <w:rsid w:val="00150CC1"/>
    <w:rsid w:val="001546EF"/>
    <w:rsid w:val="00163DA4"/>
    <w:rsid w:val="0017036F"/>
    <w:rsid w:val="00176AD0"/>
    <w:rsid w:val="00182A6A"/>
    <w:rsid w:val="00184E1C"/>
    <w:rsid w:val="00186BCF"/>
    <w:rsid w:val="0019303B"/>
    <w:rsid w:val="001948AE"/>
    <w:rsid w:val="00194B13"/>
    <w:rsid w:val="00197624"/>
    <w:rsid w:val="001A0009"/>
    <w:rsid w:val="001A1A15"/>
    <w:rsid w:val="001A2B99"/>
    <w:rsid w:val="001A4CCE"/>
    <w:rsid w:val="001A6436"/>
    <w:rsid w:val="001A674A"/>
    <w:rsid w:val="001B1713"/>
    <w:rsid w:val="001B173F"/>
    <w:rsid w:val="001B1CE0"/>
    <w:rsid w:val="001B4477"/>
    <w:rsid w:val="001C0E4F"/>
    <w:rsid w:val="001C1235"/>
    <w:rsid w:val="001C294B"/>
    <w:rsid w:val="001C37C5"/>
    <w:rsid w:val="001D0259"/>
    <w:rsid w:val="001E02A1"/>
    <w:rsid w:val="001E4AE8"/>
    <w:rsid w:val="001E5B3F"/>
    <w:rsid w:val="001E65DC"/>
    <w:rsid w:val="001E767F"/>
    <w:rsid w:val="001F1004"/>
    <w:rsid w:val="001F27E9"/>
    <w:rsid w:val="00202C38"/>
    <w:rsid w:val="0020387C"/>
    <w:rsid w:val="00204387"/>
    <w:rsid w:val="0020500E"/>
    <w:rsid w:val="002073B0"/>
    <w:rsid w:val="00211E00"/>
    <w:rsid w:val="00214EB5"/>
    <w:rsid w:val="00215D37"/>
    <w:rsid w:val="00216178"/>
    <w:rsid w:val="00216D5B"/>
    <w:rsid w:val="00220354"/>
    <w:rsid w:val="002206B8"/>
    <w:rsid w:val="00220DF9"/>
    <w:rsid w:val="00222005"/>
    <w:rsid w:val="002224A2"/>
    <w:rsid w:val="00223854"/>
    <w:rsid w:val="00224F35"/>
    <w:rsid w:val="00226D53"/>
    <w:rsid w:val="00230941"/>
    <w:rsid w:val="00234139"/>
    <w:rsid w:val="0024102C"/>
    <w:rsid w:val="00246E83"/>
    <w:rsid w:val="00247B73"/>
    <w:rsid w:val="00247F6B"/>
    <w:rsid w:val="0025594E"/>
    <w:rsid w:val="00257B67"/>
    <w:rsid w:val="00257D35"/>
    <w:rsid w:val="00257DA0"/>
    <w:rsid w:val="00260FB4"/>
    <w:rsid w:val="00263C62"/>
    <w:rsid w:val="00264EE4"/>
    <w:rsid w:val="00265804"/>
    <w:rsid w:val="002704CF"/>
    <w:rsid w:val="00271FEA"/>
    <w:rsid w:val="00273123"/>
    <w:rsid w:val="00275143"/>
    <w:rsid w:val="002801A6"/>
    <w:rsid w:val="00285A33"/>
    <w:rsid w:val="00287551"/>
    <w:rsid w:val="00291D9C"/>
    <w:rsid w:val="0029345A"/>
    <w:rsid w:val="00293AF3"/>
    <w:rsid w:val="002A094D"/>
    <w:rsid w:val="002A166F"/>
    <w:rsid w:val="002A2198"/>
    <w:rsid w:val="002A4443"/>
    <w:rsid w:val="002A63D0"/>
    <w:rsid w:val="002A6896"/>
    <w:rsid w:val="002A6FDF"/>
    <w:rsid w:val="002B0477"/>
    <w:rsid w:val="002B2040"/>
    <w:rsid w:val="002B2A05"/>
    <w:rsid w:val="002B72BB"/>
    <w:rsid w:val="002B79B9"/>
    <w:rsid w:val="002C4935"/>
    <w:rsid w:val="002C53C8"/>
    <w:rsid w:val="002D1918"/>
    <w:rsid w:val="002D2A7A"/>
    <w:rsid w:val="002D2D73"/>
    <w:rsid w:val="002D658B"/>
    <w:rsid w:val="002D661F"/>
    <w:rsid w:val="002E28A4"/>
    <w:rsid w:val="002E746C"/>
    <w:rsid w:val="002E7BB5"/>
    <w:rsid w:val="002F14F9"/>
    <w:rsid w:val="002F2AB1"/>
    <w:rsid w:val="002F3D8A"/>
    <w:rsid w:val="002F4B00"/>
    <w:rsid w:val="00300499"/>
    <w:rsid w:val="00305E43"/>
    <w:rsid w:val="00307F3C"/>
    <w:rsid w:val="00310791"/>
    <w:rsid w:val="00312CFD"/>
    <w:rsid w:val="00313356"/>
    <w:rsid w:val="0031528B"/>
    <w:rsid w:val="003162C9"/>
    <w:rsid w:val="00317516"/>
    <w:rsid w:val="00323AB1"/>
    <w:rsid w:val="00323EF1"/>
    <w:rsid w:val="00324082"/>
    <w:rsid w:val="0032425F"/>
    <w:rsid w:val="003265A8"/>
    <w:rsid w:val="00331260"/>
    <w:rsid w:val="00332495"/>
    <w:rsid w:val="00333954"/>
    <w:rsid w:val="003363DB"/>
    <w:rsid w:val="00347F9A"/>
    <w:rsid w:val="00351203"/>
    <w:rsid w:val="00352090"/>
    <w:rsid w:val="00353593"/>
    <w:rsid w:val="00361288"/>
    <w:rsid w:val="003624DC"/>
    <w:rsid w:val="003705EE"/>
    <w:rsid w:val="00370A6A"/>
    <w:rsid w:val="003725F1"/>
    <w:rsid w:val="003732E1"/>
    <w:rsid w:val="00374CEB"/>
    <w:rsid w:val="0037649E"/>
    <w:rsid w:val="00376626"/>
    <w:rsid w:val="00376803"/>
    <w:rsid w:val="003806E7"/>
    <w:rsid w:val="0038075E"/>
    <w:rsid w:val="003809BE"/>
    <w:rsid w:val="003845B0"/>
    <w:rsid w:val="003874A7"/>
    <w:rsid w:val="00387C55"/>
    <w:rsid w:val="00387F3A"/>
    <w:rsid w:val="00390D60"/>
    <w:rsid w:val="00392342"/>
    <w:rsid w:val="00397154"/>
    <w:rsid w:val="003A67F0"/>
    <w:rsid w:val="003A6C44"/>
    <w:rsid w:val="003A6DA3"/>
    <w:rsid w:val="003A7CB3"/>
    <w:rsid w:val="003B1B09"/>
    <w:rsid w:val="003B2167"/>
    <w:rsid w:val="003B7A1F"/>
    <w:rsid w:val="003B7A81"/>
    <w:rsid w:val="003C1915"/>
    <w:rsid w:val="003C2FF9"/>
    <w:rsid w:val="003C4996"/>
    <w:rsid w:val="003C7152"/>
    <w:rsid w:val="003D05D7"/>
    <w:rsid w:val="003D7555"/>
    <w:rsid w:val="003E36E4"/>
    <w:rsid w:val="003E4C0D"/>
    <w:rsid w:val="003E646C"/>
    <w:rsid w:val="003E7292"/>
    <w:rsid w:val="003F2346"/>
    <w:rsid w:val="004006DE"/>
    <w:rsid w:val="00400AFE"/>
    <w:rsid w:val="00401834"/>
    <w:rsid w:val="0040190E"/>
    <w:rsid w:val="0040453C"/>
    <w:rsid w:val="004111D2"/>
    <w:rsid w:val="004147F1"/>
    <w:rsid w:val="004158DA"/>
    <w:rsid w:val="0042307A"/>
    <w:rsid w:val="004244EE"/>
    <w:rsid w:val="004253D2"/>
    <w:rsid w:val="00430C32"/>
    <w:rsid w:val="00430F19"/>
    <w:rsid w:val="00431FF7"/>
    <w:rsid w:val="004323DD"/>
    <w:rsid w:val="00432A8B"/>
    <w:rsid w:val="004367C5"/>
    <w:rsid w:val="004418E8"/>
    <w:rsid w:val="00442075"/>
    <w:rsid w:val="0044213F"/>
    <w:rsid w:val="00444734"/>
    <w:rsid w:val="0044561A"/>
    <w:rsid w:val="00446AAA"/>
    <w:rsid w:val="00451FE9"/>
    <w:rsid w:val="00452835"/>
    <w:rsid w:val="004569A0"/>
    <w:rsid w:val="004628DE"/>
    <w:rsid w:val="00463785"/>
    <w:rsid w:val="004643FA"/>
    <w:rsid w:val="00465A9A"/>
    <w:rsid w:val="00465DF0"/>
    <w:rsid w:val="0046753B"/>
    <w:rsid w:val="004709E5"/>
    <w:rsid w:val="004712FC"/>
    <w:rsid w:val="00471548"/>
    <w:rsid w:val="004746E7"/>
    <w:rsid w:val="0047530A"/>
    <w:rsid w:val="004773A1"/>
    <w:rsid w:val="004802CC"/>
    <w:rsid w:val="00481ECE"/>
    <w:rsid w:val="004845F3"/>
    <w:rsid w:val="004854E6"/>
    <w:rsid w:val="00487B3B"/>
    <w:rsid w:val="00489204"/>
    <w:rsid w:val="00490DA9"/>
    <w:rsid w:val="0049142F"/>
    <w:rsid w:val="0049277C"/>
    <w:rsid w:val="00492C67"/>
    <w:rsid w:val="0049367F"/>
    <w:rsid w:val="004943F4"/>
    <w:rsid w:val="004A3C22"/>
    <w:rsid w:val="004A76B5"/>
    <w:rsid w:val="004B13EA"/>
    <w:rsid w:val="004B3B82"/>
    <w:rsid w:val="004B7FC3"/>
    <w:rsid w:val="004C0E82"/>
    <w:rsid w:val="004C241E"/>
    <w:rsid w:val="004C348F"/>
    <w:rsid w:val="004C431E"/>
    <w:rsid w:val="004C53B8"/>
    <w:rsid w:val="004C75CF"/>
    <w:rsid w:val="004C77D2"/>
    <w:rsid w:val="004D2996"/>
    <w:rsid w:val="004D353D"/>
    <w:rsid w:val="004D4398"/>
    <w:rsid w:val="004E0F6A"/>
    <w:rsid w:val="004E189C"/>
    <w:rsid w:val="004E2C93"/>
    <w:rsid w:val="004E4CD0"/>
    <w:rsid w:val="004E5458"/>
    <w:rsid w:val="004E5CC2"/>
    <w:rsid w:val="004E5EEB"/>
    <w:rsid w:val="004E6CEA"/>
    <w:rsid w:val="004E6FD6"/>
    <w:rsid w:val="004F18C6"/>
    <w:rsid w:val="004F23C7"/>
    <w:rsid w:val="004F2972"/>
    <w:rsid w:val="004F5068"/>
    <w:rsid w:val="0050074B"/>
    <w:rsid w:val="00507DA8"/>
    <w:rsid w:val="00512036"/>
    <w:rsid w:val="00513098"/>
    <w:rsid w:val="0051445D"/>
    <w:rsid w:val="0051779A"/>
    <w:rsid w:val="00521DCF"/>
    <w:rsid w:val="005279E1"/>
    <w:rsid w:val="00531667"/>
    <w:rsid w:val="00531E21"/>
    <w:rsid w:val="0053228B"/>
    <w:rsid w:val="00533E79"/>
    <w:rsid w:val="0053796F"/>
    <w:rsid w:val="0054177D"/>
    <w:rsid w:val="005464CD"/>
    <w:rsid w:val="00546A2B"/>
    <w:rsid w:val="005508FC"/>
    <w:rsid w:val="00550B11"/>
    <w:rsid w:val="00553064"/>
    <w:rsid w:val="00554056"/>
    <w:rsid w:val="00554F5D"/>
    <w:rsid w:val="00555B73"/>
    <w:rsid w:val="00563CEB"/>
    <w:rsid w:val="005705FE"/>
    <w:rsid w:val="005712E7"/>
    <w:rsid w:val="00580FC1"/>
    <w:rsid w:val="0058362B"/>
    <w:rsid w:val="005858F9"/>
    <w:rsid w:val="005865C1"/>
    <w:rsid w:val="00586EEC"/>
    <w:rsid w:val="00593627"/>
    <w:rsid w:val="00594C0A"/>
    <w:rsid w:val="00594DA9"/>
    <w:rsid w:val="00596E4B"/>
    <w:rsid w:val="005A0CFC"/>
    <w:rsid w:val="005A257A"/>
    <w:rsid w:val="005A2C37"/>
    <w:rsid w:val="005A2F8F"/>
    <w:rsid w:val="005A33D7"/>
    <w:rsid w:val="005A3549"/>
    <w:rsid w:val="005A5762"/>
    <w:rsid w:val="005B0BA4"/>
    <w:rsid w:val="005B2853"/>
    <w:rsid w:val="005B5119"/>
    <w:rsid w:val="005B601E"/>
    <w:rsid w:val="005B762E"/>
    <w:rsid w:val="005C2DA5"/>
    <w:rsid w:val="005C4E22"/>
    <w:rsid w:val="005C5303"/>
    <w:rsid w:val="005C6AD7"/>
    <w:rsid w:val="005D0C3E"/>
    <w:rsid w:val="005D256F"/>
    <w:rsid w:val="005D335A"/>
    <w:rsid w:val="005D33FA"/>
    <w:rsid w:val="005E4CC3"/>
    <w:rsid w:val="005E58D3"/>
    <w:rsid w:val="005E5E6D"/>
    <w:rsid w:val="005E643D"/>
    <w:rsid w:val="005E7FB7"/>
    <w:rsid w:val="005F061F"/>
    <w:rsid w:val="005F1A37"/>
    <w:rsid w:val="005F1D1B"/>
    <w:rsid w:val="005F2C39"/>
    <w:rsid w:val="005F39C7"/>
    <w:rsid w:val="005F64B9"/>
    <w:rsid w:val="005F663D"/>
    <w:rsid w:val="005F678E"/>
    <w:rsid w:val="006053E7"/>
    <w:rsid w:val="00607BE2"/>
    <w:rsid w:val="00610007"/>
    <w:rsid w:val="006108C3"/>
    <w:rsid w:val="00612104"/>
    <w:rsid w:val="0061579B"/>
    <w:rsid w:val="006215BF"/>
    <w:rsid w:val="0062426E"/>
    <w:rsid w:val="00624802"/>
    <w:rsid w:val="006264F9"/>
    <w:rsid w:val="00626957"/>
    <w:rsid w:val="006301F2"/>
    <w:rsid w:val="00630620"/>
    <w:rsid w:val="00633A56"/>
    <w:rsid w:val="00635894"/>
    <w:rsid w:val="00636998"/>
    <w:rsid w:val="0064025E"/>
    <w:rsid w:val="006513FF"/>
    <w:rsid w:val="00652639"/>
    <w:rsid w:val="00654EBE"/>
    <w:rsid w:val="00655CF4"/>
    <w:rsid w:val="00655D65"/>
    <w:rsid w:val="006637E1"/>
    <w:rsid w:val="00664398"/>
    <w:rsid w:val="00667586"/>
    <w:rsid w:val="00671BC0"/>
    <w:rsid w:val="00674C3E"/>
    <w:rsid w:val="00677BBD"/>
    <w:rsid w:val="00680924"/>
    <w:rsid w:val="0068333D"/>
    <w:rsid w:val="00683527"/>
    <w:rsid w:val="00683C55"/>
    <w:rsid w:val="00684F32"/>
    <w:rsid w:val="00694325"/>
    <w:rsid w:val="00694434"/>
    <w:rsid w:val="006A0957"/>
    <w:rsid w:val="006A21BD"/>
    <w:rsid w:val="006A25FE"/>
    <w:rsid w:val="006B3D6B"/>
    <w:rsid w:val="006B65A2"/>
    <w:rsid w:val="006B7B59"/>
    <w:rsid w:val="006B7D13"/>
    <w:rsid w:val="006C1841"/>
    <w:rsid w:val="006C1E3D"/>
    <w:rsid w:val="006C2382"/>
    <w:rsid w:val="006C34C0"/>
    <w:rsid w:val="006C697A"/>
    <w:rsid w:val="006D0907"/>
    <w:rsid w:val="006E1D58"/>
    <w:rsid w:val="006E1F4B"/>
    <w:rsid w:val="006E3CA8"/>
    <w:rsid w:val="006E3F48"/>
    <w:rsid w:val="006E4C1E"/>
    <w:rsid w:val="006F415F"/>
    <w:rsid w:val="006F50BB"/>
    <w:rsid w:val="006F583A"/>
    <w:rsid w:val="006F5934"/>
    <w:rsid w:val="006F68B3"/>
    <w:rsid w:val="006F72D7"/>
    <w:rsid w:val="006F7D3F"/>
    <w:rsid w:val="00700CE9"/>
    <w:rsid w:val="0070275B"/>
    <w:rsid w:val="007059AC"/>
    <w:rsid w:val="00706023"/>
    <w:rsid w:val="00706592"/>
    <w:rsid w:val="00712B00"/>
    <w:rsid w:val="00712D60"/>
    <w:rsid w:val="00713124"/>
    <w:rsid w:val="00713448"/>
    <w:rsid w:val="00714F9B"/>
    <w:rsid w:val="00715BD1"/>
    <w:rsid w:val="00721907"/>
    <w:rsid w:val="00723649"/>
    <w:rsid w:val="007247C2"/>
    <w:rsid w:val="00724F90"/>
    <w:rsid w:val="0073465B"/>
    <w:rsid w:val="007352DC"/>
    <w:rsid w:val="00735353"/>
    <w:rsid w:val="007371D6"/>
    <w:rsid w:val="00737C4E"/>
    <w:rsid w:val="007410A0"/>
    <w:rsid w:val="00744D0A"/>
    <w:rsid w:val="00746B24"/>
    <w:rsid w:val="0075288B"/>
    <w:rsid w:val="00752DC6"/>
    <w:rsid w:val="00753A78"/>
    <w:rsid w:val="007567BB"/>
    <w:rsid w:val="0075749D"/>
    <w:rsid w:val="00757790"/>
    <w:rsid w:val="0076125F"/>
    <w:rsid w:val="0076303E"/>
    <w:rsid w:val="00763941"/>
    <w:rsid w:val="0076456A"/>
    <w:rsid w:val="0076460B"/>
    <w:rsid w:val="00765B7A"/>
    <w:rsid w:val="00766070"/>
    <w:rsid w:val="00766563"/>
    <w:rsid w:val="007667A0"/>
    <w:rsid w:val="00767A38"/>
    <w:rsid w:val="00767B8C"/>
    <w:rsid w:val="00770B24"/>
    <w:rsid w:val="00774ADD"/>
    <w:rsid w:val="00775268"/>
    <w:rsid w:val="00780C62"/>
    <w:rsid w:val="00781699"/>
    <w:rsid w:val="00783035"/>
    <w:rsid w:val="00783D35"/>
    <w:rsid w:val="00785147"/>
    <w:rsid w:val="00785734"/>
    <w:rsid w:val="00786A56"/>
    <w:rsid w:val="00795985"/>
    <w:rsid w:val="007966D9"/>
    <w:rsid w:val="007971E8"/>
    <w:rsid w:val="007A1358"/>
    <w:rsid w:val="007A5004"/>
    <w:rsid w:val="007A6F7C"/>
    <w:rsid w:val="007B0982"/>
    <w:rsid w:val="007B0F2D"/>
    <w:rsid w:val="007B2978"/>
    <w:rsid w:val="007B3033"/>
    <w:rsid w:val="007B3053"/>
    <w:rsid w:val="007B3ED2"/>
    <w:rsid w:val="007C0550"/>
    <w:rsid w:val="007C2DC7"/>
    <w:rsid w:val="007C5426"/>
    <w:rsid w:val="007C5D42"/>
    <w:rsid w:val="007C6954"/>
    <w:rsid w:val="007D066B"/>
    <w:rsid w:val="007D633E"/>
    <w:rsid w:val="007D7477"/>
    <w:rsid w:val="007D7BB4"/>
    <w:rsid w:val="007E08A4"/>
    <w:rsid w:val="007E1166"/>
    <w:rsid w:val="007E2ED8"/>
    <w:rsid w:val="007E3A17"/>
    <w:rsid w:val="007E3ABB"/>
    <w:rsid w:val="007E3E45"/>
    <w:rsid w:val="007E4AFC"/>
    <w:rsid w:val="007F1607"/>
    <w:rsid w:val="008015F4"/>
    <w:rsid w:val="00802A8B"/>
    <w:rsid w:val="008044B1"/>
    <w:rsid w:val="00805BBD"/>
    <w:rsid w:val="00807EF7"/>
    <w:rsid w:val="00810802"/>
    <w:rsid w:val="00810C20"/>
    <w:rsid w:val="00811FF8"/>
    <w:rsid w:val="00815B1E"/>
    <w:rsid w:val="00815FFF"/>
    <w:rsid w:val="00816D73"/>
    <w:rsid w:val="008179C3"/>
    <w:rsid w:val="00825405"/>
    <w:rsid w:val="0082700A"/>
    <w:rsid w:val="00832382"/>
    <w:rsid w:val="00837014"/>
    <w:rsid w:val="00837B6C"/>
    <w:rsid w:val="00842FA6"/>
    <w:rsid w:val="00844AFC"/>
    <w:rsid w:val="00845B6F"/>
    <w:rsid w:val="008461FC"/>
    <w:rsid w:val="0085273A"/>
    <w:rsid w:val="00852773"/>
    <w:rsid w:val="008528E3"/>
    <w:rsid w:val="00853E0B"/>
    <w:rsid w:val="00854CC2"/>
    <w:rsid w:val="00854F09"/>
    <w:rsid w:val="0085619E"/>
    <w:rsid w:val="00857B2D"/>
    <w:rsid w:val="00857E93"/>
    <w:rsid w:val="00860758"/>
    <w:rsid w:val="00862234"/>
    <w:rsid w:val="00862B49"/>
    <w:rsid w:val="0086505E"/>
    <w:rsid w:val="008659A8"/>
    <w:rsid w:val="00870229"/>
    <w:rsid w:val="00870812"/>
    <w:rsid w:val="00870D28"/>
    <w:rsid w:val="008736D9"/>
    <w:rsid w:val="00875EBD"/>
    <w:rsid w:val="008810BE"/>
    <w:rsid w:val="00881A90"/>
    <w:rsid w:val="0088266C"/>
    <w:rsid w:val="00883BEF"/>
    <w:rsid w:val="00884148"/>
    <w:rsid w:val="00886528"/>
    <w:rsid w:val="008913DE"/>
    <w:rsid w:val="00893FF7"/>
    <w:rsid w:val="00897709"/>
    <w:rsid w:val="008A0C18"/>
    <w:rsid w:val="008A7CA6"/>
    <w:rsid w:val="008B74D8"/>
    <w:rsid w:val="008C0E91"/>
    <w:rsid w:val="008C16CE"/>
    <w:rsid w:val="008C78F7"/>
    <w:rsid w:val="008D366D"/>
    <w:rsid w:val="008E5531"/>
    <w:rsid w:val="008E7E20"/>
    <w:rsid w:val="008F1A63"/>
    <w:rsid w:val="008F513E"/>
    <w:rsid w:val="008F6D5D"/>
    <w:rsid w:val="00900592"/>
    <w:rsid w:val="009012C9"/>
    <w:rsid w:val="0090186E"/>
    <w:rsid w:val="00901E09"/>
    <w:rsid w:val="00902D06"/>
    <w:rsid w:val="009055EC"/>
    <w:rsid w:val="00907014"/>
    <w:rsid w:val="009079C0"/>
    <w:rsid w:val="009106D8"/>
    <w:rsid w:val="00912651"/>
    <w:rsid w:val="009206DC"/>
    <w:rsid w:val="00920EBB"/>
    <w:rsid w:val="009234CD"/>
    <w:rsid w:val="0093099C"/>
    <w:rsid w:val="00931DE8"/>
    <w:rsid w:val="0093356A"/>
    <w:rsid w:val="00933A6C"/>
    <w:rsid w:val="0093739C"/>
    <w:rsid w:val="009417AE"/>
    <w:rsid w:val="009417FC"/>
    <w:rsid w:val="0094440E"/>
    <w:rsid w:val="00944625"/>
    <w:rsid w:val="009465C2"/>
    <w:rsid w:val="009517E2"/>
    <w:rsid w:val="00951CF4"/>
    <w:rsid w:val="009548B7"/>
    <w:rsid w:val="009549C4"/>
    <w:rsid w:val="00956501"/>
    <w:rsid w:val="0095652E"/>
    <w:rsid w:val="0095747B"/>
    <w:rsid w:val="00961CA5"/>
    <w:rsid w:val="00961DC4"/>
    <w:rsid w:val="0096210C"/>
    <w:rsid w:val="009650C0"/>
    <w:rsid w:val="00965A68"/>
    <w:rsid w:val="00965A81"/>
    <w:rsid w:val="00966D42"/>
    <w:rsid w:val="00966FC1"/>
    <w:rsid w:val="0096713B"/>
    <w:rsid w:val="009701D5"/>
    <w:rsid w:val="0097065B"/>
    <w:rsid w:val="00970A8C"/>
    <w:rsid w:val="00973DB5"/>
    <w:rsid w:val="009763E7"/>
    <w:rsid w:val="009810B2"/>
    <w:rsid w:val="009831F5"/>
    <w:rsid w:val="009856F5"/>
    <w:rsid w:val="00985E3A"/>
    <w:rsid w:val="00992AA8"/>
    <w:rsid w:val="00996FB8"/>
    <w:rsid w:val="009A3B14"/>
    <w:rsid w:val="009A4511"/>
    <w:rsid w:val="009A62CF"/>
    <w:rsid w:val="009A63F8"/>
    <w:rsid w:val="009B3E7A"/>
    <w:rsid w:val="009B6165"/>
    <w:rsid w:val="009C0B4F"/>
    <w:rsid w:val="009C2034"/>
    <w:rsid w:val="009C20BA"/>
    <w:rsid w:val="009C282A"/>
    <w:rsid w:val="009D0D8B"/>
    <w:rsid w:val="009D279B"/>
    <w:rsid w:val="009D3C3E"/>
    <w:rsid w:val="009D4536"/>
    <w:rsid w:val="009D7041"/>
    <w:rsid w:val="009D7896"/>
    <w:rsid w:val="009E0FBE"/>
    <w:rsid w:val="009E10A5"/>
    <w:rsid w:val="009E26D8"/>
    <w:rsid w:val="009E3A3E"/>
    <w:rsid w:val="009F15BD"/>
    <w:rsid w:val="009F4EE7"/>
    <w:rsid w:val="009F4F6D"/>
    <w:rsid w:val="009F5B56"/>
    <w:rsid w:val="009F5C95"/>
    <w:rsid w:val="00A00F2A"/>
    <w:rsid w:val="00A03AE7"/>
    <w:rsid w:val="00A04693"/>
    <w:rsid w:val="00A061E0"/>
    <w:rsid w:val="00A072FA"/>
    <w:rsid w:val="00A07D26"/>
    <w:rsid w:val="00A07DDF"/>
    <w:rsid w:val="00A107F6"/>
    <w:rsid w:val="00A167DC"/>
    <w:rsid w:val="00A20118"/>
    <w:rsid w:val="00A24C7F"/>
    <w:rsid w:val="00A25345"/>
    <w:rsid w:val="00A2643A"/>
    <w:rsid w:val="00A2646F"/>
    <w:rsid w:val="00A26D6B"/>
    <w:rsid w:val="00A30402"/>
    <w:rsid w:val="00A31FDE"/>
    <w:rsid w:val="00A32E78"/>
    <w:rsid w:val="00A33EFD"/>
    <w:rsid w:val="00A35926"/>
    <w:rsid w:val="00A359D9"/>
    <w:rsid w:val="00A3694E"/>
    <w:rsid w:val="00A36DEF"/>
    <w:rsid w:val="00A4272E"/>
    <w:rsid w:val="00A42E1E"/>
    <w:rsid w:val="00A46207"/>
    <w:rsid w:val="00A46819"/>
    <w:rsid w:val="00A47DD4"/>
    <w:rsid w:val="00A53801"/>
    <w:rsid w:val="00A53A30"/>
    <w:rsid w:val="00A55E68"/>
    <w:rsid w:val="00A56E5A"/>
    <w:rsid w:val="00A56FA7"/>
    <w:rsid w:val="00A57106"/>
    <w:rsid w:val="00A617DA"/>
    <w:rsid w:val="00A63483"/>
    <w:rsid w:val="00A6531E"/>
    <w:rsid w:val="00A65636"/>
    <w:rsid w:val="00A65AEC"/>
    <w:rsid w:val="00A661E0"/>
    <w:rsid w:val="00A678E8"/>
    <w:rsid w:val="00A72068"/>
    <w:rsid w:val="00A729E0"/>
    <w:rsid w:val="00A72BA8"/>
    <w:rsid w:val="00A745B0"/>
    <w:rsid w:val="00A76602"/>
    <w:rsid w:val="00A86939"/>
    <w:rsid w:val="00A91D57"/>
    <w:rsid w:val="00A95AB8"/>
    <w:rsid w:val="00A961E4"/>
    <w:rsid w:val="00A96572"/>
    <w:rsid w:val="00AA287E"/>
    <w:rsid w:val="00AA471A"/>
    <w:rsid w:val="00AA4D05"/>
    <w:rsid w:val="00AA4EB1"/>
    <w:rsid w:val="00AA50D9"/>
    <w:rsid w:val="00AA5BC0"/>
    <w:rsid w:val="00AA5C69"/>
    <w:rsid w:val="00AA72D8"/>
    <w:rsid w:val="00AB040D"/>
    <w:rsid w:val="00AB18F5"/>
    <w:rsid w:val="00AB1A47"/>
    <w:rsid w:val="00AB2C4D"/>
    <w:rsid w:val="00AB355D"/>
    <w:rsid w:val="00AB5297"/>
    <w:rsid w:val="00AC2981"/>
    <w:rsid w:val="00AC31A5"/>
    <w:rsid w:val="00AC359B"/>
    <w:rsid w:val="00AC72B9"/>
    <w:rsid w:val="00AD4A6E"/>
    <w:rsid w:val="00AE15DC"/>
    <w:rsid w:val="00AE2886"/>
    <w:rsid w:val="00AE3F0D"/>
    <w:rsid w:val="00AE45E9"/>
    <w:rsid w:val="00AE4CF6"/>
    <w:rsid w:val="00AE52A4"/>
    <w:rsid w:val="00AE6E27"/>
    <w:rsid w:val="00AE7DE1"/>
    <w:rsid w:val="00AF0916"/>
    <w:rsid w:val="00B00890"/>
    <w:rsid w:val="00B00A7A"/>
    <w:rsid w:val="00B022D7"/>
    <w:rsid w:val="00B023F5"/>
    <w:rsid w:val="00B03D27"/>
    <w:rsid w:val="00B04EC0"/>
    <w:rsid w:val="00B055DA"/>
    <w:rsid w:val="00B05FF4"/>
    <w:rsid w:val="00B105B2"/>
    <w:rsid w:val="00B10BFB"/>
    <w:rsid w:val="00B118E4"/>
    <w:rsid w:val="00B122D6"/>
    <w:rsid w:val="00B14D75"/>
    <w:rsid w:val="00B23752"/>
    <w:rsid w:val="00B24C02"/>
    <w:rsid w:val="00B251D0"/>
    <w:rsid w:val="00B27398"/>
    <w:rsid w:val="00B30397"/>
    <w:rsid w:val="00B319CE"/>
    <w:rsid w:val="00B33B29"/>
    <w:rsid w:val="00B34A5D"/>
    <w:rsid w:val="00B36DE7"/>
    <w:rsid w:val="00B40780"/>
    <w:rsid w:val="00B41AD4"/>
    <w:rsid w:val="00B45CE8"/>
    <w:rsid w:val="00B516AC"/>
    <w:rsid w:val="00B53584"/>
    <w:rsid w:val="00B5455C"/>
    <w:rsid w:val="00B5463D"/>
    <w:rsid w:val="00B57CAD"/>
    <w:rsid w:val="00B67CD5"/>
    <w:rsid w:val="00B717B2"/>
    <w:rsid w:val="00B732A5"/>
    <w:rsid w:val="00B743C0"/>
    <w:rsid w:val="00B753E7"/>
    <w:rsid w:val="00B80987"/>
    <w:rsid w:val="00B82C72"/>
    <w:rsid w:val="00B83F09"/>
    <w:rsid w:val="00B842D9"/>
    <w:rsid w:val="00B84DFF"/>
    <w:rsid w:val="00B879BB"/>
    <w:rsid w:val="00B92084"/>
    <w:rsid w:val="00B95048"/>
    <w:rsid w:val="00BA3003"/>
    <w:rsid w:val="00BA623B"/>
    <w:rsid w:val="00BA7588"/>
    <w:rsid w:val="00BA7BA4"/>
    <w:rsid w:val="00BB0BAB"/>
    <w:rsid w:val="00BB212D"/>
    <w:rsid w:val="00BB2B0C"/>
    <w:rsid w:val="00BC1363"/>
    <w:rsid w:val="00BC1992"/>
    <w:rsid w:val="00BC341D"/>
    <w:rsid w:val="00BC546E"/>
    <w:rsid w:val="00BC626B"/>
    <w:rsid w:val="00BC715F"/>
    <w:rsid w:val="00BC71D5"/>
    <w:rsid w:val="00BD2CEE"/>
    <w:rsid w:val="00BD44B5"/>
    <w:rsid w:val="00BD4DD5"/>
    <w:rsid w:val="00BD654C"/>
    <w:rsid w:val="00BD65E2"/>
    <w:rsid w:val="00BD7DBC"/>
    <w:rsid w:val="00BE06F4"/>
    <w:rsid w:val="00BE0853"/>
    <w:rsid w:val="00BE7300"/>
    <w:rsid w:val="00BF02F8"/>
    <w:rsid w:val="00BF175C"/>
    <w:rsid w:val="00BF7689"/>
    <w:rsid w:val="00C02C49"/>
    <w:rsid w:val="00C067A9"/>
    <w:rsid w:val="00C06B9A"/>
    <w:rsid w:val="00C12B42"/>
    <w:rsid w:val="00C14D0F"/>
    <w:rsid w:val="00C155BE"/>
    <w:rsid w:val="00C21A43"/>
    <w:rsid w:val="00C25EBF"/>
    <w:rsid w:val="00C26FE0"/>
    <w:rsid w:val="00C27E7D"/>
    <w:rsid w:val="00C305BD"/>
    <w:rsid w:val="00C3113E"/>
    <w:rsid w:val="00C32691"/>
    <w:rsid w:val="00C36159"/>
    <w:rsid w:val="00C42094"/>
    <w:rsid w:val="00C44DFD"/>
    <w:rsid w:val="00C465C3"/>
    <w:rsid w:val="00C52E34"/>
    <w:rsid w:val="00C53D1A"/>
    <w:rsid w:val="00C55487"/>
    <w:rsid w:val="00C57234"/>
    <w:rsid w:val="00C70078"/>
    <w:rsid w:val="00C72698"/>
    <w:rsid w:val="00C72CF6"/>
    <w:rsid w:val="00C83382"/>
    <w:rsid w:val="00C8378C"/>
    <w:rsid w:val="00C83FD3"/>
    <w:rsid w:val="00C8779D"/>
    <w:rsid w:val="00C916A2"/>
    <w:rsid w:val="00C9272A"/>
    <w:rsid w:val="00C930F7"/>
    <w:rsid w:val="00C951DC"/>
    <w:rsid w:val="00C96714"/>
    <w:rsid w:val="00C97948"/>
    <w:rsid w:val="00CA00DD"/>
    <w:rsid w:val="00CA0FC5"/>
    <w:rsid w:val="00CA20FB"/>
    <w:rsid w:val="00CA26E6"/>
    <w:rsid w:val="00CA36AD"/>
    <w:rsid w:val="00CB5247"/>
    <w:rsid w:val="00CC32D7"/>
    <w:rsid w:val="00CC4F07"/>
    <w:rsid w:val="00CC6FAA"/>
    <w:rsid w:val="00CD1521"/>
    <w:rsid w:val="00CD3325"/>
    <w:rsid w:val="00CD4CD3"/>
    <w:rsid w:val="00CD7709"/>
    <w:rsid w:val="00CE7127"/>
    <w:rsid w:val="00CF0E36"/>
    <w:rsid w:val="00CF1406"/>
    <w:rsid w:val="00CF1892"/>
    <w:rsid w:val="00CF3D8B"/>
    <w:rsid w:val="00CF6A0A"/>
    <w:rsid w:val="00CF78DF"/>
    <w:rsid w:val="00CF7B44"/>
    <w:rsid w:val="00D0102D"/>
    <w:rsid w:val="00D03FBC"/>
    <w:rsid w:val="00D05864"/>
    <w:rsid w:val="00D10FE1"/>
    <w:rsid w:val="00D13C08"/>
    <w:rsid w:val="00D13FB4"/>
    <w:rsid w:val="00D140F9"/>
    <w:rsid w:val="00D1550C"/>
    <w:rsid w:val="00D16FD1"/>
    <w:rsid w:val="00D236F0"/>
    <w:rsid w:val="00D25C5D"/>
    <w:rsid w:val="00D271C6"/>
    <w:rsid w:val="00D300EA"/>
    <w:rsid w:val="00D307D3"/>
    <w:rsid w:val="00D3369E"/>
    <w:rsid w:val="00D3626F"/>
    <w:rsid w:val="00D369F2"/>
    <w:rsid w:val="00D37123"/>
    <w:rsid w:val="00D40D7A"/>
    <w:rsid w:val="00D433FE"/>
    <w:rsid w:val="00D43DB9"/>
    <w:rsid w:val="00D50614"/>
    <w:rsid w:val="00D52665"/>
    <w:rsid w:val="00D542D6"/>
    <w:rsid w:val="00D56439"/>
    <w:rsid w:val="00D56DBD"/>
    <w:rsid w:val="00D57A0A"/>
    <w:rsid w:val="00D646E1"/>
    <w:rsid w:val="00D64C3D"/>
    <w:rsid w:val="00D65B1D"/>
    <w:rsid w:val="00D723E6"/>
    <w:rsid w:val="00D730DC"/>
    <w:rsid w:val="00D74952"/>
    <w:rsid w:val="00D75551"/>
    <w:rsid w:val="00D80DA4"/>
    <w:rsid w:val="00D818CF"/>
    <w:rsid w:val="00D85448"/>
    <w:rsid w:val="00D86CEE"/>
    <w:rsid w:val="00D871FE"/>
    <w:rsid w:val="00D876F9"/>
    <w:rsid w:val="00D9054F"/>
    <w:rsid w:val="00D95558"/>
    <w:rsid w:val="00D955DE"/>
    <w:rsid w:val="00DA1F06"/>
    <w:rsid w:val="00DA4B00"/>
    <w:rsid w:val="00DA4B26"/>
    <w:rsid w:val="00DA5BFB"/>
    <w:rsid w:val="00DB0D2E"/>
    <w:rsid w:val="00DB4661"/>
    <w:rsid w:val="00DB4978"/>
    <w:rsid w:val="00DB7218"/>
    <w:rsid w:val="00DB7CC4"/>
    <w:rsid w:val="00DC0903"/>
    <w:rsid w:val="00DC211C"/>
    <w:rsid w:val="00DC31A2"/>
    <w:rsid w:val="00DC7F0D"/>
    <w:rsid w:val="00DD0092"/>
    <w:rsid w:val="00DD0396"/>
    <w:rsid w:val="00DD0FDA"/>
    <w:rsid w:val="00DD16CA"/>
    <w:rsid w:val="00DD1D06"/>
    <w:rsid w:val="00DD23A4"/>
    <w:rsid w:val="00DD261A"/>
    <w:rsid w:val="00DE1957"/>
    <w:rsid w:val="00DE25A7"/>
    <w:rsid w:val="00DE3127"/>
    <w:rsid w:val="00DF0A69"/>
    <w:rsid w:val="00DF2F66"/>
    <w:rsid w:val="00DF37FD"/>
    <w:rsid w:val="00DF39B5"/>
    <w:rsid w:val="00DF6FAE"/>
    <w:rsid w:val="00E0083F"/>
    <w:rsid w:val="00E00878"/>
    <w:rsid w:val="00E0318F"/>
    <w:rsid w:val="00E0417C"/>
    <w:rsid w:val="00E05A01"/>
    <w:rsid w:val="00E10632"/>
    <w:rsid w:val="00E10771"/>
    <w:rsid w:val="00E10EF8"/>
    <w:rsid w:val="00E143E2"/>
    <w:rsid w:val="00E17408"/>
    <w:rsid w:val="00E20483"/>
    <w:rsid w:val="00E22DAC"/>
    <w:rsid w:val="00E23643"/>
    <w:rsid w:val="00E27358"/>
    <w:rsid w:val="00E342A1"/>
    <w:rsid w:val="00E34ED7"/>
    <w:rsid w:val="00E354E8"/>
    <w:rsid w:val="00E357A5"/>
    <w:rsid w:val="00E357C8"/>
    <w:rsid w:val="00E3595A"/>
    <w:rsid w:val="00E35AFC"/>
    <w:rsid w:val="00E3666D"/>
    <w:rsid w:val="00E405AC"/>
    <w:rsid w:val="00E43362"/>
    <w:rsid w:val="00E44465"/>
    <w:rsid w:val="00E54CF8"/>
    <w:rsid w:val="00E61C06"/>
    <w:rsid w:val="00E61C96"/>
    <w:rsid w:val="00E6202D"/>
    <w:rsid w:val="00E64B66"/>
    <w:rsid w:val="00E64DAA"/>
    <w:rsid w:val="00E672A6"/>
    <w:rsid w:val="00E675BD"/>
    <w:rsid w:val="00E71D94"/>
    <w:rsid w:val="00E73275"/>
    <w:rsid w:val="00E754F6"/>
    <w:rsid w:val="00E75543"/>
    <w:rsid w:val="00E75CA0"/>
    <w:rsid w:val="00E76ADB"/>
    <w:rsid w:val="00E76F03"/>
    <w:rsid w:val="00E81A41"/>
    <w:rsid w:val="00E81E52"/>
    <w:rsid w:val="00E82F09"/>
    <w:rsid w:val="00E85E51"/>
    <w:rsid w:val="00E91177"/>
    <w:rsid w:val="00E91E12"/>
    <w:rsid w:val="00E93973"/>
    <w:rsid w:val="00E93D17"/>
    <w:rsid w:val="00E95489"/>
    <w:rsid w:val="00E9638D"/>
    <w:rsid w:val="00E97256"/>
    <w:rsid w:val="00EA1529"/>
    <w:rsid w:val="00EA2DA0"/>
    <w:rsid w:val="00EA40D2"/>
    <w:rsid w:val="00EA4B55"/>
    <w:rsid w:val="00EA61BE"/>
    <w:rsid w:val="00EB0356"/>
    <w:rsid w:val="00EB0A81"/>
    <w:rsid w:val="00EB10E5"/>
    <w:rsid w:val="00EB1CC9"/>
    <w:rsid w:val="00EB1D56"/>
    <w:rsid w:val="00EB3A58"/>
    <w:rsid w:val="00EB4B5E"/>
    <w:rsid w:val="00EB6883"/>
    <w:rsid w:val="00EB727A"/>
    <w:rsid w:val="00EC389E"/>
    <w:rsid w:val="00EC38F7"/>
    <w:rsid w:val="00EC5606"/>
    <w:rsid w:val="00EC5EF6"/>
    <w:rsid w:val="00EC70E4"/>
    <w:rsid w:val="00ED7034"/>
    <w:rsid w:val="00ED7DCB"/>
    <w:rsid w:val="00EE306D"/>
    <w:rsid w:val="00EE371F"/>
    <w:rsid w:val="00EE3957"/>
    <w:rsid w:val="00EE3FE7"/>
    <w:rsid w:val="00EE770D"/>
    <w:rsid w:val="00EF4A58"/>
    <w:rsid w:val="00EF6F3E"/>
    <w:rsid w:val="00EF7000"/>
    <w:rsid w:val="00F0170B"/>
    <w:rsid w:val="00F06CEE"/>
    <w:rsid w:val="00F109E0"/>
    <w:rsid w:val="00F1466B"/>
    <w:rsid w:val="00F256CC"/>
    <w:rsid w:val="00F259A3"/>
    <w:rsid w:val="00F272B2"/>
    <w:rsid w:val="00F311B5"/>
    <w:rsid w:val="00F31479"/>
    <w:rsid w:val="00F3260F"/>
    <w:rsid w:val="00F36F9F"/>
    <w:rsid w:val="00F3714B"/>
    <w:rsid w:val="00F37666"/>
    <w:rsid w:val="00F40FF3"/>
    <w:rsid w:val="00F41B2F"/>
    <w:rsid w:val="00F43643"/>
    <w:rsid w:val="00F50D92"/>
    <w:rsid w:val="00F5458E"/>
    <w:rsid w:val="00F55C66"/>
    <w:rsid w:val="00F60D2F"/>
    <w:rsid w:val="00F62DDD"/>
    <w:rsid w:val="00F65C68"/>
    <w:rsid w:val="00F65CC3"/>
    <w:rsid w:val="00F67886"/>
    <w:rsid w:val="00F67910"/>
    <w:rsid w:val="00F74A85"/>
    <w:rsid w:val="00F75572"/>
    <w:rsid w:val="00F77300"/>
    <w:rsid w:val="00F810CA"/>
    <w:rsid w:val="00F85731"/>
    <w:rsid w:val="00F85D01"/>
    <w:rsid w:val="00F86FC4"/>
    <w:rsid w:val="00F870B4"/>
    <w:rsid w:val="00F91291"/>
    <w:rsid w:val="00F9157E"/>
    <w:rsid w:val="00F920F8"/>
    <w:rsid w:val="00F926EC"/>
    <w:rsid w:val="00F92BF3"/>
    <w:rsid w:val="00F953AD"/>
    <w:rsid w:val="00F977FA"/>
    <w:rsid w:val="00FA01B5"/>
    <w:rsid w:val="00FA19DD"/>
    <w:rsid w:val="00FA19EC"/>
    <w:rsid w:val="00FA5F4C"/>
    <w:rsid w:val="00FB1944"/>
    <w:rsid w:val="00FC0D75"/>
    <w:rsid w:val="00FC15AC"/>
    <w:rsid w:val="00FC35CB"/>
    <w:rsid w:val="00FC3763"/>
    <w:rsid w:val="00FC3CBC"/>
    <w:rsid w:val="00FC4EE9"/>
    <w:rsid w:val="00FC5BC9"/>
    <w:rsid w:val="00FD17A6"/>
    <w:rsid w:val="00FD1FC7"/>
    <w:rsid w:val="00FD419F"/>
    <w:rsid w:val="00FE3015"/>
    <w:rsid w:val="00FE5D81"/>
    <w:rsid w:val="00FF30C7"/>
    <w:rsid w:val="00FF5A20"/>
    <w:rsid w:val="024C802B"/>
    <w:rsid w:val="0292D699"/>
    <w:rsid w:val="02BFC9CB"/>
    <w:rsid w:val="02C33E74"/>
    <w:rsid w:val="036F2F94"/>
    <w:rsid w:val="03E8FEAD"/>
    <w:rsid w:val="03EEB5A8"/>
    <w:rsid w:val="047E5553"/>
    <w:rsid w:val="04AF185E"/>
    <w:rsid w:val="04B83803"/>
    <w:rsid w:val="05072119"/>
    <w:rsid w:val="05202EA2"/>
    <w:rsid w:val="053BBDBB"/>
    <w:rsid w:val="0648C5A1"/>
    <w:rsid w:val="068E3B47"/>
    <w:rsid w:val="06B23C1E"/>
    <w:rsid w:val="06BC8E3B"/>
    <w:rsid w:val="0737A990"/>
    <w:rsid w:val="076B136D"/>
    <w:rsid w:val="08125D42"/>
    <w:rsid w:val="08AD3368"/>
    <w:rsid w:val="095B778B"/>
    <w:rsid w:val="096925A6"/>
    <w:rsid w:val="09B3615B"/>
    <w:rsid w:val="0B7C24C6"/>
    <w:rsid w:val="0C25CFB9"/>
    <w:rsid w:val="0C62C36F"/>
    <w:rsid w:val="0C941097"/>
    <w:rsid w:val="0D41A393"/>
    <w:rsid w:val="0D62B150"/>
    <w:rsid w:val="0E8D6EC2"/>
    <w:rsid w:val="0EEE8BCA"/>
    <w:rsid w:val="0EEEB989"/>
    <w:rsid w:val="0FBF246D"/>
    <w:rsid w:val="1062E9E3"/>
    <w:rsid w:val="10E8E2D1"/>
    <w:rsid w:val="114C139C"/>
    <w:rsid w:val="11587845"/>
    <w:rsid w:val="1200240B"/>
    <w:rsid w:val="121ED948"/>
    <w:rsid w:val="123F93CE"/>
    <w:rsid w:val="12C58C6B"/>
    <w:rsid w:val="133716B6"/>
    <w:rsid w:val="13C5BAFA"/>
    <w:rsid w:val="143BF37A"/>
    <w:rsid w:val="145CEE39"/>
    <w:rsid w:val="1466A8B6"/>
    <w:rsid w:val="14674524"/>
    <w:rsid w:val="14AB61D1"/>
    <w:rsid w:val="14D1C49D"/>
    <w:rsid w:val="14F9E284"/>
    <w:rsid w:val="15295ED6"/>
    <w:rsid w:val="15D06915"/>
    <w:rsid w:val="15D50A59"/>
    <w:rsid w:val="160FC89B"/>
    <w:rsid w:val="161EF28E"/>
    <w:rsid w:val="1620423A"/>
    <w:rsid w:val="16600C5F"/>
    <w:rsid w:val="166E16D9"/>
    <w:rsid w:val="1689C996"/>
    <w:rsid w:val="1774CD16"/>
    <w:rsid w:val="177AD4FA"/>
    <w:rsid w:val="17D89269"/>
    <w:rsid w:val="189E1AE3"/>
    <w:rsid w:val="190C05B1"/>
    <w:rsid w:val="1A8AE127"/>
    <w:rsid w:val="1AAF4E59"/>
    <w:rsid w:val="1AEA6D97"/>
    <w:rsid w:val="1B905549"/>
    <w:rsid w:val="1B9A5EF0"/>
    <w:rsid w:val="1C5B0C58"/>
    <w:rsid w:val="1CB5751A"/>
    <w:rsid w:val="1D8A43F3"/>
    <w:rsid w:val="1DBC842B"/>
    <w:rsid w:val="1E7089EE"/>
    <w:rsid w:val="1F98A83B"/>
    <w:rsid w:val="1FB1AA95"/>
    <w:rsid w:val="1FD378ED"/>
    <w:rsid w:val="1FFD0D96"/>
    <w:rsid w:val="2135538B"/>
    <w:rsid w:val="216E6E86"/>
    <w:rsid w:val="21B1F471"/>
    <w:rsid w:val="21D8CF57"/>
    <w:rsid w:val="22775DE2"/>
    <w:rsid w:val="2297B6EA"/>
    <w:rsid w:val="229A6855"/>
    <w:rsid w:val="22A7E1EC"/>
    <w:rsid w:val="22AE28B8"/>
    <w:rsid w:val="22B821BA"/>
    <w:rsid w:val="23AE6B77"/>
    <w:rsid w:val="247C9D70"/>
    <w:rsid w:val="2514D6C4"/>
    <w:rsid w:val="252B66EB"/>
    <w:rsid w:val="256C9D23"/>
    <w:rsid w:val="266B5D6F"/>
    <w:rsid w:val="26A351D4"/>
    <w:rsid w:val="26D947BC"/>
    <w:rsid w:val="26F11A10"/>
    <w:rsid w:val="2703E07D"/>
    <w:rsid w:val="28252627"/>
    <w:rsid w:val="297D9AA0"/>
    <w:rsid w:val="2A844E62"/>
    <w:rsid w:val="2AD728EE"/>
    <w:rsid w:val="2ADCCAC6"/>
    <w:rsid w:val="2ADEC08C"/>
    <w:rsid w:val="2BB36623"/>
    <w:rsid w:val="2C705AD2"/>
    <w:rsid w:val="2C9EA3DB"/>
    <w:rsid w:val="2D322AD7"/>
    <w:rsid w:val="2D874AAD"/>
    <w:rsid w:val="2D9C0294"/>
    <w:rsid w:val="2EDF9D8D"/>
    <w:rsid w:val="2F1494C5"/>
    <w:rsid w:val="308FF64D"/>
    <w:rsid w:val="30DA9DE1"/>
    <w:rsid w:val="316BBB67"/>
    <w:rsid w:val="3170D690"/>
    <w:rsid w:val="325D5AE2"/>
    <w:rsid w:val="32E7AB43"/>
    <w:rsid w:val="32FC79C6"/>
    <w:rsid w:val="33C9118D"/>
    <w:rsid w:val="34359B43"/>
    <w:rsid w:val="34687D30"/>
    <w:rsid w:val="35442F7A"/>
    <w:rsid w:val="354C2048"/>
    <w:rsid w:val="3578A140"/>
    <w:rsid w:val="359CD84B"/>
    <w:rsid w:val="36A6DF24"/>
    <w:rsid w:val="37CE704E"/>
    <w:rsid w:val="37D222E8"/>
    <w:rsid w:val="3861620D"/>
    <w:rsid w:val="387D8C6B"/>
    <w:rsid w:val="389C9211"/>
    <w:rsid w:val="390F766F"/>
    <w:rsid w:val="39AD5AD2"/>
    <w:rsid w:val="3A0BB4C3"/>
    <w:rsid w:val="3A8822C1"/>
    <w:rsid w:val="3AA9A0E9"/>
    <w:rsid w:val="3AD1508B"/>
    <w:rsid w:val="3AE8A9AE"/>
    <w:rsid w:val="3BCCE4FE"/>
    <w:rsid w:val="3C3E71A0"/>
    <w:rsid w:val="3C5026A6"/>
    <w:rsid w:val="3C837EAE"/>
    <w:rsid w:val="3CFBD0A7"/>
    <w:rsid w:val="3D945196"/>
    <w:rsid w:val="3E12A9D1"/>
    <w:rsid w:val="3EEFB066"/>
    <w:rsid w:val="3EFC9E70"/>
    <w:rsid w:val="3FA1E7C6"/>
    <w:rsid w:val="3FF52E88"/>
    <w:rsid w:val="405F5672"/>
    <w:rsid w:val="40E4D4F1"/>
    <w:rsid w:val="418EFE84"/>
    <w:rsid w:val="41AD7CA0"/>
    <w:rsid w:val="4371486C"/>
    <w:rsid w:val="43996452"/>
    <w:rsid w:val="43A75A03"/>
    <w:rsid w:val="43E2A5FC"/>
    <w:rsid w:val="444C9414"/>
    <w:rsid w:val="446F2300"/>
    <w:rsid w:val="4514001B"/>
    <w:rsid w:val="453CBFD8"/>
    <w:rsid w:val="45D82DEF"/>
    <w:rsid w:val="461A1A47"/>
    <w:rsid w:val="4636D443"/>
    <w:rsid w:val="48AA0058"/>
    <w:rsid w:val="48FDFAFE"/>
    <w:rsid w:val="49DCEA8E"/>
    <w:rsid w:val="4ABE2020"/>
    <w:rsid w:val="4AE66859"/>
    <w:rsid w:val="4BD6E6BD"/>
    <w:rsid w:val="4CDC51A3"/>
    <w:rsid w:val="4D1E1D36"/>
    <w:rsid w:val="4D39937E"/>
    <w:rsid w:val="4D73FA8F"/>
    <w:rsid w:val="4DFF720B"/>
    <w:rsid w:val="4E837D8E"/>
    <w:rsid w:val="4EADC8AA"/>
    <w:rsid w:val="4EB8B939"/>
    <w:rsid w:val="4F201C2F"/>
    <w:rsid w:val="4F6939F8"/>
    <w:rsid w:val="4F7CBCD5"/>
    <w:rsid w:val="5051BD67"/>
    <w:rsid w:val="52B25A4C"/>
    <w:rsid w:val="52C5D09F"/>
    <w:rsid w:val="5300E2CC"/>
    <w:rsid w:val="534066D6"/>
    <w:rsid w:val="535906DF"/>
    <w:rsid w:val="53BDCE2B"/>
    <w:rsid w:val="53FC0AE0"/>
    <w:rsid w:val="54E3CF0E"/>
    <w:rsid w:val="556D01DA"/>
    <w:rsid w:val="55D96F0F"/>
    <w:rsid w:val="560512B0"/>
    <w:rsid w:val="5662FAB8"/>
    <w:rsid w:val="56E12C4D"/>
    <w:rsid w:val="58303E77"/>
    <w:rsid w:val="58A46D46"/>
    <w:rsid w:val="5934D1B9"/>
    <w:rsid w:val="598FAE84"/>
    <w:rsid w:val="5992978C"/>
    <w:rsid w:val="5A72D08D"/>
    <w:rsid w:val="5A869A89"/>
    <w:rsid w:val="5AABCC6A"/>
    <w:rsid w:val="5B94D58B"/>
    <w:rsid w:val="5BEAD66D"/>
    <w:rsid w:val="5C21701D"/>
    <w:rsid w:val="5CC1F923"/>
    <w:rsid w:val="5DB00ECB"/>
    <w:rsid w:val="5E610DE5"/>
    <w:rsid w:val="5F2B30BD"/>
    <w:rsid w:val="5F6504FE"/>
    <w:rsid w:val="619EB172"/>
    <w:rsid w:val="620731C5"/>
    <w:rsid w:val="624EA963"/>
    <w:rsid w:val="630987C8"/>
    <w:rsid w:val="6317CE76"/>
    <w:rsid w:val="6389F986"/>
    <w:rsid w:val="63A02A03"/>
    <w:rsid w:val="640ECA4B"/>
    <w:rsid w:val="646E5A8E"/>
    <w:rsid w:val="64F2FEAA"/>
    <w:rsid w:val="64FB9183"/>
    <w:rsid w:val="66285981"/>
    <w:rsid w:val="66E6E8B6"/>
    <w:rsid w:val="6760E9E6"/>
    <w:rsid w:val="6840BF9A"/>
    <w:rsid w:val="68867EC2"/>
    <w:rsid w:val="68F65BEF"/>
    <w:rsid w:val="690F8A19"/>
    <w:rsid w:val="69208223"/>
    <w:rsid w:val="69399EF2"/>
    <w:rsid w:val="6A8D7B06"/>
    <w:rsid w:val="6BC33C10"/>
    <w:rsid w:val="6BF0117F"/>
    <w:rsid w:val="6CB35FB1"/>
    <w:rsid w:val="6CD71A75"/>
    <w:rsid w:val="6DE09AD9"/>
    <w:rsid w:val="6E156C80"/>
    <w:rsid w:val="709110CF"/>
    <w:rsid w:val="71037BF9"/>
    <w:rsid w:val="7166C27D"/>
    <w:rsid w:val="7169CB0D"/>
    <w:rsid w:val="71FB91A7"/>
    <w:rsid w:val="7332688E"/>
    <w:rsid w:val="734F35AD"/>
    <w:rsid w:val="73825B01"/>
    <w:rsid w:val="73A470EC"/>
    <w:rsid w:val="75036970"/>
    <w:rsid w:val="75976DF0"/>
    <w:rsid w:val="75982306"/>
    <w:rsid w:val="75D6C16D"/>
    <w:rsid w:val="75DA545C"/>
    <w:rsid w:val="76007135"/>
    <w:rsid w:val="768321B4"/>
    <w:rsid w:val="76B8859B"/>
    <w:rsid w:val="772C01A8"/>
    <w:rsid w:val="78A05368"/>
    <w:rsid w:val="78ED599F"/>
    <w:rsid w:val="79214E6D"/>
    <w:rsid w:val="79238C60"/>
    <w:rsid w:val="79B1EE45"/>
    <w:rsid w:val="79C38636"/>
    <w:rsid w:val="79F728D4"/>
    <w:rsid w:val="7A232671"/>
    <w:rsid w:val="7A278790"/>
    <w:rsid w:val="7A372DCD"/>
    <w:rsid w:val="7A69BDAE"/>
    <w:rsid w:val="7A94DE70"/>
    <w:rsid w:val="7AEC02AE"/>
    <w:rsid w:val="7B59FB55"/>
    <w:rsid w:val="7C65E6A5"/>
    <w:rsid w:val="7C7B8100"/>
    <w:rsid w:val="7CB0F4F5"/>
    <w:rsid w:val="7D4C5F13"/>
    <w:rsid w:val="7D7DE04F"/>
    <w:rsid w:val="7E3C2558"/>
    <w:rsid w:val="7E9263ED"/>
    <w:rsid w:val="7F0F6615"/>
    <w:rsid w:val="7FDE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220C"/>
  <w15:chartTrackingRefBased/>
  <w15:docId w15:val="{A0CB3695-7853-420F-B73B-7C5E2FA8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586"/>
  </w:style>
  <w:style w:type="paragraph" w:styleId="Heading1">
    <w:name w:val="heading 1"/>
    <w:basedOn w:val="Normal"/>
    <w:next w:val="Normal"/>
    <w:link w:val="Heading1Char"/>
    <w:autoRedefine/>
    <w:uiPriority w:val="9"/>
    <w:qFormat/>
    <w:rsid w:val="0000795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autoRedefine/>
    <w:uiPriority w:val="9"/>
    <w:unhideWhenUsed/>
    <w:qFormat/>
    <w:rsid w:val="00007956"/>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autoRedefine/>
    <w:uiPriority w:val="9"/>
    <w:unhideWhenUsed/>
    <w:qFormat/>
    <w:rsid w:val="00451FE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54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6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6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6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6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44625"/>
    <w:pPr>
      <w:spacing w:after="0" w:line="240" w:lineRule="auto"/>
      <w:contextualSpacing/>
    </w:pPr>
    <w:rPr>
      <w:rFonts w:ascii="Segoe UI" w:eastAsiaTheme="majorEastAsia" w:hAnsi="Segoe UI" w:cstheme="majorBidi"/>
      <w:b/>
      <w:spacing w:val="-10"/>
      <w:kern w:val="28"/>
      <w:sz w:val="56"/>
      <w:szCs w:val="56"/>
    </w:rPr>
  </w:style>
  <w:style w:type="character" w:customStyle="1" w:styleId="TitleChar">
    <w:name w:val="Title Char"/>
    <w:basedOn w:val="DefaultParagraphFont"/>
    <w:link w:val="Title"/>
    <w:uiPriority w:val="10"/>
    <w:rsid w:val="00944625"/>
    <w:rPr>
      <w:rFonts w:ascii="Segoe UI" w:eastAsiaTheme="majorEastAsia" w:hAnsi="Segoe UI" w:cstheme="majorBidi"/>
      <w:b/>
      <w:spacing w:val="-10"/>
      <w:kern w:val="28"/>
      <w:sz w:val="56"/>
      <w:szCs w:val="56"/>
    </w:rPr>
  </w:style>
  <w:style w:type="character" w:customStyle="1" w:styleId="Heading1Char">
    <w:name w:val="Heading 1 Char"/>
    <w:basedOn w:val="DefaultParagraphFont"/>
    <w:link w:val="Heading1"/>
    <w:uiPriority w:val="9"/>
    <w:rsid w:val="0000795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00795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451FE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6EF"/>
    <w:rPr>
      <w:rFonts w:eastAsiaTheme="majorEastAsia" w:cstheme="majorBidi"/>
      <w:color w:val="272727" w:themeColor="text1" w:themeTint="D8"/>
    </w:rPr>
  </w:style>
  <w:style w:type="paragraph" w:styleId="Subtitle">
    <w:name w:val="Subtitle"/>
    <w:basedOn w:val="Normal"/>
    <w:next w:val="Normal"/>
    <w:link w:val="SubtitleChar"/>
    <w:uiPriority w:val="11"/>
    <w:qFormat/>
    <w:rsid w:val="001546E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54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6EF"/>
    <w:pPr>
      <w:spacing w:before="160"/>
      <w:jc w:val="center"/>
    </w:pPr>
    <w:rPr>
      <w:i/>
      <w:iCs/>
      <w:color w:val="404040" w:themeColor="text1" w:themeTint="BF"/>
    </w:rPr>
  </w:style>
  <w:style w:type="character" w:customStyle="1" w:styleId="QuoteChar">
    <w:name w:val="Quote Char"/>
    <w:basedOn w:val="DefaultParagraphFont"/>
    <w:link w:val="Quote"/>
    <w:uiPriority w:val="29"/>
    <w:rsid w:val="001546EF"/>
    <w:rPr>
      <w:i/>
      <w:iCs/>
      <w:color w:val="404040" w:themeColor="text1" w:themeTint="BF"/>
    </w:rPr>
  </w:style>
  <w:style w:type="paragraph" w:styleId="ListParagraph">
    <w:name w:val="List Paragraph"/>
    <w:basedOn w:val="Normal"/>
    <w:uiPriority w:val="34"/>
    <w:qFormat/>
    <w:rsid w:val="001546EF"/>
    <w:pPr>
      <w:ind w:left="720"/>
      <w:contextualSpacing/>
    </w:pPr>
  </w:style>
  <w:style w:type="character" w:styleId="IntenseEmphasis">
    <w:name w:val="Intense Emphasis"/>
    <w:basedOn w:val="DefaultParagraphFont"/>
    <w:uiPriority w:val="21"/>
    <w:qFormat/>
    <w:rsid w:val="001546EF"/>
    <w:rPr>
      <w:i/>
      <w:iCs/>
      <w:color w:val="0F4761" w:themeColor="accent1" w:themeShade="BF"/>
    </w:rPr>
  </w:style>
  <w:style w:type="paragraph" w:styleId="IntenseQuote">
    <w:name w:val="Intense Quote"/>
    <w:basedOn w:val="Normal"/>
    <w:next w:val="Normal"/>
    <w:link w:val="IntenseQuoteChar"/>
    <w:uiPriority w:val="30"/>
    <w:qFormat/>
    <w:rsid w:val="00154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6EF"/>
    <w:rPr>
      <w:i/>
      <w:iCs/>
      <w:color w:val="0F4761" w:themeColor="accent1" w:themeShade="BF"/>
    </w:rPr>
  </w:style>
  <w:style w:type="character" w:styleId="IntenseReference">
    <w:name w:val="Intense Reference"/>
    <w:basedOn w:val="DefaultParagraphFont"/>
    <w:uiPriority w:val="32"/>
    <w:qFormat/>
    <w:rsid w:val="001546EF"/>
    <w:rPr>
      <w:b/>
      <w:bCs/>
      <w:smallCaps/>
      <w:color w:val="0F4761" w:themeColor="accent1" w:themeShade="BF"/>
      <w:spacing w:val="5"/>
    </w:rPr>
  </w:style>
  <w:style w:type="paragraph" w:styleId="BodyText">
    <w:name w:val="Body Text"/>
    <w:basedOn w:val="Normal"/>
    <w:link w:val="BodyTextChar"/>
    <w:uiPriority w:val="1"/>
    <w:qFormat/>
    <w:rsid w:val="001546EF"/>
    <w:pPr>
      <w:widowControl w:val="0"/>
      <w:autoSpaceDE w:val="0"/>
      <w:autoSpaceDN w:val="0"/>
      <w:spacing w:before="150" w:after="0"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546EF"/>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1546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6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52E"/>
  </w:style>
  <w:style w:type="paragraph" w:styleId="Footer">
    <w:name w:val="footer"/>
    <w:basedOn w:val="Normal"/>
    <w:link w:val="FooterChar"/>
    <w:uiPriority w:val="99"/>
    <w:unhideWhenUsed/>
    <w:rsid w:val="00956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52E"/>
  </w:style>
  <w:style w:type="paragraph" w:styleId="TOCHeading">
    <w:name w:val="TOC Heading"/>
    <w:basedOn w:val="Heading1"/>
    <w:next w:val="Normal"/>
    <w:uiPriority w:val="39"/>
    <w:unhideWhenUsed/>
    <w:qFormat/>
    <w:rsid w:val="00020D83"/>
    <w:pPr>
      <w:spacing w:before="240" w:after="0"/>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020D83"/>
    <w:pPr>
      <w:spacing w:after="100"/>
    </w:pPr>
  </w:style>
  <w:style w:type="paragraph" w:styleId="TOC2">
    <w:name w:val="toc 2"/>
    <w:basedOn w:val="Normal"/>
    <w:next w:val="Normal"/>
    <w:autoRedefine/>
    <w:uiPriority w:val="39"/>
    <w:unhideWhenUsed/>
    <w:rsid w:val="00020D83"/>
    <w:pPr>
      <w:spacing w:after="100"/>
      <w:ind w:left="220"/>
    </w:pPr>
  </w:style>
  <w:style w:type="character" w:styleId="Hyperlink">
    <w:name w:val="Hyperlink"/>
    <w:basedOn w:val="DefaultParagraphFont"/>
    <w:uiPriority w:val="99"/>
    <w:unhideWhenUsed/>
    <w:rsid w:val="00020D83"/>
    <w:rPr>
      <w:color w:val="467886" w:themeColor="hyperlink"/>
      <w:u w:val="single"/>
    </w:rPr>
  </w:style>
  <w:style w:type="character" w:styleId="FollowedHyperlink">
    <w:name w:val="FollowedHyperlink"/>
    <w:basedOn w:val="DefaultParagraphFont"/>
    <w:uiPriority w:val="99"/>
    <w:semiHidden/>
    <w:unhideWhenUsed/>
    <w:rsid w:val="007C5426"/>
    <w:rPr>
      <w:color w:val="96607D" w:themeColor="followedHyperlink"/>
      <w:u w:val="single"/>
    </w:rPr>
  </w:style>
  <w:style w:type="character" w:customStyle="1" w:styleId="normaltextrun">
    <w:name w:val="normaltextrun"/>
    <w:basedOn w:val="DefaultParagraphFont"/>
    <w:rsid w:val="00E93D17"/>
  </w:style>
  <w:style w:type="character" w:customStyle="1" w:styleId="eop">
    <w:name w:val="eop"/>
    <w:basedOn w:val="DefaultParagraphFont"/>
    <w:rsid w:val="00E93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78357">
      <w:bodyDiv w:val="1"/>
      <w:marLeft w:val="0"/>
      <w:marRight w:val="0"/>
      <w:marTop w:val="0"/>
      <w:marBottom w:val="0"/>
      <w:divBdr>
        <w:top w:val="none" w:sz="0" w:space="0" w:color="auto"/>
        <w:left w:val="none" w:sz="0" w:space="0" w:color="auto"/>
        <w:bottom w:val="none" w:sz="0" w:space="0" w:color="auto"/>
        <w:right w:val="none" w:sz="0" w:space="0" w:color="auto"/>
      </w:divBdr>
      <w:divsChild>
        <w:div w:id="132719205">
          <w:marLeft w:val="0"/>
          <w:marRight w:val="0"/>
          <w:marTop w:val="0"/>
          <w:marBottom w:val="0"/>
          <w:divBdr>
            <w:top w:val="none" w:sz="0" w:space="0" w:color="auto"/>
            <w:left w:val="none" w:sz="0" w:space="0" w:color="auto"/>
            <w:bottom w:val="none" w:sz="0" w:space="0" w:color="auto"/>
            <w:right w:val="none" w:sz="0" w:space="0" w:color="auto"/>
          </w:divBdr>
          <w:divsChild>
            <w:div w:id="22634022">
              <w:marLeft w:val="0"/>
              <w:marRight w:val="0"/>
              <w:marTop w:val="0"/>
              <w:marBottom w:val="0"/>
              <w:divBdr>
                <w:top w:val="none" w:sz="0" w:space="0" w:color="auto"/>
                <w:left w:val="none" w:sz="0" w:space="0" w:color="auto"/>
                <w:bottom w:val="none" w:sz="0" w:space="0" w:color="auto"/>
                <w:right w:val="none" w:sz="0" w:space="0" w:color="auto"/>
              </w:divBdr>
            </w:div>
            <w:div w:id="272832370">
              <w:marLeft w:val="0"/>
              <w:marRight w:val="0"/>
              <w:marTop w:val="0"/>
              <w:marBottom w:val="0"/>
              <w:divBdr>
                <w:top w:val="none" w:sz="0" w:space="0" w:color="auto"/>
                <w:left w:val="none" w:sz="0" w:space="0" w:color="auto"/>
                <w:bottom w:val="none" w:sz="0" w:space="0" w:color="auto"/>
                <w:right w:val="none" w:sz="0" w:space="0" w:color="auto"/>
              </w:divBdr>
            </w:div>
            <w:div w:id="347218463">
              <w:marLeft w:val="0"/>
              <w:marRight w:val="0"/>
              <w:marTop w:val="0"/>
              <w:marBottom w:val="0"/>
              <w:divBdr>
                <w:top w:val="none" w:sz="0" w:space="0" w:color="auto"/>
                <w:left w:val="none" w:sz="0" w:space="0" w:color="auto"/>
                <w:bottom w:val="none" w:sz="0" w:space="0" w:color="auto"/>
                <w:right w:val="none" w:sz="0" w:space="0" w:color="auto"/>
              </w:divBdr>
            </w:div>
            <w:div w:id="421993376">
              <w:marLeft w:val="0"/>
              <w:marRight w:val="0"/>
              <w:marTop w:val="0"/>
              <w:marBottom w:val="0"/>
              <w:divBdr>
                <w:top w:val="none" w:sz="0" w:space="0" w:color="auto"/>
                <w:left w:val="none" w:sz="0" w:space="0" w:color="auto"/>
                <w:bottom w:val="none" w:sz="0" w:space="0" w:color="auto"/>
                <w:right w:val="none" w:sz="0" w:space="0" w:color="auto"/>
              </w:divBdr>
            </w:div>
            <w:div w:id="492649417">
              <w:marLeft w:val="0"/>
              <w:marRight w:val="0"/>
              <w:marTop w:val="0"/>
              <w:marBottom w:val="0"/>
              <w:divBdr>
                <w:top w:val="none" w:sz="0" w:space="0" w:color="auto"/>
                <w:left w:val="none" w:sz="0" w:space="0" w:color="auto"/>
                <w:bottom w:val="none" w:sz="0" w:space="0" w:color="auto"/>
                <w:right w:val="none" w:sz="0" w:space="0" w:color="auto"/>
              </w:divBdr>
            </w:div>
            <w:div w:id="568808677">
              <w:marLeft w:val="0"/>
              <w:marRight w:val="0"/>
              <w:marTop w:val="0"/>
              <w:marBottom w:val="0"/>
              <w:divBdr>
                <w:top w:val="none" w:sz="0" w:space="0" w:color="auto"/>
                <w:left w:val="none" w:sz="0" w:space="0" w:color="auto"/>
                <w:bottom w:val="none" w:sz="0" w:space="0" w:color="auto"/>
                <w:right w:val="none" w:sz="0" w:space="0" w:color="auto"/>
              </w:divBdr>
            </w:div>
            <w:div w:id="580143701">
              <w:marLeft w:val="0"/>
              <w:marRight w:val="0"/>
              <w:marTop w:val="0"/>
              <w:marBottom w:val="0"/>
              <w:divBdr>
                <w:top w:val="none" w:sz="0" w:space="0" w:color="auto"/>
                <w:left w:val="none" w:sz="0" w:space="0" w:color="auto"/>
                <w:bottom w:val="none" w:sz="0" w:space="0" w:color="auto"/>
                <w:right w:val="none" w:sz="0" w:space="0" w:color="auto"/>
              </w:divBdr>
            </w:div>
            <w:div w:id="712311227">
              <w:marLeft w:val="0"/>
              <w:marRight w:val="0"/>
              <w:marTop w:val="0"/>
              <w:marBottom w:val="0"/>
              <w:divBdr>
                <w:top w:val="none" w:sz="0" w:space="0" w:color="auto"/>
                <w:left w:val="none" w:sz="0" w:space="0" w:color="auto"/>
                <w:bottom w:val="none" w:sz="0" w:space="0" w:color="auto"/>
                <w:right w:val="none" w:sz="0" w:space="0" w:color="auto"/>
              </w:divBdr>
            </w:div>
            <w:div w:id="717898224">
              <w:marLeft w:val="0"/>
              <w:marRight w:val="0"/>
              <w:marTop w:val="0"/>
              <w:marBottom w:val="0"/>
              <w:divBdr>
                <w:top w:val="none" w:sz="0" w:space="0" w:color="auto"/>
                <w:left w:val="none" w:sz="0" w:space="0" w:color="auto"/>
                <w:bottom w:val="none" w:sz="0" w:space="0" w:color="auto"/>
                <w:right w:val="none" w:sz="0" w:space="0" w:color="auto"/>
              </w:divBdr>
            </w:div>
            <w:div w:id="726801334">
              <w:marLeft w:val="0"/>
              <w:marRight w:val="0"/>
              <w:marTop w:val="0"/>
              <w:marBottom w:val="0"/>
              <w:divBdr>
                <w:top w:val="none" w:sz="0" w:space="0" w:color="auto"/>
                <w:left w:val="none" w:sz="0" w:space="0" w:color="auto"/>
                <w:bottom w:val="none" w:sz="0" w:space="0" w:color="auto"/>
                <w:right w:val="none" w:sz="0" w:space="0" w:color="auto"/>
              </w:divBdr>
            </w:div>
            <w:div w:id="822310197">
              <w:marLeft w:val="0"/>
              <w:marRight w:val="0"/>
              <w:marTop w:val="0"/>
              <w:marBottom w:val="0"/>
              <w:divBdr>
                <w:top w:val="none" w:sz="0" w:space="0" w:color="auto"/>
                <w:left w:val="none" w:sz="0" w:space="0" w:color="auto"/>
                <w:bottom w:val="none" w:sz="0" w:space="0" w:color="auto"/>
                <w:right w:val="none" w:sz="0" w:space="0" w:color="auto"/>
              </w:divBdr>
            </w:div>
            <w:div w:id="891504911">
              <w:marLeft w:val="0"/>
              <w:marRight w:val="0"/>
              <w:marTop w:val="0"/>
              <w:marBottom w:val="0"/>
              <w:divBdr>
                <w:top w:val="none" w:sz="0" w:space="0" w:color="auto"/>
                <w:left w:val="none" w:sz="0" w:space="0" w:color="auto"/>
                <w:bottom w:val="none" w:sz="0" w:space="0" w:color="auto"/>
                <w:right w:val="none" w:sz="0" w:space="0" w:color="auto"/>
              </w:divBdr>
            </w:div>
            <w:div w:id="1071537175">
              <w:marLeft w:val="0"/>
              <w:marRight w:val="0"/>
              <w:marTop w:val="0"/>
              <w:marBottom w:val="0"/>
              <w:divBdr>
                <w:top w:val="none" w:sz="0" w:space="0" w:color="auto"/>
                <w:left w:val="none" w:sz="0" w:space="0" w:color="auto"/>
                <w:bottom w:val="none" w:sz="0" w:space="0" w:color="auto"/>
                <w:right w:val="none" w:sz="0" w:space="0" w:color="auto"/>
              </w:divBdr>
            </w:div>
            <w:div w:id="1105687022">
              <w:marLeft w:val="0"/>
              <w:marRight w:val="0"/>
              <w:marTop w:val="0"/>
              <w:marBottom w:val="0"/>
              <w:divBdr>
                <w:top w:val="none" w:sz="0" w:space="0" w:color="auto"/>
                <w:left w:val="none" w:sz="0" w:space="0" w:color="auto"/>
                <w:bottom w:val="none" w:sz="0" w:space="0" w:color="auto"/>
                <w:right w:val="none" w:sz="0" w:space="0" w:color="auto"/>
              </w:divBdr>
            </w:div>
            <w:div w:id="1156070178">
              <w:marLeft w:val="0"/>
              <w:marRight w:val="0"/>
              <w:marTop w:val="0"/>
              <w:marBottom w:val="0"/>
              <w:divBdr>
                <w:top w:val="none" w:sz="0" w:space="0" w:color="auto"/>
                <w:left w:val="none" w:sz="0" w:space="0" w:color="auto"/>
                <w:bottom w:val="none" w:sz="0" w:space="0" w:color="auto"/>
                <w:right w:val="none" w:sz="0" w:space="0" w:color="auto"/>
              </w:divBdr>
            </w:div>
            <w:div w:id="1186167681">
              <w:marLeft w:val="0"/>
              <w:marRight w:val="0"/>
              <w:marTop w:val="0"/>
              <w:marBottom w:val="0"/>
              <w:divBdr>
                <w:top w:val="none" w:sz="0" w:space="0" w:color="auto"/>
                <w:left w:val="none" w:sz="0" w:space="0" w:color="auto"/>
                <w:bottom w:val="none" w:sz="0" w:space="0" w:color="auto"/>
                <w:right w:val="none" w:sz="0" w:space="0" w:color="auto"/>
              </w:divBdr>
            </w:div>
            <w:div w:id="1196693236">
              <w:marLeft w:val="0"/>
              <w:marRight w:val="0"/>
              <w:marTop w:val="0"/>
              <w:marBottom w:val="0"/>
              <w:divBdr>
                <w:top w:val="none" w:sz="0" w:space="0" w:color="auto"/>
                <w:left w:val="none" w:sz="0" w:space="0" w:color="auto"/>
                <w:bottom w:val="none" w:sz="0" w:space="0" w:color="auto"/>
                <w:right w:val="none" w:sz="0" w:space="0" w:color="auto"/>
              </w:divBdr>
            </w:div>
            <w:div w:id="1236210331">
              <w:marLeft w:val="0"/>
              <w:marRight w:val="0"/>
              <w:marTop w:val="0"/>
              <w:marBottom w:val="0"/>
              <w:divBdr>
                <w:top w:val="none" w:sz="0" w:space="0" w:color="auto"/>
                <w:left w:val="none" w:sz="0" w:space="0" w:color="auto"/>
                <w:bottom w:val="none" w:sz="0" w:space="0" w:color="auto"/>
                <w:right w:val="none" w:sz="0" w:space="0" w:color="auto"/>
              </w:divBdr>
            </w:div>
            <w:div w:id="1257789699">
              <w:marLeft w:val="0"/>
              <w:marRight w:val="0"/>
              <w:marTop w:val="0"/>
              <w:marBottom w:val="0"/>
              <w:divBdr>
                <w:top w:val="none" w:sz="0" w:space="0" w:color="auto"/>
                <w:left w:val="none" w:sz="0" w:space="0" w:color="auto"/>
                <w:bottom w:val="none" w:sz="0" w:space="0" w:color="auto"/>
                <w:right w:val="none" w:sz="0" w:space="0" w:color="auto"/>
              </w:divBdr>
            </w:div>
            <w:div w:id="1268538763">
              <w:marLeft w:val="0"/>
              <w:marRight w:val="0"/>
              <w:marTop w:val="0"/>
              <w:marBottom w:val="0"/>
              <w:divBdr>
                <w:top w:val="none" w:sz="0" w:space="0" w:color="auto"/>
                <w:left w:val="none" w:sz="0" w:space="0" w:color="auto"/>
                <w:bottom w:val="none" w:sz="0" w:space="0" w:color="auto"/>
                <w:right w:val="none" w:sz="0" w:space="0" w:color="auto"/>
              </w:divBdr>
            </w:div>
            <w:div w:id="1522550917">
              <w:marLeft w:val="0"/>
              <w:marRight w:val="0"/>
              <w:marTop w:val="0"/>
              <w:marBottom w:val="0"/>
              <w:divBdr>
                <w:top w:val="none" w:sz="0" w:space="0" w:color="auto"/>
                <w:left w:val="none" w:sz="0" w:space="0" w:color="auto"/>
                <w:bottom w:val="none" w:sz="0" w:space="0" w:color="auto"/>
                <w:right w:val="none" w:sz="0" w:space="0" w:color="auto"/>
              </w:divBdr>
            </w:div>
            <w:div w:id="1611548362">
              <w:marLeft w:val="0"/>
              <w:marRight w:val="0"/>
              <w:marTop w:val="0"/>
              <w:marBottom w:val="0"/>
              <w:divBdr>
                <w:top w:val="none" w:sz="0" w:space="0" w:color="auto"/>
                <w:left w:val="none" w:sz="0" w:space="0" w:color="auto"/>
                <w:bottom w:val="none" w:sz="0" w:space="0" w:color="auto"/>
                <w:right w:val="none" w:sz="0" w:space="0" w:color="auto"/>
              </w:divBdr>
            </w:div>
            <w:div w:id="1857503837">
              <w:marLeft w:val="0"/>
              <w:marRight w:val="0"/>
              <w:marTop w:val="0"/>
              <w:marBottom w:val="0"/>
              <w:divBdr>
                <w:top w:val="none" w:sz="0" w:space="0" w:color="auto"/>
                <w:left w:val="none" w:sz="0" w:space="0" w:color="auto"/>
                <w:bottom w:val="none" w:sz="0" w:space="0" w:color="auto"/>
                <w:right w:val="none" w:sz="0" w:space="0" w:color="auto"/>
              </w:divBdr>
            </w:div>
            <w:div w:id="1897349860">
              <w:marLeft w:val="0"/>
              <w:marRight w:val="0"/>
              <w:marTop w:val="0"/>
              <w:marBottom w:val="0"/>
              <w:divBdr>
                <w:top w:val="none" w:sz="0" w:space="0" w:color="auto"/>
                <w:left w:val="none" w:sz="0" w:space="0" w:color="auto"/>
                <w:bottom w:val="none" w:sz="0" w:space="0" w:color="auto"/>
                <w:right w:val="none" w:sz="0" w:space="0" w:color="auto"/>
              </w:divBdr>
            </w:div>
            <w:div w:id="1923375269">
              <w:marLeft w:val="0"/>
              <w:marRight w:val="0"/>
              <w:marTop w:val="0"/>
              <w:marBottom w:val="0"/>
              <w:divBdr>
                <w:top w:val="none" w:sz="0" w:space="0" w:color="auto"/>
                <w:left w:val="none" w:sz="0" w:space="0" w:color="auto"/>
                <w:bottom w:val="none" w:sz="0" w:space="0" w:color="auto"/>
                <w:right w:val="none" w:sz="0" w:space="0" w:color="auto"/>
              </w:divBdr>
            </w:div>
            <w:div w:id="1965185672">
              <w:marLeft w:val="0"/>
              <w:marRight w:val="0"/>
              <w:marTop w:val="0"/>
              <w:marBottom w:val="0"/>
              <w:divBdr>
                <w:top w:val="none" w:sz="0" w:space="0" w:color="auto"/>
                <w:left w:val="none" w:sz="0" w:space="0" w:color="auto"/>
                <w:bottom w:val="none" w:sz="0" w:space="0" w:color="auto"/>
                <w:right w:val="none" w:sz="0" w:space="0" w:color="auto"/>
              </w:divBdr>
            </w:div>
            <w:div w:id="1994328534">
              <w:marLeft w:val="0"/>
              <w:marRight w:val="0"/>
              <w:marTop w:val="0"/>
              <w:marBottom w:val="0"/>
              <w:divBdr>
                <w:top w:val="none" w:sz="0" w:space="0" w:color="auto"/>
                <w:left w:val="none" w:sz="0" w:space="0" w:color="auto"/>
                <w:bottom w:val="none" w:sz="0" w:space="0" w:color="auto"/>
                <w:right w:val="none" w:sz="0" w:space="0" w:color="auto"/>
              </w:divBdr>
            </w:div>
            <w:div w:id="2028485111">
              <w:marLeft w:val="0"/>
              <w:marRight w:val="0"/>
              <w:marTop w:val="0"/>
              <w:marBottom w:val="0"/>
              <w:divBdr>
                <w:top w:val="none" w:sz="0" w:space="0" w:color="auto"/>
                <w:left w:val="none" w:sz="0" w:space="0" w:color="auto"/>
                <w:bottom w:val="none" w:sz="0" w:space="0" w:color="auto"/>
                <w:right w:val="none" w:sz="0" w:space="0" w:color="auto"/>
              </w:divBdr>
            </w:div>
            <w:div w:id="20588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619">
      <w:bodyDiv w:val="1"/>
      <w:marLeft w:val="0"/>
      <w:marRight w:val="0"/>
      <w:marTop w:val="0"/>
      <w:marBottom w:val="0"/>
      <w:divBdr>
        <w:top w:val="none" w:sz="0" w:space="0" w:color="auto"/>
        <w:left w:val="none" w:sz="0" w:space="0" w:color="auto"/>
        <w:bottom w:val="none" w:sz="0" w:space="0" w:color="auto"/>
        <w:right w:val="none" w:sz="0" w:space="0" w:color="auto"/>
      </w:divBdr>
      <w:divsChild>
        <w:div w:id="1099906453">
          <w:marLeft w:val="0"/>
          <w:marRight w:val="0"/>
          <w:marTop w:val="0"/>
          <w:marBottom w:val="0"/>
          <w:divBdr>
            <w:top w:val="none" w:sz="0" w:space="0" w:color="auto"/>
            <w:left w:val="none" w:sz="0" w:space="0" w:color="auto"/>
            <w:bottom w:val="none" w:sz="0" w:space="0" w:color="auto"/>
            <w:right w:val="none" w:sz="0" w:space="0" w:color="auto"/>
          </w:divBdr>
          <w:divsChild>
            <w:div w:id="65081560">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6985">
      <w:bodyDiv w:val="1"/>
      <w:marLeft w:val="0"/>
      <w:marRight w:val="0"/>
      <w:marTop w:val="0"/>
      <w:marBottom w:val="0"/>
      <w:divBdr>
        <w:top w:val="none" w:sz="0" w:space="0" w:color="auto"/>
        <w:left w:val="none" w:sz="0" w:space="0" w:color="auto"/>
        <w:bottom w:val="none" w:sz="0" w:space="0" w:color="auto"/>
        <w:right w:val="none" w:sz="0" w:space="0" w:color="auto"/>
      </w:divBdr>
      <w:divsChild>
        <w:div w:id="794250343">
          <w:marLeft w:val="0"/>
          <w:marRight w:val="0"/>
          <w:marTop w:val="0"/>
          <w:marBottom w:val="0"/>
          <w:divBdr>
            <w:top w:val="none" w:sz="0" w:space="0" w:color="auto"/>
            <w:left w:val="none" w:sz="0" w:space="0" w:color="auto"/>
            <w:bottom w:val="none" w:sz="0" w:space="0" w:color="auto"/>
            <w:right w:val="none" w:sz="0" w:space="0" w:color="auto"/>
          </w:divBdr>
          <w:divsChild>
            <w:div w:id="7412394">
              <w:marLeft w:val="0"/>
              <w:marRight w:val="0"/>
              <w:marTop w:val="0"/>
              <w:marBottom w:val="0"/>
              <w:divBdr>
                <w:top w:val="none" w:sz="0" w:space="0" w:color="auto"/>
                <w:left w:val="none" w:sz="0" w:space="0" w:color="auto"/>
                <w:bottom w:val="none" w:sz="0" w:space="0" w:color="auto"/>
                <w:right w:val="none" w:sz="0" w:space="0" w:color="auto"/>
              </w:divBdr>
            </w:div>
            <w:div w:id="46344024">
              <w:marLeft w:val="0"/>
              <w:marRight w:val="0"/>
              <w:marTop w:val="0"/>
              <w:marBottom w:val="0"/>
              <w:divBdr>
                <w:top w:val="none" w:sz="0" w:space="0" w:color="auto"/>
                <w:left w:val="none" w:sz="0" w:space="0" w:color="auto"/>
                <w:bottom w:val="none" w:sz="0" w:space="0" w:color="auto"/>
                <w:right w:val="none" w:sz="0" w:space="0" w:color="auto"/>
              </w:divBdr>
            </w:div>
            <w:div w:id="132217314">
              <w:marLeft w:val="0"/>
              <w:marRight w:val="0"/>
              <w:marTop w:val="0"/>
              <w:marBottom w:val="0"/>
              <w:divBdr>
                <w:top w:val="none" w:sz="0" w:space="0" w:color="auto"/>
                <w:left w:val="none" w:sz="0" w:space="0" w:color="auto"/>
                <w:bottom w:val="none" w:sz="0" w:space="0" w:color="auto"/>
                <w:right w:val="none" w:sz="0" w:space="0" w:color="auto"/>
              </w:divBdr>
            </w:div>
            <w:div w:id="197862218">
              <w:marLeft w:val="0"/>
              <w:marRight w:val="0"/>
              <w:marTop w:val="0"/>
              <w:marBottom w:val="0"/>
              <w:divBdr>
                <w:top w:val="none" w:sz="0" w:space="0" w:color="auto"/>
                <w:left w:val="none" w:sz="0" w:space="0" w:color="auto"/>
                <w:bottom w:val="none" w:sz="0" w:space="0" w:color="auto"/>
                <w:right w:val="none" w:sz="0" w:space="0" w:color="auto"/>
              </w:divBdr>
            </w:div>
            <w:div w:id="392705874">
              <w:marLeft w:val="0"/>
              <w:marRight w:val="0"/>
              <w:marTop w:val="0"/>
              <w:marBottom w:val="0"/>
              <w:divBdr>
                <w:top w:val="none" w:sz="0" w:space="0" w:color="auto"/>
                <w:left w:val="none" w:sz="0" w:space="0" w:color="auto"/>
                <w:bottom w:val="none" w:sz="0" w:space="0" w:color="auto"/>
                <w:right w:val="none" w:sz="0" w:space="0" w:color="auto"/>
              </w:divBdr>
            </w:div>
            <w:div w:id="560337104">
              <w:marLeft w:val="0"/>
              <w:marRight w:val="0"/>
              <w:marTop w:val="0"/>
              <w:marBottom w:val="0"/>
              <w:divBdr>
                <w:top w:val="none" w:sz="0" w:space="0" w:color="auto"/>
                <w:left w:val="none" w:sz="0" w:space="0" w:color="auto"/>
                <w:bottom w:val="none" w:sz="0" w:space="0" w:color="auto"/>
                <w:right w:val="none" w:sz="0" w:space="0" w:color="auto"/>
              </w:divBdr>
            </w:div>
            <w:div w:id="634137983">
              <w:marLeft w:val="0"/>
              <w:marRight w:val="0"/>
              <w:marTop w:val="0"/>
              <w:marBottom w:val="0"/>
              <w:divBdr>
                <w:top w:val="none" w:sz="0" w:space="0" w:color="auto"/>
                <w:left w:val="none" w:sz="0" w:space="0" w:color="auto"/>
                <w:bottom w:val="none" w:sz="0" w:space="0" w:color="auto"/>
                <w:right w:val="none" w:sz="0" w:space="0" w:color="auto"/>
              </w:divBdr>
            </w:div>
            <w:div w:id="646475408">
              <w:marLeft w:val="0"/>
              <w:marRight w:val="0"/>
              <w:marTop w:val="0"/>
              <w:marBottom w:val="0"/>
              <w:divBdr>
                <w:top w:val="none" w:sz="0" w:space="0" w:color="auto"/>
                <w:left w:val="none" w:sz="0" w:space="0" w:color="auto"/>
                <w:bottom w:val="none" w:sz="0" w:space="0" w:color="auto"/>
                <w:right w:val="none" w:sz="0" w:space="0" w:color="auto"/>
              </w:divBdr>
            </w:div>
            <w:div w:id="773594992">
              <w:marLeft w:val="0"/>
              <w:marRight w:val="0"/>
              <w:marTop w:val="0"/>
              <w:marBottom w:val="0"/>
              <w:divBdr>
                <w:top w:val="none" w:sz="0" w:space="0" w:color="auto"/>
                <w:left w:val="none" w:sz="0" w:space="0" w:color="auto"/>
                <w:bottom w:val="none" w:sz="0" w:space="0" w:color="auto"/>
                <w:right w:val="none" w:sz="0" w:space="0" w:color="auto"/>
              </w:divBdr>
            </w:div>
            <w:div w:id="773938375">
              <w:marLeft w:val="0"/>
              <w:marRight w:val="0"/>
              <w:marTop w:val="0"/>
              <w:marBottom w:val="0"/>
              <w:divBdr>
                <w:top w:val="none" w:sz="0" w:space="0" w:color="auto"/>
                <w:left w:val="none" w:sz="0" w:space="0" w:color="auto"/>
                <w:bottom w:val="none" w:sz="0" w:space="0" w:color="auto"/>
                <w:right w:val="none" w:sz="0" w:space="0" w:color="auto"/>
              </w:divBdr>
            </w:div>
            <w:div w:id="781070709">
              <w:marLeft w:val="0"/>
              <w:marRight w:val="0"/>
              <w:marTop w:val="0"/>
              <w:marBottom w:val="0"/>
              <w:divBdr>
                <w:top w:val="none" w:sz="0" w:space="0" w:color="auto"/>
                <w:left w:val="none" w:sz="0" w:space="0" w:color="auto"/>
                <w:bottom w:val="none" w:sz="0" w:space="0" w:color="auto"/>
                <w:right w:val="none" w:sz="0" w:space="0" w:color="auto"/>
              </w:divBdr>
            </w:div>
            <w:div w:id="813183625">
              <w:marLeft w:val="0"/>
              <w:marRight w:val="0"/>
              <w:marTop w:val="0"/>
              <w:marBottom w:val="0"/>
              <w:divBdr>
                <w:top w:val="none" w:sz="0" w:space="0" w:color="auto"/>
                <w:left w:val="none" w:sz="0" w:space="0" w:color="auto"/>
                <w:bottom w:val="none" w:sz="0" w:space="0" w:color="auto"/>
                <w:right w:val="none" w:sz="0" w:space="0" w:color="auto"/>
              </w:divBdr>
            </w:div>
            <w:div w:id="844900234">
              <w:marLeft w:val="0"/>
              <w:marRight w:val="0"/>
              <w:marTop w:val="0"/>
              <w:marBottom w:val="0"/>
              <w:divBdr>
                <w:top w:val="none" w:sz="0" w:space="0" w:color="auto"/>
                <w:left w:val="none" w:sz="0" w:space="0" w:color="auto"/>
                <w:bottom w:val="none" w:sz="0" w:space="0" w:color="auto"/>
                <w:right w:val="none" w:sz="0" w:space="0" w:color="auto"/>
              </w:divBdr>
            </w:div>
            <w:div w:id="1111440927">
              <w:marLeft w:val="0"/>
              <w:marRight w:val="0"/>
              <w:marTop w:val="0"/>
              <w:marBottom w:val="0"/>
              <w:divBdr>
                <w:top w:val="none" w:sz="0" w:space="0" w:color="auto"/>
                <w:left w:val="none" w:sz="0" w:space="0" w:color="auto"/>
                <w:bottom w:val="none" w:sz="0" w:space="0" w:color="auto"/>
                <w:right w:val="none" w:sz="0" w:space="0" w:color="auto"/>
              </w:divBdr>
            </w:div>
            <w:div w:id="1118641439">
              <w:marLeft w:val="0"/>
              <w:marRight w:val="0"/>
              <w:marTop w:val="0"/>
              <w:marBottom w:val="0"/>
              <w:divBdr>
                <w:top w:val="none" w:sz="0" w:space="0" w:color="auto"/>
                <w:left w:val="none" w:sz="0" w:space="0" w:color="auto"/>
                <w:bottom w:val="none" w:sz="0" w:space="0" w:color="auto"/>
                <w:right w:val="none" w:sz="0" w:space="0" w:color="auto"/>
              </w:divBdr>
            </w:div>
            <w:div w:id="1268464401">
              <w:marLeft w:val="0"/>
              <w:marRight w:val="0"/>
              <w:marTop w:val="0"/>
              <w:marBottom w:val="0"/>
              <w:divBdr>
                <w:top w:val="none" w:sz="0" w:space="0" w:color="auto"/>
                <w:left w:val="none" w:sz="0" w:space="0" w:color="auto"/>
                <w:bottom w:val="none" w:sz="0" w:space="0" w:color="auto"/>
                <w:right w:val="none" w:sz="0" w:space="0" w:color="auto"/>
              </w:divBdr>
            </w:div>
            <w:div w:id="1279795700">
              <w:marLeft w:val="0"/>
              <w:marRight w:val="0"/>
              <w:marTop w:val="0"/>
              <w:marBottom w:val="0"/>
              <w:divBdr>
                <w:top w:val="none" w:sz="0" w:space="0" w:color="auto"/>
                <w:left w:val="none" w:sz="0" w:space="0" w:color="auto"/>
                <w:bottom w:val="none" w:sz="0" w:space="0" w:color="auto"/>
                <w:right w:val="none" w:sz="0" w:space="0" w:color="auto"/>
              </w:divBdr>
            </w:div>
            <w:div w:id="1304771816">
              <w:marLeft w:val="0"/>
              <w:marRight w:val="0"/>
              <w:marTop w:val="0"/>
              <w:marBottom w:val="0"/>
              <w:divBdr>
                <w:top w:val="none" w:sz="0" w:space="0" w:color="auto"/>
                <w:left w:val="none" w:sz="0" w:space="0" w:color="auto"/>
                <w:bottom w:val="none" w:sz="0" w:space="0" w:color="auto"/>
                <w:right w:val="none" w:sz="0" w:space="0" w:color="auto"/>
              </w:divBdr>
            </w:div>
            <w:div w:id="1473475900">
              <w:marLeft w:val="0"/>
              <w:marRight w:val="0"/>
              <w:marTop w:val="0"/>
              <w:marBottom w:val="0"/>
              <w:divBdr>
                <w:top w:val="none" w:sz="0" w:space="0" w:color="auto"/>
                <w:left w:val="none" w:sz="0" w:space="0" w:color="auto"/>
                <w:bottom w:val="none" w:sz="0" w:space="0" w:color="auto"/>
                <w:right w:val="none" w:sz="0" w:space="0" w:color="auto"/>
              </w:divBdr>
            </w:div>
            <w:div w:id="1650598006">
              <w:marLeft w:val="0"/>
              <w:marRight w:val="0"/>
              <w:marTop w:val="0"/>
              <w:marBottom w:val="0"/>
              <w:divBdr>
                <w:top w:val="none" w:sz="0" w:space="0" w:color="auto"/>
                <w:left w:val="none" w:sz="0" w:space="0" w:color="auto"/>
                <w:bottom w:val="none" w:sz="0" w:space="0" w:color="auto"/>
                <w:right w:val="none" w:sz="0" w:space="0" w:color="auto"/>
              </w:divBdr>
            </w:div>
            <w:div w:id="1666009956">
              <w:marLeft w:val="0"/>
              <w:marRight w:val="0"/>
              <w:marTop w:val="0"/>
              <w:marBottom w:val="0"/>
              <w:divBdr>
                <w:top w:val="none" w:sz="0" w:space="0" w:color="auto"/>
                <w:left w:val="none" w:sz="0" w:space="0" w:color="auto"/>
                <w:bottom w:val="none" w:sz="0" w:space="0" w:color="auto"/>
                <w:right w:val="none" w:sz="0" w:space="0" w:color="auto"/>
              </w:divBdr>
            </w:div>
            <w:div w:id="1686639859">
              <w:marLeft w:val="0"/>
              <w:marRight w:val="0"/>
              <w:marTop w:val="0"/>
              <w:marBottom w:val="0"/>
              <w:divBdr>
                <w:top w:val="none" w:sz="0" w:space="0" w:color="auto"/>
                <w:left w:val="none" w:sz="0" w:space="0" w:color="auto"/>
                <w:bottom w:val="none" w:sz="0" w:space="0" w:color="auto"/>
                <w:right w:val="none" w:sz="0" w:space="0" w:color="auto"/>
              </w:divBdr>
            </w:div>
            <w:div w:id="1703435778">
              <w:marLeft w:val="0"/>
              <w:marRight w:val="0"/>
              <w:marTop w:val="0"/>
              <w:marBottom w:val="0"/>
              <w:divBdr>
                <w:top w:val="none" w:sz="0" w:space="0" w:color="auto"/>
                <w:left w:val="none" w:sz="0" w:space="0" w:color="auto"/>
                <w:bottom w:val="none" w:sz="0" w:space="0" w:color="auto"/>
                <w:right w:val="none" w:sz="0" w:space="0" w:color="auto"/>
              </w:divBdr>
            </w:div>
            <w:div w:id="1712265215">
              <w:marLeft w:val="0"/>
              <w:marRight w:val="0"/>
              <w:marTop w:val="0"/>
              <w:marBottom w:val="0"/>
              <w:divBdr>
                <w:top w:val="none" w:sz="0" w:space="0" w:color="auto"/>
                <w:left w:val="none" w:sz="0" w:space="0" w:color="auto"/>
                <w:bottom w:val="none" w:sz="0" w:space="0" w:color="auto"/>
                <w:right w:val="none" w:sz="0" w:space="0" w:color="auto"/>
              </w:divBdr>
            </w:div>
            <w:div w:id="1771772927">
              <w:marLeft w:val="0"/>
              <w:marRight w:val="0"/>
              <w:marTop w:val="0"/>
              <w:marBottom w:val="0"/>
              <w:divBdr>
                <w:top w:val="none" w:sz="0" w:space="0" w:color="auto"/>
                <w:left w:val="none" w:sz="0" w:space="0" w:color="auto"/>
                <w:bottom w:val="none" w:sz="0" w:space="0" w:color="auto"/>
                <w:right w:val="none" w:sz="0" w:space="0" w:color="auto"/>
              </w:divBdr>
            </w:div>
            <w:div w:id="1829665196">
              <w:marLeft w:val="0"/>
              <w:marRight w:val="0"/>
              <w:marTop w:val="0"/>
              <w:marBottom w:val="0"/>
              <w:divBdr>
                <w:top w:val="none" w:sz="0" w:space="0" w:color="auto"/>
                <w:left w:val="none" w:sz="0" w:space="0" w:color="auto"/>
                <w:bottom w:val="none" w:sz="0" w:space="0" w:color="auto"/>
                <w:right w:val="none" w:sz="0" w:space="0" w:color="auto"/>
              </w:divBdr>
            </w:div>
            <w:div w:id="1864778898">
              <w:marLeft w:val="0"/>
              <w:marRight w:val="0"/>
              <w:marTop w:val="0"/>
              <w:marBottom w:val="0"/>
              <w:divBdr>
                <w:top w:val="none" w:sz="0" w:space="0" w:color="auto"/>
                <w:left w:val="none" w:sz="0" w:space="0" w:color="auto"/>
                <w:bottom w:val="none" w:sz="0" w:space="0" w:color="auto"/>
                <w:right w:val="none" w:sz="0" w:space="0" w:color="auto"/>
              </w:divBdr>
            </w:div>
            <w:div w:id="1868593542">
              <w:marLeft w:val="0"/>
              <w:marRight w:val="0"/>
              <w:marTop w:val="0"/>
              <w:marBottom w:val="0"/>
              <w:divBdr>
                <w:top w:val="none" w:sz="0" w:space="0" w:color="auto"/>
                <w:left w:val="none" w:sz="0" w:space="0" w:color="auto"/>
                <w:bottom w:val="none" w:sz="0" w:space="0" w:color="auto"/>
                <w:right w:val="none" w:sz="0" w:space="0" w:color="auto"/>
              </w:divBdr>
            </w:div>
            <w:div w:id="2104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41">
      <w:bodyDiv w:val="1"/>
      <w:marLeft w:val="0"/>
      <w:marRight w:val="0"/>
      <w:marTop w:val="0"/>
      <w:marBottom w:val="0"/>
      <w:divBdr>
        <w:top w:val="none" w:sz="0" w:space="0" w:color="auto"/>
        <w:left w:val="none" w:sz="0" w:space="0" w:color="auto"/>
        <w:bottom w:val="none" w:sz="0" w:space="0" w:color="auto"/>
        <w:right w:val="none" w:sz="0" w:space="0" w:color="auto"/>
      </w:divBdr>
      <w:divsChild>
        <w:div w:id="1827476706">
          <w:marLeft w:val="0"/>
          <w:marRight w:val="0"/>
          <w:marTop w:val="0"/>
          <w:marBottom w:val="0"/>
          <w:divBdr>
            <w:top w:val="none" w:sz="0" w:space="0" w:color="auto"/>
            <w:left w:val="none" w:sz="0" w:space="0" w:color="auto"/>
            <w:bottom w:val="none" w:sz="0" w:space="0" w:color="auto"/>
            <w:right w:val="none" w:sz="0" w:space="0" w:color="auto"/>
          </w:divBdr>
          <w:divsChild>
            <w:div w:id="18245660">
              <w:marLeft w:val="0"/>
              <w:marRight w:val="0"/>
              <w:marTop w:val="0"/>
              <w:marBottom w:val="0"/>
              <w:divBdr>
                <w:top w:val="none" w:sz="0" w:space="0" w:color="auto"/>
                <w:left w:val="none" w:sz="0" w:space="0" w:color="auto"/>
                <w:bottom w:val="none" w:sz="0" w:space="0" w:color="auto"/>
                <w:right w:val="none" w:sz="0" w:space="0" w:color="auto"/>
              </w:divBdr>
            </w:div>
            <w:div w:id="37828883">
              <w:marLeft w:val="0"/>
              <w:marRight w:val="0"/>
              <w:marTop w:val="0"/>
              <w:marBottom w:val="0"/>
              <w:divBdr>
                <w:top w:val="none" w:sz="0" w:space="0" w:color="auto"/>
                <w:left w:val="none" w:sz="0" w:space="0" w:color="auto"/>
                <w:bottom w:val="none" w:sz="0" w:space="0" w:color="auto"/>
                <w:right w:val="none" w:sz="0" w:space="0" w:color="auto"/>
              </w:divBdr>
            </w:div>
            <w:div w:id="61565942">
              <w:marLeft w:val="0"/>
              <w:marRight w:val="0"/>
              <w:marTop w:val="0"/>
              <w:marBottom w:val="0"/>
              <w:divBdr>
                <w:top w:val="none" w:sz="0" w:space="0" w:color="auto"/>
                <w:left w:val="none" w:sz="0" w:space="0" w:color="auto"/>
                <w:bottom w:val="none" w:sz="0" w:space="0" w:color="auto"/>
                <w:right w:val="none" w:sz="0" w:space="0" w:color="auto"/>
              </w:divBdr>
            </w:div>
            <w:div w:id="345179419">
              <w:marLeft w:val="0"/>
              <w:marRight w:val="0"/>
              <w:marTop w:val="0"/>
              <w:marBottom w:val="0"/>
              <w:divBdr>
                <w:top w:val="none" w:sz="0" w:space="0" w:color="auto"/>
                <w:left w:val="none" w:sz="0" w:space="0" w:color="auto"/>
                <w:bottom w:val="none" w:sz="0" w:space="0" w:color="auto"/>
                <w:right w:val="none" w:sz="0" w:space="0" w:color="auto"/>
              </w:divBdr>
            </w:div>
            <w:div w:id="349918281">
              <w:marLeft w:val="0"/>
              <w:marRight w:val="0"/>
              <w:marTop w:val="0"/>
              <w:marBottom w:val="0"/>
              <w:divBdr>
                <w:top w:val="none" w:sz="0" w:space="0" w:color="auto"/>
                <w:left w:val="none" w:sz="0" w:space="0" w:color="auto"/>
                <w:bottom w:val="none" w:sz="0" w:space="0" w:color="auto"/>
                <w:right w:val="none" w:sz="0" w:space="0" w:color="auto"/>
              </w:divBdr>
            </w:div>
            <w:div w:id="410663864">
              <w:marLeft w:val="0"/>
              <w:marRight w:val="0"/>
              <w:marTop w:val="0"/>
              <w:marBottom w:val="0"/>
              <w:divBdr>
                <w:top w:val="none" w:sz="0" w:space="0" w:color="auto"/>
                <w:left w:val="none" w:sz="0" w:space="0" w:color="auto"/>
                <w:bottom w:val="none" w:sz="0" w:space="0" w:color="auto"/>
                <w:right w:val="none" w:sz="0" w:space="0" w:color="auto"/>
              </w:divBdr>
            </w:div>
            <w:div w:id="508715301">
              <w:marLeft w:val="0"/>
              <w:marRight w:val="0"/>
              <w:marTop w:val="0"/>
              <w:marBottom w:val="0"/>
              <w:divBdr>
                <w:top w:val="none" w:sz="0" w:space="0" w:color="auto"/>
                <w:left w:val="none" w:sz="0" w:space="0" w:color="auto"/>
                <w:bottom w:val="none" w:sz="0" w:space="0" w:color="auto"/>
                <w:right w:val="none" w:sz="0" w:space="0" w:color="auto"/>
              </w:divBdr>
            </w:div>
            <w:div w:id="643195465">
              <w:marLeft w:val="0"/>
              <w:marRight w:val="0"/>
              <w:marTop w:val="0"/>
              <w:marBottom w:val="0"/>
              <w:divBdr>
                <w:top w:val="none" w:sz="0" w:space="0" w:color="auto"/>
                <w:left w:val="none" w:sz="0" w:space="0" w:color="auto"/>
                <w:bottom w:val="none" w:sz="0" w:space="0" w:color="auto"/>
                <w:right w:val="none" w:sz="0" w:space="0" w:color="auto"/>
              </w:divBdr>
            </w:div>
            <w:div w:id="712539870">
              <w:marLeft w:val="0"/>
              <w:marRight w:val="0"/>
              <w:marTop w:val="0"/>
              <w:marBottom w:val="0"/>
              <w:divBdr>
                <w:top w:val="none" w:sz="0" w:space="0" w:color="auto"/>
                <w:left w:val="none" w:sz="0" w:space="0" w:color="auto"/>
                <w:bottom w:val="none" w:sz="0" w:space="0" w:color="auto"/>
                <w:right w:val="none" w:sz="0" w:space="0" w:color="auto"/>
              </w:divBdr>
            </w:div>
            <w:div w:id="742024923">
              <w:marLeft w:val="0"/>
              <w:marRight w:val="0"/>
              <w:marTop w:val="0"/>
              <w:marBottom w:val="0"/>
              <w:divBdr>
                <w:top w:val="none" w:sz="0" w:space="0" w:color="auto"/>
                <w:left w:val="none" w:sz="0" w:space="0" w:color="auto"/>
                <w:bottom w:val="none" w:sz="0" w:space="0" w:color="auto"/>
                <w:right w:val="none" w:sz="0" w:space="0" w:color="auto"/>
              </w:divBdr>
            </w:div>
            <w:div w:id="783962432">
              <w:marLeft w:val="0"/>
              <w:marRight w:val="0"/>
              <w:marTop w:val="0"/>
              <w:marBottom w:val="0"/>
              <w:divBdr>
                <w:top w:val="none" w:sz="0" w:space="0" w:color="auto"/>
                <w:left w:val="none" w:sz="0" w:space="0" w:color="auto"/>
                <w:bottom w:val="none" w:sz="0" w:space="0" w:color="auto"/>
                <w:right w:val="none" w:sz="0" w:space="0" w:color="auto"/>
              </w:divBdr>
            </w:div>
            <w:div w:id="791364583">
              <w:marLeft w:val="0"/>
              <w:marRight w:val="0"/>
              <w:marTop w:val="0"/>
              <w:marBottom w:val="0"/>
              <w:divBdr>
                <w:top w:val="none" w:sz="0" w:space="0" w:color="auto"/>
                <w:left w:val="none" w:sz="0" w:space="0" w:color="auto"/>
                <w:bottom w:val="none" w:sz="0" w:space="0" w:color="auto"/>
                <w:right w:val="none" w:sz="0" w:space="0" w:color="auto"/>
              </w:divBdr>
            </w:div>
            <w:div w:id="968778948">
              <w:marLeft w:val="0"/>
              <w:marRight w:val="0"/>
              <w:marTop w:val="0"/>
              <w:marBottom w:val="0"/>
              <w:divBdr>
                <w:top w:val="none" w:sz="0" w:space="0" w:color="auto"/>
                <w:left w:val="none" w:sz="0" w:space="0" w:color="auto"/>
                <w:bottom w:val="none" w:sz="0" w:space="0" w:color="auto"/>
                <w:right w:val="none" w:sz="0" w:space="0" w:color="auto"/>
              </w:divBdr>
            </w:div>
            <w:div w:id="1047073428">
              <w:marLeft w:val="0"/>
              <w:marRight w:val="0"/>
              <w:marTop w:val="0"/>
              <w:marBottom w:val="0"/>
              <w:divBdr>
                <w:top w:val="none" w:sz="0" w:space="0" w:color="auto"/>
                <w:left w:val="none" w:sz="0" w:space="0" w:color="auto"/>
                <w:bottom w:val="none" w:sz="0" w:space="0" w:color="auto"/>
                <w:right w:val="none" w:sz="0" w:space="0" w:color="auto"/>
              </w:divBdr>
            </w:div>
            <w:div w:id="1056007954">
              <w:marLeft w:val="0"/>
              <w:marRight w:val="0"/>
              <w:marTop w:val="0"/>
              <w:marBottom w:val="0"/>
              <w:divBdr>
                <w:top w:val="none" w:sz="0" w:space="0" w:color="auto"/>
                <w:left w:val="none" w:sz="0" w:space="0" w:color="auto"/>
                <w:bottom w:val="none" w:sz="0" w:space="0" w:color="auto"/>
                <w:right w:val="none" w:sz="0" w:space="0" w:color="auto"/>
              </w:divBdr>
            </w:div>
            <w:div w:id="1087774922">
              <w:marLeft w:val="0"/>
              <w:marRight w:val="0"/>
              <w:marTop w:val="0"/>
              <w:marBottom w:val="0"/>
              <w:divBdr>
                <w:top w:val="none" w:sz="0" w:space="0" w:color="auto"/>
                <w:left w:val="none" w:sz="0" w:space="0" w:color="auto"/>
                <w:bottom w:val="none" w:sz="0" w:space="0" w:color="auto"/>
                <w:right w:val="none" w:sz="0" w:space="0" w:color="auto"/>
              </w:divBdr>
            </w:div>
            <w:div w:id="1130434816">
              <w:marLeft w:val="0"/>
              <w:marRight w:val="0"/>
              <w:marTop w:val="0"/>
              <w:marBottom w:val="0"/>
              <w:divBdr>
                <w:top w:val="none" w:sz="0" w:space="0" w:color="auto"/>
                <w:left w:val="none" w:sz="0" w:space="0" w:color="auto"/>
                <w:bottom w:val="none" w:sz="0" w:space="0" w:color="auto"/>
                <w:right w:val="none" w:sz="0" w:space="0" w:color="auto"/>
              </w:divBdr>
            </w:div>
            <w:div w:id="1462571661">
              <w:marLeft w:val="0"/>
              <w:marRight w:val="0"/>
              <w:marTop w:val="0"/>
              <w:marBottom w:val="0"/>
              <w:divBdr>
                <w:top w:val="none" w:sz="0" w:space="0" w:color="auto"/>
                <w:left w:val="none" w:sz="0" w:space="0" w:color="auto"/>
                <w:bottom w:val="none" w:sz="0" w:space="0" w:color="auto"/>
                <w:right w:val="none" w:sz="0" w:space="0" w:color="auto"/>
              </w:divBdr>
            </w:div>
            <w:div w:id="1496454682">
              <w:marLeft w:val="0"/>
              <w:marRight w:val="0"/>
              <w:marTop w:val="0"/>
              <w:marBottom w:val="0"/>
              <w:divBdr>
                <w:top w:val="none" w:sz="0" w:space="0" w:color="auto"/>
                <w:left w:val="none" w:sz="0" w:space="0" w:color="auto"/>
                <w:bottom w:val="none" w:sz="0" w:space="0" w:color="auto"/>
                <w:right w:val="none" w:sz="0" w:space="0" w:color="auto"/>
              </w:divBdr>
            </w:div>
            <w:div w:id="1711879480">
              <w:marLeft w:val="0"/>
              <w:marRight w:val="0"/>
              <w:marTop w:val="0"/>
              <w:marBottom w:val="0"/>
              <w:divBdr>
                <w:top w:val="none" w:sz="0" w:space="0" w:color="auto"/>
                <w:left w:val="none" w:sz="0" w:space="0" w:color="auto"/>
                <w:bottom w:val="none" w:sz="0" w:space="0" w:color="auto"/>
                <w:right w:val="none" w:sz="0" w:space="0" w:color="auto"/>
              </w:divBdr>
            </w:div>
            <w:div w:id="1716002037">
              <w:marLeft w:val="0"/>
              <w:marRight w:val="0"/>
              <w:marTop w:val="0"/>
              <w:marBottom w:val="0"/>
              <w:divBdr>
                <w:top w:val="none" w:sz="0" w:space="0" w:color="auto"/>
                <w:left w:val="none" w:sz="0" w:space="0" w:color="auto"/>
                <w:bottom w:val="none" w:sz="0" w:space="0" w:color="auto"/>
                <w:right w:val="none" w:sz="0" w:space="0" w:color="auto"/>
              </w:divBdr>
            </w:div>
            <w:div w:id="1755668096">
              <w:marLeft w:val="0"/>
              <w:marRight w:val="0"/>
              <w:marTop w:val="0"/>
              <w:marBottom w:val="0"/>
              <w:divBdr>
                <w:top w:val="none" w:sz="0" w:space="0" w:color="auto"/>
                <w:left w:val="none" w:sz="0" w:space="0" w:color="auto"/>
                <w:bottom w:val="none" w:sz="0" w:space="0" w:color="auto"/>
                <w:right w:val="none" w:sz="0" w:space="0" w:color="auto"/>
              </w:divBdr>
            </w:div>
            <w:div w:id="1834906766">
              <w:marLeft w:val="0"/>
              <w:marRight w:val="0"/>
              <w:marTop w:val="0"/>
              <w:marBottom w:val="0"/>
              <w:divBdr>
                <w:top w:val="none" w:sz="0" w:space="0" w:color="auto"/>
                <w:left w:val="none" w:sz="0" w:space="0" w:color="auto"/>
                <w:bottom w:val="none" w:sz="0" w:space="0" w:color="auto"/>
                <w:right w:val="none" w:sz="0" w:space="0" w:color="auto"/>
              </w:divBdr>
            </w:div>
            <w:div w:id="1927230968">
              <w:marLeft w:val="0"/>
              <w:marRight w:val="0"/>
              <w:marTop w:val="0"/>
              <w:marBottom w:val="0"/>
              <w:divBdr>
                <w:top w:val="none" w:sz="0" w:space="0" w:color="auto"/>
                <w:left w:val="none" w:sz="0" w:space="0" w:color="auto"/>
                <w:bottom w:val="none" w:sz="0" w:space="0" w:color="auto"/>
                <w:right w:val="none" w:sz="0" w:space="0" w:color="auto"/>
              </w:divBdr>
            </w:div>
            <w:div w:id="19531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vhAoU1374/IT3120-PTTKHT/blob/main/Sequence%20Diagram/UC%20Qu%E1%BA%A3n%20L%C3%BD%20V%C3%A9/%C4%90%E1%BA%B7t-V%C3%A9.mmd"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github.com/dvhAoU1374/IT3120-PTTKHT/blob/main/Sequence%20Diagram/UC%20Qu%E1%BA%A3n%20L%C3%BD%20V%C3%A9/gui-yeu-cau-hop-tac.mmd" TargetMode="External"/><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vhAoU1374/IT3120-PTTKHT/blob/main/Sequence%20Diagram/UC%20Qu%E1%BA%A3n%20L%C3%BD%20V%C3%A9/Danh-Gia-Phim.mm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vhAoU1374/IT3120-PTTKHT/blob/main/Sequence%20Diagram/UC%20Qu%E1%BA%A3n%20L%C3%BD%20V%C3%A9/Thanh-toan.mmd" TargetMode="External"/><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github.com/dvhAoU1374/IT3120-PTTKHT/blob/main/Database%20Design/ER.m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dvhAoU1374/IT3120-PTTKHT/blob/main/Sequence%20Diagram/UC%20Qu%E1%BA%A3n%20L%C3%BD%20V%C3%A9/Huy-Ve.mmd"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2516E-BDB8-4A1E-94C4-CBA646C3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1</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Links>
    <vt:vector size="18" baseType="variant">
      <vt:variant>
        <vt:i4>327755</vt:i4>
      </vt:variant>
      <vt:variant>
        <vt:i4>6</vt:i4>
      </vt:variant>
      <vt:variant>
        <vt:i4>0</vt:i4>
      </vt:variant>
      <vt:variant>
        <vt:i4>5</vt:i4>
      </vt:variant>
      <vt:variant>
        <vt:lpwstr>https://github.com/dvhAoU1374/IT3120-PTTKHT/blob/main/Database Design/ER.mmd</vt:lpwstr>
      </vt:variant>
      <vt:variant>
        <vt:lpwstr/>
      </vt:variant>
      <vt:variant>
        <vt:i4>7340153</vt:i4>
      </vt:variant>
      <vt:variant>
        <vt:i4>3</vt:i4>
      </vt:variant>
      <vt:variant>
        <vt:i4>0</vt:i4>
      </vt:variant>
      <vt:variant>
        <vt:i4>5</vt:i4>
      </vt:variant>
      <vt:variant>
        <vt:lpwstr>https://github.com/dvhAoU1374/IT3120-PTTKHT/blob/main/Sequence Diagram/UC Qu%E1%BA%A3n L%C3%BD V%C3%A9/Thanh-To%C3%A1n.jpg</vt:lpwstr>
      </vt:variant>
      <vt:variant>
        <vt:lpwstr/>
      </vt:variant>
      <vt:variant>
        <vt:i4>3670065</vt:i4>
      </vt:variant>
      <vt:variant>
        <vt:i4>0</vt:i4>
      </vt:variant>
      <vt:variant>
        <vt:i4>0</vt:i4>
      </vt:variant>
      <vt:variant>
        <vt:i4>5</vt:i4>
      </vt:variant>
      <vt:variant>
        <vt:lpwstr>https://github.com/dvhAoU1374/IT3120-PTTKHT/blob/main/Sequence Diagram/UC Qu%E1%BA%A3n L%C3%BD V%C3%A9/%C4%90%E1%BA%B7t-V%C3%A9.mmd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Vu Hoang 20224987</dc:creator>
  <cp:keywords/>
  <dc:description/>
  <cp:lastModifiedBy>Chu Tuan Nghia</cp:lastModifiedBy>
  <cp:revision>454</cp:revision>
  <dcterms:created xsi:type="dcterms:W3CDTF">2025-05-05T16:03:00Z</dcterms:created>
  <dcterms:modified xsi:type="dcterms:W3CDTF">2025-05-30T07:32:00Z</dcterms:modified>
</cp:coreProperties>
</file>